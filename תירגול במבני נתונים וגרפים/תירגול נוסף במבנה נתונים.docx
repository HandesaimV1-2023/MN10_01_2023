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9BD" w:rsidRDefault="00FF59BD" w:rsidP="00FF59BD">
      <w:pPr>
        <w:jc w:val="center"/>
        <w:rPr>
          <w:sz w:val="28"/>
          <w:szCs w:val="28"/>
          <w:u w:val="single"/>
          <w:rtl/>
        </w:rPr>
      </w:pPr>
      <w:r w:rsidRPr="00FF59BD">
        <w:rPr>
          <w:rFonts w:hint="cs"/>
          <w:sz w:val="28"/>
          <w:szCs w:val="28"/>
          <w:u w:val="single"/>
          <w:rtl/>
        </w:rPr>
        <w:t>תירגול נוסף במבנה נתונים</w:t>
      </w:r>
    </w:p>
    <w:p w:rsidR="00FB0A4D" w:rsidRDefault="00381399" w:rsidP="005D4E0D">
      <w:pPr>
        <w:rPr>
          <w:rFonts w:ascii="Consolas" w:eastAsia="Times New Roman" w:hAnsi="Consolas"/>
          <w:sz w:val="23"/>
          <w:szCs w:val="23"/>
          <w:rtl/>
        </w:rPr>
      </w:pPr>
      <w:r w:rsidRPr="00381399">
        <w:rPr>
          <w:rFonts w:hint="cs"/>
          <w:sz w:val="28"/>
          <w:szCs w:val="28"/>
          <w:rtl/>
        </w:rPr>
        <w:t>באופן כללי: אין צורך להתעכב על כל המימוש בפרטות אלא להבין את הרעיון הכללי.</w:t>
      </w:r>
      <w:r w:rsidR="008541EF">
        <w:rPr>
          <w:rFonts w:hint="cs"/>
          <w:sz w:val="28"/>
          <w:szCs w:val="28"/>
          <w:rtl/>
        </w:rPr>
        <w:t xml:space="preserve"> </w:t>
      </w:r>
      <w:r w:rsidR="00FB0A4D">
        <w:rPr>
          <w:rFonts w:ascii="Consolas" w:eastAsia="Times New Roman" w:hAnsi="Consolas" w:hint="cs"/>
          <w:sz w:val="23"/>
          <w:szCs w:val="23"/>
          <w:rtl/>
        </w:rPr>
        <w:t>בחלק שאלות לא העתקי את ה</w:t>
      </w:r>
      <w:r w:rsidR="00FB0A4D">
        <w:rPr>
          <w:rFonts w:ascii="Consolas" w:eastAsia="Times New Roman" w:hAnsi="Consolas"/>
          <w:sz w:val="23"/>
          <w:szCs w:val="23"/>
        </w:rPr>
        <w:t xml:space="preserve">main </w:t>
      </w:r>
      <w:r w:rsidR="00FB0A4D">
        <w:rPr>
          <w:rFonts w:ascii="Consolas" w:eastAsia="Times New Roman" w:hAnsi="Consolas" w:hint="cs"/>
          <w:sz w:val="23"/>
          <w:szCs w:val="23"/>
          <w:rtl/>
        </w:rPr>
        <w:t xml:space="preserve"> כי אין לזה משמעות והחוברת מספיק ארוכה....</w:t>
      </w:r>
    </w:p>
    <w:p w:rsidR="00FB0A4D" w:rsidRPr="00FB0A4D" w:rsidRDefault="00FB0A4D" w:rsidP="00FB0A4D">
      <w:pPr>
        <w:bidi w:val="0"/>
        <w:spacing w:after="225" w:line="240" w:lineRule="auto"/>
        <w:textAlignment w:val="baseline"/>
        <w:outlineLvl w:val="0"/>
        <w:rPr>
          <w:rFonts w:ascii="Times New Roman" w:eastAsia="Times New Roman" w:hAnsi="Times New Roman" w:cs="Times New Roman"/>
          <w:kern w:val="36"/>
          <w:sz w:val="42"/>
          <w:szCs w:val="42"/>
        </w:rPr>
      </w:pPr>
      <w:r w:rsidRPr="00FB0A4D">
        <w:rPr>
          <w:rFonts w:ascii="Times New Roman" w:eastAsia="Times New Roman" w:hAnsi="Times New Roman" w:cs="Times New Roman"/>
          <w:kern w:val="36"/>
          <w:sz w:val="42"/>
          <w:szCs w:val="42"/>
        </w:rPr>
        <w:t>Find n-th node in Preorder traversal of a Binary Tree</w:t>
      </w:r>
    </w:p>
    <w:p w:rsidR="00FB0A4D" w:rsidRPr="00FB0A4D" w:rsidRDefault="00FB0A4D" w:rsidP="00FB0A4D">
      <w:pPr>
        <w:bidi w:val="0"/>
        <w:spacing w:after="15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Given a Binary tree and a number N, write a program to find the N-th node in the Preorder traversal of the given Binary tree.</w:t>
      </w:r>
    </w:p>
    <w:p w:rsidR="00FB0A4D" w:rsidRPr="00FB0A4D" w:rsidRDefault="00FB0A4D" w:rsidP="00FB0A4D">
      <w:pPr>
        <w:bidi w:val="0"/>
        <w:spacing w:after="0" w:line="240" w:lineRule="auto"/>
        <w:textAlignment w:val="baseline"/>
        <w:rPr>
          <w:rFonts w:ascii="Arial" w:eastAsia="Times New Roman" w:hAnsi="Arial" w:cs="Arial"/>
          <w:sz w:val="24"/>
          <w:szCs w:val="24"/>
        </w:rPr>
      </w:pPr>
      <w:r w:rsidRPr="00FB0A4D">
        <w:rPr>
          <w:rFonts w:ascii="Arial" w:eastAsia="Times New Roman" w:hAnsi="Arial" w:cs="Arial"/>
          <w:b/>
          <w:bCs/>
          <w:sz w:val="24"/>
          <w:szCs w:val="24"/>
          <w:bdr w:val="none" w:sz="0" w:space="0" w:color="auto" w:frame="1"/>
        </w:rPr>
        <w:t>Prerequisite: </w:t>
      </w:r>
      <w:hyperlink r:id="rId7" w:tgtFrame="_blank" w:history="1">
        <w:r w:rsidRPr="00FB0A4D">
          <w:rPr>
            <w:rFonts w:ascii="Arial" w:eastAsia="Times New Roman" w:hAnsi="Arial" w:cs="Arial"/>
            <w:color w:val="EC4E20"/>
            <w:sz w:val="24"/>
            <w:szCs w:val="24"/>
            <w:u w:val="single"/>
            <w:bdr w:val="none" w:sz="0" w:space="0" w:color="auto" w:frame="1"/>
          </w:rPr>
          <w:t>Tree Traversal</w:t>
        </w:r>
      </w:hyperlink>
    </w:p>
    <w:p w:rsidR="00FB0A4D" w:rsidRPr="00FB0A4D" w:rsidRDefault="00FB0A4D" w:rsidP="00FB0A4D">
      <w:pPr>
        <w:bidi w:val="0"/>
        <w:spacing w:after="0" w:line="240" w:lineRule="auto"/>
        <w:textAlignment w:val="baseline"/>
        <w:rPr>
          <w:rFonts w:ascii="Arial" w:eastAsia="Times New Roman" w:hAnsi="Arial" w:cs="Arial"/>
          <w:sz w:val="24"/>
          <w:szCs w:val="24"/>
        </w:rPr>
      </w:pPr>
      <w:r w:rsidRPr="00FB0A4D">
        <w:rPr>
          <w:rFonts w:ascii="Arial" w:eastAsia="Times New Roman" w:hAnsi="Arial" w:cs="Arial"/>
          <w:b/>
          <w:bCs/>
          <w:sz w:val="24"/>
          <w:szCs w:val="24"/>
          <w:bdr w:val="none" w:sz="0" w:space="0" w:color="auto" w:frame="1"/>
        </w:rPr>
        <w:t>Examples:</w:t>
      </w:r>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0" w:author="Unknown"/>
          <w:rFonts w:ascii="Consolas" w:eastAsia="Times New Roman" w:hAnsi="Consolas" w:cs="Consolas"/>
          <w:sz w:val="23"/>
          <w:szCs w:val="23"/>
          <w:u w:val="single"/>
        </w:rPr>
      </w:pPr>
      <w:ins w:id="1" w:author="Unknown">
        <w:r w:rsidRPr="005D4E0D">
          <w:rPr>
            <w:rFonts w:ascii="Consolas" w:eastAsia="Times New Roman" w:hAnsi="Consolas" w:cs="Consolas"/>
            <w:sz w:val="23"/>
            <w:szCs w:val="23"/>
            <w:u w:val="single"/>
          </w:rPr>
          <w:t>Input:      N = 4</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 w:author="Unknown"/>
          <w:rFonts w:ascii="Consolas" w:eastAsia="Times New Roman" w:hAnsi="Consolas" w:cs="Consolas"/>
          <w:sz w:val="23"/>
          <w:szCs w:val="23"/>
          <w:u w:val="single"/>
        </w:rPr>
      </w:pPr>
      <w:ins w:id="3" w:author="Unknown">
        <w:r w:rsidRPr="005D4E0D">
          <w:rPr>
            <w:rFonts w:ascii="Consolas" w:eastAsia="Times New Roman" w:hAnsi="Consolas" w:cs="Consolas"/>
            <w:sz w:val="23"/>
            <w:szCs w:val="23"/>
            <w:u w:val="single"/>
          </w:rPr>
          <w:t xml:space="preserve">              11</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 w:author="Unknown"/>
          <w:rFonts w:ascii="Consolas" w:eastAsia="Times New Roman" w:hAnsi="Consolas" w:cs="Consolas"/>
          <w:sz w:val="23"/>
          <w:szCs w:val="23"/>
          <w:u w:val="single"/>
        </w:rPr>
      </w:pPr>
      <w:ins w:id="5" w:author="Unknown">
        <w:r w:rsidRPr="005D4E0D">
          <w:rPr>
            <w:rFonts w:ascii="Consolas" w:eastAsia="Times New Roman" w:hAnsi="Consolas" w:cs="Consolas"/>
            <w:sz w:val="23"/>
            <w:szCs w:val="23"/>
            <w:u w:val="single"/>
          </w:rPr>
          <w:t xml:space="preserve">            /   \</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6" w:author="Unknown"/>
          <w:rFonts w:ascii="Consolas" w:eastAsia="Times New Roman" w:hAnsi="Consolas" w:cs="Consolas"/>
          <w:sz w:val="23"/>
          <w:szCs w:val="23"/>
          <w:u w:val="single"/>
        </w:rPr>
      </w:pPr>
      <w:ins w:id="7" w:author="Unknown">
        <w:r w:rsidRPr="005D4E0D">
          <w:rPr>
            <w:rFonts w:ascii="Consolas" w:eastAsia="Times New Roman" w:hAnsi="Consolas" w:cs="Consolas"/>
            <w:sz w:val="23"/>
            <w:szCs w:val="23"/>
            <w:u w:val="single"/>
          </w:rPr>
          <w:t xml:space="preserve">           21    31</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8" w:author="Unknown"/>
          <w:rFonts w:ascii="Consolas" w:eastAsia="Times New Roman" w:hAnsi="Consolas" w:cs="Consolas"/>
          <w:sz w:val="23"/>
          <w:szCs w:val="23"/>
          <w:u w:val="single"/>
        </w:rPr>
      </w:pPr>
      <w:ins w:id="9" w:author="Unknown">
        <w:r w:rsidRPr="005D4E0D">
          <w:rPr>
            <w:rFonts w:ascii="Consolas" w:eastAsia="Times New Roman" w:hAnsi="Consolas" w:cs="Consolas"/>
            <w:sz w:val="23"/>
            <w:szCs w:val="23"/>
            <w:u w:val="single"/>
          </w:rPr>
          <w:t xml:space="preserve">         /   \</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0" w:author="Unknown"/>
          <w:rFonts w:ascii="Consolas" w:eastAsia="Times New Roman" w:hAnsi="Consolas" w:cs="Consolas"/>
          <w:sz w:val="23"/>
          <w:szCs w:val="23"/>
          <w:u w:val="single"/>
        </w:rPr>
      </w:pPr>
      <w:ins w:id="11" w:author="Unknown">
        <w:r w:rsidRPr="005D4E0D">
          <w:rPr>
            <w:rFonts w:ascii="Consolas" w:eastAsia="Times New Roman" w:hAnsi="Consolas" w:cs="Consolas"/>
            <w:sz w:val="23"/>
            <w:szCs w:val="23"/>
            <w:u w:val="single"/>
          </w:rPr>
          <w:t xml:space="preserve">        41     51</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2" w:author="Unknown"/>
          <w:rFonts w:ascii="Consolas" w:eastAsia="Times New Roman" w:hAnsi="Consolas" w:cs="Consolas"/>
          <w:sz w:val="23"/>
          <w:szCs w:val="23"/>
          <w:u w:val="single"/>
        </w:rPr>
      </w:pPr>
      <w:ins w:id="13" w:author="Unknown">
        <w:r w:rsidRPr="005D4E0D">
          <w:rPr>
            <w:rFonts w:ascii="Consolas" w:eastAsia="Times New Roman" w:hAnsi="Consolas" w:cs="Consolas"/>
            <w:sz w:val="23"/>
            <w:szCs w:val="23"/>
            <w:u w:val="single"/>
          </w:rPr>
          <w:t>Output: 51</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14" w:author="Unknown"/>
          <w:rFonts w:ascii="Consolas" w:eastAsia="Times New Roman" w:hAnsi="Consolas" w:cs="Consolas"/>
          <w:sz w:val="23"/>
          <w:szCs w:val="23"/>
          <w:u w:val="single"/>
        </w:rPr>
      </w:pPr>
      <w:ins w:id="15" w:author="Unknown">
        <w:r w:rsidRPr="005D4E0D">
          <w:rPr>
            <w:rFonts w:ascii="Consolas" w:eastAsia="Times New Roman" w:hAnsi="Consolas" w:cs="Consolas"/>
            <w:b/>
            <w:bCs/>
            <w:sz w:val="23"/>
            <w:szCs w:val="23"/>
            <w:u w:val="single"/>
            <w:bdr w:val="none" w:sz="0" w:space="0" w:color="auto" w:frame="1"/>
          </w:rPr>
          <w:t>Explanation:</w:t>
        </w:r>
        <w:r w:rsidRPr="005D4E0D">
          <w:rPr>
            <w:rFonts w:ascii="Consolas" w:eastAsia="Times New Roman" w:hAnsi="Consolas" w:cs="Consolas"/>
            <w:sz w:val="23"/>
            <w:szCs w:val="23"/>
            <w:u w:val="single"/>
          </w:rPr>
          <w:t xml:space="preserve"> Preorder Traversal of given Binary Tree is 11 21 41 51 31, </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16" w:author="Unknown"/>
          <w:rFonts w:ascii="Consolas" w:eastAsia="Times New Roman" w:hAnsi="Consolas" w:cs="Consolas"/>
          <w:sz w:val="23"/>
          <w:szCs w:val="23"/>
          <w:u w:val="single"/>
        </w:rPr>
      </w:pPr>
      <w:ins w:id="17" w:author="Unknown">
        <w:r w:rsidRPr="005D4E0D">
          <w:rPr>
            <w:rFonts w:ascii="Consolas" w:eastAsia="Times New Roman" w:hAnsi="Consolas" w:cs="Consolas"/>
            <w:sz w:val="23"/>
            <w:szCs w:val="23"/>
            <w:u w:val="single"/>
          </w:rPr>
          <w:t>so 4th node will be 51.</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18" w:author="Unknown"/>
          <w:rFonts w:ascii="Consolas" w:eastAsia="Times New Roman" w:hAnsi="Consolas" w:cs="Consolas"/>
          <w:sz w:val="23"/>
          <w:szCs w:val="23"/>
          <w:u w:val="single"/>
        </w:rPr>
      </w:pPr>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19" w:author="Unknown"/>
          <w:rFonts w:ascii="Consolas" w:eastAsia="Times New Roman" w:hAnsi="Consolas" w:cs="Consolas"/>
          <w:sz w:val="23"/>
          <w:szCs w:val="23"/>
          <w:u w:val="single"/>
        </w:rPr>
      </w:pPr>
      <w:ins w:id="20" w:author="Unknown">
        <w:r w:rsidRPr="005D4E0D">
          <w:rPr>
            <w:rFonts w:ascii="Consolas" w:eastAsia="Times New Roman" w:hAnsi="Consolas" w:cs="Consolas"/>
            <w:sz w:val="23"/>
            <w:szCs w:val="23"/>
            <w:u w:val="single"/>
          </w:rPr>
          <w:t>Input:      N = 5</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21" w:author="Unknown"/>
          <w:rFonts w:ascii="Consolas" w:eastAsia="Times New Roman" w:hAnsi="Consolas" w:cs="Consolas"/>
          <w:sz w:val="23"/>
          <w:szCs w:val="23"/>
          <w:u w:val="single"/>
        </w:rPr>
      </w:pPr>
      <w:ins w:id="22" w:author="Unknown">
        <w:r w:rsidRPr="005D4E0D">
          <w:rPr>
            <w:rFonts w:ascii="Consolas" w:eastAsia="Times New Roman" w:hAnsi="Consolas" w:cs="Consolas"/>
            <w:sz w:val="23"/>
            <w:szCs w:val="23"/>
            <w:u w:val="single"/>
          </w:rPr>
          <w:t xml:space="preserve">             25</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23" w:author="Unknown"/>
          <w:rFonts w:ascii="Consolas" w:eastAsia="Times New Roman" w:hAnsi="Consolas" w:cs="Consolas"/>
          <w:sz w:val="23"/>
          <w:szCs w:val="23"/>
          <w:u w:val="single"/>
        </w:rPr>
      </w:pPr>
      <w:ins w:id="24" w:author="Unknown">
        <w:r w:rsidRPr="005D4E0D">
          <w:rPr>
            <w:rFonts w:ascii="Consolas" w:eastAsia="Times New Roman" w:hAnsi="Consolas" w:cs="Consolas"/>
            <w:sz w:val="23"/>
            <w:szCs w:val="23"/>
            <w:u w:val="single"/>
          </w:rPr>
          <w:t xml:space="preserve">           /    \</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25" w:author="Unknown"/>
          <w:rFonts w:ascii="Consolas" w:eastAsia="Times New Roman" w:hAnsi="Consolas" w:cs="Consolas"/>
          <w:sz w:val="23"/>
          <w:szCs w:val="23"/>
          <w:u w:val="single"/>
        </w:rPr>
      </w:pPr>
      <w:ins w:id="26" w:author="Unknown">
        <w:r w:rsidRPr="005D4E0D">
          <w:rPr>
            <w:rFonts w:ascii="Consolas" w:eastAsia="Times New Roman" w:hAnsi="Consolas" w:cs="Consolas"/>
            <w:sz w:val="23"/>
            <w:szCs w:val="23"/>
            <w:u w:val="single"/>
          </w:rPr>
          <w:t xml:space="preserve">          20    30</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27" w:author="Unknown"/>
          <w:rFonts w:ascii="Consolas" w:eastAsia="Times New Roman" w:hAnsi="Consolas" w:cs="Consolas"/>
          <w:sz w:val="23"/>
          <w:szCs w:val="23"/>
          <w:u w:val="single"/>
        </w:rPr>
      </w:pPr>
      <w:ins w:id="28" w:author="Unknown">
        <w:r w:rsidRPr="005D4E0D">
          <w:rPr>
            <w:rFonts w:ascii="Consolas" w:eastAsia="Times New Roman" w:hAnsi="Consolas" w:cs="Consolas"/>
            <w:sz w:val="23"/>
            <w:szCs w:val="23"/>
            <w:u w:val="single"/>
          </w:rPr>
          <w:t xml:space="preserve">        /    \ /   \</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29" w:author="Unknown"/>
          <w:rFonts w:ascii="Consolas" w:eastAsia="Times New Roman" w:hAnsi="Consolas" w:cs="Consolas"/>
          <w:sz w:val="23"/>
          <w:szCs w:val="23"/>
          <w:u w:val="single"/>
        </w:rPr>
      </w:pPr>
      <w:ins w:id="30" w:author="Unknown">
        <w:r w:rsidRPr="005D4E0D">
          <w:rPr>
            <w:rFonts w:ascii="Consolas" w:eastAsia="Times New Roman" w:hAnsi="Consolas" w:cs="Consolas"/>
            <w:sz w:val="23"/>
            <w:szCs w:val="23"/>
            <w:u w:val="single"/>
          </w:rPr>
          <w:t xml:space="preserve">      18    22 24   32</w:t>
        </w:r>
      </w:ins>
    </w:p>
    <w:p w:rsidR="00FB0A4D" w:rsidRPr="005D4E0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31" w:author="Unknown"/>
          <w:rFonts w:ascii="Consolas" w:eastAsia="Times New Roman" w:hAnsi="Consolas" w:cs="Consolas"/>
          <w:sz w:val="23"/>
          <w:szCs w:val="23"/>
          <w:u w:val="single"/>
        </w:rPr>
      </w:pPr>
      <w:ins w:id="32" w:author="Unknown">
        <w:r w:rsidRPr="005D4E0D">
          <w:rPr>
            <w:rFonts w:ascii="Consolas" w:eastAsia="Times New Roman" w:hAnsi="Consolas" w:cs="Consolas"/>
            <w:sz w:val="23"/>
            <w:szCs w:val="23"/>
            <w:u w:val="single"/>
          </w:rPr>
          <w:t>Output: 30</w:t>
        </w:r>
      </w:ins>
    </w:p>
    <w:p w:rsidR="00FB0A4D" w:rsidRPr="005D4E0D" w:rsidRDefault="00FB0A4D" w:rsidP="00FB0A4D">
      <w:pPr>
        <w:bidi w:val="0"/>
        <w:spacing w:after="0" w:line="240" w:lineRule="auto"/>
        <w:textAlignment w:val="baseline"/>
        <w:rPr>
          <w:ins w:id="33" w:author="Unknown"/>
          <w:rFonts w:ascii="Arial" w:eastAsia="Times New Roman" w:hAnsi="Arial" w:cs="Arial"/>
          <w:sz w:val="24"/>
          <w:szCs w:val="24"/>
          <w:u w:val="single"/>
        </w:rPr>
      </w:pPr>
      <w:ins w:id="34" w:author="Unknown">
        <w:r w:rsidRPr="005D4E0D">
          <w:rPr>
            <w:rFonts w:ascii="Arial" w:eastAsia="Times New Roman" w:hAnsi="Arial" w:cs="Arial"/>
            <w:sz w:val="24"/>
            <w:szCs w:val="24"/>
            <w:u w:val="single"/>
          </w:rPr>
          <w:t>The idea to solve this problem is to do </w:t>
        </w:r>
        <w:r w:rsidRPr="005D4E0D">
          <w:rPr>
            <w:rFonts w:ascii="Arial" w:eastAsia="Times New Roman" w:hAnsi="Arial" w:cs="Arial"/>
            <w:sz w:val="24"/>
            <w:szCs w:val="24"/>
            <w:u w:val="single"/>
          </w:rPr>
          <w:fldChar w:fldCharType="begin"/>
        </w:r>
        <w:r w:rsidRPr="005D4E0D">
          <w:rPr>
            <w:rFonts w:ascii="Arial" w:eastAsia="Times New Roman" w:hAnsi="Arial" w:cs="Arial"/>
            <w:sz w:val="24"/>
            <w:szCs w:val="24"/>
            <w:u w:val="single"/>
          </w:rPr>
          <w:instrText xml:space="preserve"> HYPERLINK "https://www.geeksforgeeks.org/tree-traversals-inorder-preorder-and-postorder/" </w:instrText>
        </w:r>
        <w:r w:rsidRPr="005D4E0D">
          <w:rPr>
            <w:rFonts w:ascii="Arial" w:eastAsia="Times New Roman" w:hAnsi="Arial" w:cs="Arial"/>
            <w:sz w:val="24"/>
            <w:szCs w:val="24"/>
            <w:u w:val="single"/>
          </w:rPr>
          <w:fldChar w:fldCharType="separate"/>
        </w:r>
        <w:r w:rsidRPr="005D4E0D">
          <w:rPr>
            <w:rFonts w:ascii="Arial" w:eastAsia="Times New Roman" w:hAnsi="Arial" w:cs="Arial"/>
            <w:color w:val="EC4E20"/>
            <w:sz w:val="24"/>
            <w:szCs w:val="24"/>
            <w:u w:val="single"/>
            <w:bdr w:val="none" w:sz="0" w:space="0" w:color="auto" w:frame="1"/>
          </w:rPr>
          <w:t>preorder traversal</w:t>
        </w:r>
        <w:r w:rsidRPr="005D4E0D">
          <w:rPr>
            <w:rFonts w:ascii="Arial" w:eastAsia="Times New Roman" w:hAnsi="Arial" w:cs="Arial"/>
            <w:sz w:val="24"/>
            <w:szCs w:val="24"/>
            <w:u w:val="single"/>
          </w:rPr>
          <w:fldChar w:fldCharType="end"/>
        </w:r>
        <w:r w:rsidRPr="005D4E0D">
          <w:rPr>
            <w:rFonts w:ascii="Arial" w:eastAsia="Times New Roman" w:hAnsi="Arial" w:cs="Arial"/>
            <w:sz w:val="24"/>
            <w:szCs w:val="24"/>
            <w:u w:val="single"/>
          </w:rPr>
          <w:t> of the given binary tree and keep track of the count of nodes visited while traversing the tree and print the current node when the count becomes equal to N.</w:t>
        </w:r>
      </w:ins>
    </w:p>
    <w:p w:rsidR="00FB0A4D" w:rsidRPr="005D4E0D" w:rsidRDefault="00FB0A4D" w:rsidP="00FB0A4D">
      <w:pPr>
        <w:shd w:val="clear" w:color="auto" w:fill="FFFFFF"/>
        <w:bidi w:val="0"/>
        <w:spacing w:line="285" w:lineRule="atLeast"/>
        <w:textAlignment w:val="baseline"/>
        <w:rPr>
          <w:ins w:id="35" w:author="Unknown"/>
          <w:rFonts w:ascii="Arial" w:eastAsia="Times New Roman" w:hAnsi="Arial" w:cs="Arial"/>
          <w:sz w:val="24"/>
          <w:szCs w:val="24"/>
          <w:u w:val="single"/>
        </w:rPr>
      </w:pPr>
    </w:p>
    <w:tbl>
      <w:tblPr>
        <w:tblW w:w="7020" w:type="dxa"/>
        <w:tblCellMar>
          <w:left w:w="0" w:type="dxa"/>
          <w:right w:w="0" w:type="dxa"/>
        </w:tblCellMar>
        <w:tblLook w:val="04A0" w:firstRow="1" w:lastRow="0" w:firstColumn="1" w:lastColumn="0" w:noHBand="0" w:noVBand="1"/>
      </w:tblPr>
      <w:tblGrid>
        <w:gridCol w:w="7020"/>
      </w:tblGrid>
      <w:tr w:rsidR="00FB0A4D" w:rsidRPr="00FB0A4D" w:rsidTr="00FB0A4D">
        <w:tc>
          <w:tcPr>
            <w:tcW w:w="7020" w:type="dxa"/>
            <w:vAlign w:val="center"/>
            <w:hideMark/>
          </w:tcPr>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 program to find n-th node of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Preorder Traversal of Binary Tree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#include &lt;bits/stdc++.h&gt;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using</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namespace</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Tree node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struct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Node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data;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Node *left, *right;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function to create new node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struct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Node* createNode(int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item)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Node* temp = new</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temp-&gt;data = item;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temp-&gt;left = NULL;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temp-&gt;right = NULL;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lastRenderedPageBreak/>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temp;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function to find the N-th node in the preorder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traversal of a given binary tree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NthPreordernode(struct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Node* root,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static</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flag = 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(root == NULL)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return;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(flag &lt;= N)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flag++;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prints the n-th node of preorder traversal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(flag == 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cout &lt;&lt; root-&gt;data;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left recursion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NthPreordernode(root-&gt;left, 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right recursion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NthPreordernode(root-&gt;right, 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Driver code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main()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construction of binary tree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struct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Node* root = createNode(25);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root-&gt;left = createNode(20);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root-&gt;right = createNode(30);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root-&gt;left-&gt;left = createNode(18);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root-&gt;left-&gt;right = createNode(22);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root-&gt;right-&gt;left = createNode(24);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root-&gt;right-&gt;right = createNode(32);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nth node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 = 6;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prints n-th found found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NthPreordernode(root, 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tc>
      </w:tr>
    </w:tbl>
    <w:p w:rsidR="00FB0A4D" w:rsidRPr="00FB0A4D" w:rsidRDefault="00FB0A4D" w:rsidP="00FB0A4D">
      <w:pPr>
        <w:bidi w:val="0"/>
        <w:spacing w:after="0" w:line="285" w:lineRule="atLeast"/>
        <w:jc w:val="both"/>
        <w:textAlignment w:val="baseline"/>
        <w:rPr>
          <w:ins w:id="36" w:author="Unknown"/>
          <w:rFonts w:ascii="Arial" w:eastAsia="Times New Roman" w:hAnsi="Arial" w:cs="Arial"/>
          <w:sz w:val="24"/>
          <w:szCs w:val="24"/>
        </w:rPr>
      </w:pPr>
      <w:ins w:id="37" w:author="Unknown">
        <w:r w:rsidRPr="00FB0A4D">
          <w:rPr>
            <w:rFonts w:ascii="Arial" w:eastAsia="Times New Roman" w:hAnsi="Arial" w:cs="Arial"/>
            <w:b/>
            <w:bCs/>
            <w:sz w:val="24"/>
            <w:szCs w:val="24"/>
            <w:bdr w:val="none" w:sz="0" w:space="0" w:color="auto" w:frame="1"/>
          </w:rPr>
          <w:lastRenderedPageBreak/>
          <w:t>Output:</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8" w:author="Unknown"/>
          <w:rFonts w:ascii="Consolas" w:eastAsia="Times New Roman" w:hAnsi="Consolas" w:cs="Consolas"/>
          <w:sz w:val="23"/>
          <w:szCs w:val="23"/>
        </w:rPr>
      </w:pPr>
      <w:ins w:id="39" w:author="Unknown">
        <w:r w:rsidRPr="00FB0A4D">
          <w:rPr>
            <w:rFonts w:ascii="Consolas" w:eastAsia="Times New Roman" w:hAnsi="Consolas" w:cs="Consolas"/>
            <w:sz w:val="23"/>
            <w:szCs w:val="23"/>
          </w:rPr>
          <w:t>24</w:t>
        </w:r>
      </w:ins>
    </w:p>
    <w:p w:rsidR="00FB0A4D" w:rsidRPr="00FB0A4D" w:rsidRDefault="00FB0A4D" w:rsidP="00FB0A4D">
      <w:pPr>
        <w:bidi w:val="0"/>
        <w:spacing w:after="0" w:line="240" w:lineRule="auto"/>
        <w:textAlignment w:val="baseline"/>
        <w:rPr>
          <w:ins w:id="40" w:author="Unknown"/>
          <w:rFonts w:ascii="Arial" w:eastAsia="Times New Roman" w:hAnsi="Arial" w:cs="Arial"/>
          <w:sz w:val="24"/>
          <w:szCs w:val="24"/>
        </w:rPr>
      </w:pPr>
      <w:ins w:id="41" w:author="Unknown">
        <w:r w:rsidRPr="00FB0A4D">
          <w:rPr>
            <w:rFonts w:ascii="Arial" w:eastAsia="Times New Roman" w:hAnsi="Arial" w:cs="Arial"/>
            <w:b/>
            <w:bCs/>
            <w:sz w:val="24"/>
            <w:szCs w:val="24"/>
            <w:bdr w:val="none" w:sz="0" w:space="0" w:color="auto" w:frame="1"/>
          </w:rPr>
          <w:t>Time Complexity:</w:t>
        </w:r>
        <w:r w:rsidRPr="00FB0A4D">
          <w:rPr>
            <w:rFonts w:ascii="Arial" w:eastAsia="Times New Roman" w:hAnsi="Arial" w:cs="Arial"/>
            <w:sz w:val="24"/>
            <w:szCs w:val="24"/>
          </w:rPr>
          <w:t> O(n), where n is the number of nodes in the given binary tree.</w:t>
        </w:r>
        <w:r w:rsidRPr="00FB0A4D">
          <w:rPr>
            <w:rFonts w:ascii="Arial" w:eastAsia="Times New Roman" w:hAnsi="Arial" w:cs="Arial"/>
            <w:sz w:val="24"/>
            <w:szCs w:val="24"/>
          </w:rPr>
          <w:br/>
        </w:r>
        <w:r w:rsidRPr="00FB0A4D">
          <w:rPr>
            <w:rFonts w:ascii="Arial" w:eastAsia="Times New Roman" w:hAnsi="Arial" w:cs="Arial"/>
            <w:b/>
            <w:bCs/>
            <w:sz w:val="24"/>
            <w:szCs w:val="24"/>
            <w:bdr w:val="none" w:sz="0" w:space="0" w:color="auto" w:frame="1"/>
          </w:rPr>
          <w:t>Auxiliary Space:</w:t>
        </w:r>
        <w:r w:rsidRPr="00FB0A4D">
          <w:rPr>
            <w:rFonts w:ascii="Arial" w:eastAsia="Times New Roman" w:hAnsi="Arial" w:cs="Arial"/>
            <w:sz w:val="24"/>
            <w:szCs w:val="24"/>
          </w:rPr>
          <w:t> O(1)</w:t>
        </w:r>
      </w:ins>
    </w:p>
    <w:p w:rsidR="00FB0A4D" w:rsidRPr="00FB0A4D" w:rsidRDefault="00FB0A4D" w:rsidP="00FB0A4D">
      <w:pPr>
        <w:bidi w:val="0"/>
        <w:spacing w:after="0" w:line="285" w:lineRule="atLeast"/>
        <w:jc w:val="both"/>
        <w:textAlignment w:val="baseline"/>
        <w:rPr>
          <w:ins w:id="42" w:author="Unknown"/>
          <w:rFonts w:ascii="Arial" w:eastAsia="Times New Roman" w:hAnsi="Arial" w:cs="Arial"/>
          <w:sz w:val="24"/>
          <w:szCs w:val="24"/>
        </w:rPr>
      </w:pPr>
      <w:ins w:id="43" w:author="Unknown">
        <w:r w:rsidRPr="00FB0A4D">
          <w:rPr>
            <w:rFonts w:ascii="Arial" w:eastAsia="Times New Roman" w:hAnsi="Arial" w:cs="Arial"/>
            <w:sz w:val="24"/>
            <w:szCs w:val="24"/>
          </w:rPr>
          <w:br/>
        </w:r>
      </w:ins>
    </w:p>
    <w:p w:rsidR="00FB0A4D" w:rsidRDefault="00FB0A4D" w:rsidP="00C578AC">
      <w:pPr>
        <w:rPr>
          <w:rFonts w:ascii="Consolas" w:eastAsia="Times New Roman" w:hAnsi="Consolas"/>
          <w:sz w:val="23"/>
          <w:szCs w:val="23"/>
          <w:rtl/>
        </w:rPr>
      </w:pPr>
    </w:p>
    <w:p w:rsidR="00FB0A4D" w:rsidRPr="00FB0A4D" w:rsidRDefault="00FB0A4D" w:rsidP="00FB0A4D">
      <w:pPr>
        <w:bidi w:val="0"/>
        <w:spacing w:after="225" w:line="240" w:lineRule="auto"/>
        <w:textAlignment w:val="baseline"/>
        <w:outlineLvl w:val="0"/>
        <w:rPr>
          <w:rFonts w:ascii="Times New Roman" w:eastAsia="Times New Roman" w:hAnsi="Times New Roman" w:cs="Times New Roman"/>
          <w:kern w:val="36"/>
          <w:sz w:val="42"/>
          <w:szCs w:val="42"/>
        </w:rPr>
      </w:pPr>
      <w:r w:rsidRPr="00FB0A4D">
        <w:rPr>
          <w:rFonts w:ascii="Times New Roman" w:eastAsia="Times New Roman" w:hAnsi="Times New Roman" w:cs="Times New Roman"/>
          <w:kern w:val="36"/>
          <w:sz w:val="42"/>
          <w:szCs w:val="42"/>
        </w:rPr>
        <w:lastRenderedPageBreak/>
        <w:t>Find the Kth node in the DFS traversal of a given subtree in a Tree</w:t>
      </w:r>
    </w:p>
    <w:p w:rsidR="00FB0A4D" w:rsidRPr="00FB0A4D" w:rsidRDefault="00FB0A4D" w:rsidP="00FB0A4D">
      <w:pPr>
        <w:bidi w:val="0"/>
        <w:spacing w:after="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Given a tree with </w:t>
      </w:r>
      <w:r w:rsidRPr="00FB0A4D">
        <w:rPr>
          <w:rFonts w:ascii="Arial" w:eastAsia="Times New Roman" w:hAnsi="Arial" w:cs="Arial"/>
          <w:b/>
          <w:bCs/>
          <w:sz w:val="24"/>
          <w:szCs w:val="24"/>
          <w:bdr w:val="none" w:sz="0" w:space="0" w:color="auto" w:frame="1"/>
        </w:rPr>
        <w:t>N </w:t>
      </w:r>
      <w:r w:rsidRPr="00FB0A4D">
        <w:rPr>
          <w:rFonts w:ascii="Arial" w:eastAsia="Times New Roman" w:hAnsi="Arial" w:cs="Arial"/>
          <w:sz w:val="24"/>
          <w:szCs w:val="24"/>
        </w:rPr>
        <w:t>nodes, and two integers </w:t>
      </w:r>
      <w:r w:rsidRPr="00FB0A4D">
        <w:rPr>
          <w:rFonts w:ascii="Arial" w:eastAsia="Times New Roman" w:hAnsi="Arial" w:cs="Arial"/>
          <w:b/>
          <w:bCs/>
          <w:sz w:val="24"/>
          <w:szCs w:val="24"/>
          <w:bdr w:val="none" w:sz="0" w:space="0" w:color="auto" w:frame="1"/>
        </w:rPr>
        <w:t>K </w:t>
      </w:r>
      <w:r w:rsidRPr="00FB0A4D">
        <w:rPr>
          <w:rFonts w:ascii="Arial" w:eastAsia="Times New Roman" w:hAnsi="Arial" w:cs="Arial"/>
          <w:sz w:val="24"/>
          <w:szCs w:val="24"/>
        </w:rPr>
        <w:t>and </w:t>
      </w:r>
      <w:r w:rsidRPr="00FB0A4D">
        <w:rPr>
          <w:rFonts w:ascii="Arial" w:eastAsia="Times New Roman" w:hAnsi="Arial" w:cs="Arial"/>
          <w:b/>
          <w:bCs/>
          <w:sz w:val="24"/>
          <w:szCs w:val="24"/>
          <w:bdr w:val="none" w:sz="0" w:space="0" w:color="auto" w:frame="1"/>
        </w:rPr>
        <w:t>V</w:t>
      </w:r>
      <w:r w:rsidRPr="00FB0A4D">
        <w:rPr>
          <w:rFonts w:ascii="Arial" w:eastAsia="Times New Roman" w:hAnsi="Arial" w:cs="Arial"/>
          <w:sz w:val="24"/>
          <w:szCs w:val="24"/>
        </w:rPr>
        <w:t>. The task is to find the </w:t>
      </w:r>
      <w:r w:rsidRPr="00FB0A4D">
        <w:rPr>
          <w:rFonts w:ascii="Arial" w:eastAsia="Times New Roman" w:hAnsi="Arial" w:cs="Arial"/>
          <w:b/>
          <w:bCs/>
          <w:sz w:val="24"/>
          <w:szCs w:val="24"/>
          <w:bdr w:val="none" w:sz="0" w:space="0" w:color="auto" w:frame="1"/>
        </w:rPr>
        <w:t>Kth</w:t>
      </w:r>
      <w:r w:rsidRPr="00FB0A4D">
        <w:rPr>
          <w:rFonts w:ascii="Arial" w:eastAsia="Times New Roman" w:hAnsi="Arial" w:cs="Arial"/>
          <w:sz w:val="24"/>
          <w:szCs w:val="24"/>
        </w:rPr>
        <w:t> node in the DFS traversal of the vertex </w:t>
      </w:r>
      <w:r w:rsidRPr="00FB0A4D">
        <w:rPr>
          <w:rFonts w:ascii="Arial" w:eastAsia="Times New Roman" w:hAnsi="Arial" w:cs="Arial"/>
          <w:b/>
          <w:bCs/>
          <w:sz w:val="24"/>
          <w:szCs w:val="24"/>
          <w:bdr w:val="none" w:sz="0" w:space="0" w:color="auto" w:frame="1"/>
        </w:rPr>
        <w:t>V</w:t>
      </w:r>
      <w:r w:rsidRPr="00FB0A4D">
        <w:rPr>
          <w:rFonts w:ascii="Arial" w:eastAsia="Times New Roman" w:hAnsi="Arial" w:cs="Arial"/>
          <w:sz w:val="24"/>
          <w:szCs w:val="24"/>
        </w:rPr>
        <w:t>.</w:t>
      </w:r>
    </w:p>
    <w:p w:rsidR="00FB0A4D" w:rsidRDefault="00FB0A4D" w:rsidP="00FB0A4D">
      <w:pPr>
        <w:bidi w:val="0"/>
        <w:spacing w:after="150" w:line="240" w:lineRule="auto"/>
        <w:textAlignment w:val="baseline"/>
        <w:rPr>
          <w:noProof/>
        </w:rPr>
      </w:pPr>
      <w:r w:rsidRPr="00FB0A4D">
        <w:rPr>
          <w:rFonts w:ascii="Arial" w:eastAsia="Times New Roman" w:hAnsi="Arial" w:cs="Arial"/>
          <w:sz w:val="24"/>
          <w:szCs w:val="24"/>
        </w:rPr>
        <w:t>Consider the below Tree:</w:t>
      </w:r>
      <w:r w:rsidRPr="00FB0A4D">
        <w:rPr>
          <w:rFonts w:ascii="Arial" w:eastAsia="Times New Roman" w:hAnsi="Arial" w:cs="Arial"/>
          <w:sz w:val="24"/>
          <w:szCs w:val="24"/>
        </w:rPr>
        <w:br/>
      </w:r>
    </w:p>
    <w:p w:rsidR="00FB0A4D" w:rsidRPr="00FB0A4D" w:rsidRDefault="00FB0A4D" w:rsidP="00FB0A4D">
      <w:pPr>
        <w:bidi w:val="0"/>
        <w:spacing w:after="150" w:line="240" w:lineRule="auto"/>
        <w:textAlignment w:val="baseline"/>
        <w:rPr>
          <w:rFonts w:ascii="Arial" w:eastAsia="Times New Roman" w:hAnsi="Arial" w:cs="Arial"/>
          <w:sz w:val="24"/>
          <w:szCs w:val="24"/>
        </w:rPr>
      </w:pPr>
      <w:r>
        <w:rPr>
          <w:noProof/>
        </w:rPr>
        <w:drawing>
          <wp:inline distT="0" distB="0" distL="0" distR="0" wp14:anchorId="35B43FEA" wp14:editId="5F04BCE9">
            <wp:extent cx="4800600" cy="3835400"/>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0833" t="36676" r="46354" b="30556"/>
                    <a:stretch/>
                  </pic:blipFill>
                  <pic:spPr bwMode="auto">
                    <a:xfrm>
                      <a:off x="0" y="0"/>
                      <a:ext cx="4800600" cy="38354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Times New Roman" w:hAnsi="Arial" w:cs="Arial"/>
          <w:noProof/>
          <w:sz w:val="24"/>
          <w:szCs w:val="24"/>
        </w:rPr>
        <mc:AlternateContent>
          <mc:Choice Requires="wps">
            <w:drawing>
              <wp:inline distT="0" distB="0" distL="0" distR="0" wp14:anchorId="53D02CBB" wp14:editId="7450E5F6">
                <wp:extent cx="304800" cy="304800"/>
                <wp:effectExtent l="0" t="0" r="0" b="0"/>
                <wp:docPr id="14" name="מלבן 14" descr="G:\%D7%A9%D7%A8%D7%94 %D7%94%D7%99%D7%99%D7%9C%D7%91%D7%A8%D7%95%D7%9F\Find the Kth node in the DFS traversal of a given subtree in a Tree - GeeksforGeeks_files\Screenshot-at-2019-02-15-11-36-52-e155021089396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703853" id="מלבן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BFNP/ESAMAAJYGAAAOAAAAAAAAAAAAAAAAAC4CAABkcnMvZTJvRG9j&#10;LnhtbFBLAQItABQABgAIAAAAIQBMoOks2AAAAAMBAAAPAAAAAAAAAAAAAAAAAKIFAABkcnMvZG93&#10;bnJldi54bWxQSwUGAAAAAAQABADzAAAApwYAAAAA&#10;" filled="f" stroked="f">
                <o:lock v:ext="edit" aspectratio="t"/>
                <w10:wrap anchorx="page"/>
                <w10:anchorlock/>
              </v:rect>
            </w:pict>
          </mc:Fallback>
        </mc:AlternateContent>
      </w:r>
    </w:p>
    <w:p w:rsidR="00FB0A4D" w:rsidRPr="00FB0A4D" w:rsidRDefault="00FB0A4D" w:rsidP="00FB0A4D">
      <w:pPr>
        <w:shd w:val="clear" w:color="auto" w:fill="FAFAFA"/>
        <w:bidi w:val="0"/>
        <w:spacing w:after="150" w:line="240" w:lineRule="auto"/>
        <w:textAlignment w:val="baseline"/>
        <w:rPr>
          <w:rFonts w:ascii="Arial" w:eastAsia="Times New Roman" w:hAnsi="Arial" w:cs="Arial"/>
          <w:i/>
          <w:iCs/>
          <w:sz w:val="24"/>
          <w:szCs w:val="24"/>
        </w:rPr>
      </w:pPr>
      <w:r w:rsidRPr="00FB0A4D">
        <w:rPr>
          <w:rFonts w:ascii="Arial" w:eastAsia="Times New Roman" w:hAnsi="Arial" w:cs="Arial"/>
          <w:i/>
          <w:iCs/>
          <w:sz w:val="24"/>
          <w:szCs w:val="24"/>
        </w:rPr>
        <w:t>DFS of node number 1 is [1, 2, 3, 5, 6, 8, 7, 9, 4].</w:t>
      </w:r>
      <w:r w:rsidRPr="00FB0A4D">
        <w:rPr>
          <w:rFonts w:ascii="Arial" w:eastAsia="Times New Roman" w:hAnsi="Arial" w:cs="Arial"/>
          <w:i/>
          <w:iCs/>
          <w:sz w:val="24"/>
          <w:szCs w:val="24"/>
        </w:rPr>
        <w:br/>
        <w:t>DFS of node number 3 is [3, 5, 6, 8, 7, 9]</w:t>
      </w:r>
      <w:r w:rsidRPr="00FB0A4D">
        <w:rPr>
          <w:rFonts w:ascii="Arial" w:eastAsia="Times New Roman" w:hAnsi="Arial" w:cs="Arial"/>
          <w:i/>
          <w:iCs/>
          <w:sz w:val="24"/>
          <w:szCs w:val="24"/>
        </w:rPr>
        <w:br/>
        <w:t>DFS of node number 7 is [7, 9]</w:t>
      </w:r>
      <w:r w:rsidRPr="00FB0A4D">
        <w:rPr>
          <w:rFonts w:ascii="Arial" w:eastAsia="Times New Roman" w:hAnsi="Arial" w:cs="Arial"/>
          <w:i/>
          <w:iCs/>
          <w:sz w:val="24"/>
          <w:szCs w:val="24"/>
        </w:rPr>
        <w:br/>
        <w:t>DFS of node number 9 is [9].</w:t>
      </w:r>
    </w:p>
    <w:p w:rsidR="00FB0A4D" w:rsidRPr="00FB0A4D" w:rsidRDefault="00FB0A4D" w:rsidP="00FB0A4D">
      <w:pPr>
        <w:shd w:val="clear" w:color="auto" w:fill="FAFAFA"/>
        <w:bidi w:val="0"/>
        <w:spacing w:line="285" w:lineRule="atLeast"/>
        <w:jc w:val="both"/>
        <w:textAlignment w:val="baseline"/>
        <w:rPr>
          <w:ins w:id="44" w:author="Unknown"/>
          <w:rFonts w:ascii="Arial" w:eastAsia="Times New Roman" w:hAnsi="Arial" w:cs="Arial"/>
          <w:i/>
          <w:iCs/>
          <w:sz w:val="24"/>
          <w:szCs w:val="24"/>
        </w:rPr>
      </w:pPr>
      <w:ins w:id="45" w:author="Unknown">
        <w:r w:rsidRPr="00FB0A4D">
          <w:rPr>
            <w:rFonts w:ascii="Arial" w:eastAsia="Times New Roman" w:hAnsi="Arial" w:cs="Arial"/>
            <w:i/>
            <w:iCs/>
            <w:sz w:val="24"/>
            <w:szCs w:val="24"/>
          </w:rPr>
          <w:br/>
        </w:r>
      </w:ins>
    </w:p>
    <w:p w:rsidR="00FB0A4D" w:rsidRPr="00FB0A4D" w:rsidRDefault="00FB0A4D" w:rsidP="00FB0A4D">
      <w:pPr>
        <w:bidi w:val="0"/>
        <w:spacing w:after="150" w:line="240" w:lineRule="auto"/>
        <w:textAlignment w:val="baseline"/>
        <w:rPr>
          <w:ins w:id="46" w:author="Unknown"/>
          <w:rFonts w:ascii="Arial" w:eastAsia="Times New Roman" w:hAnsi="Arial" w:cs="Arial"/>
          <w:sz w:val="24"/>
          <w:szCs w:val="24"/>
        </w:rPr>
      </w:pPr>
      <w:ins w:id="47" w:author="Unknown">
        <w:r w:rsidRPr="00FB0A4D">
          <w:rPr>
            <w:rFonts w:ascii="Arial" w:eastAsia="Times New Roman" w:hAnsi="Arial" w:cs="Arial"/>
            <w:sz w:val="24"/>
            <w:szCs w:val="24"/>
          </w:rPr>
          <w:t>Print “-1” if the numbers in the DFS of vertex V are less than K.</w:t>
        </w:r>
      </w:ins>
    </w:p>
    <w:p w:rsidR="00FB0A4D" w:rsidRPr="00FB0A4D" w:rsidRDefault="00FB0A4D" w:rsidP="00FB0A4D">
      <w:pPr>
        <w:bidi w:val="0"/>
        <w:spacing w:after="0" w:line="240" w:lineRule="auto"/>
        <w:textAlignment w:val="baseline"/>
        <w:rPr>
          <w:ins w:id="48" w:author="Unknown"/>
          <w:rFonts w:ascii="Arial" w:eastAsia="Times New Roman" w:hAnsi="Arial" w:cs="Arial"/>
          <w:sz w:val="24"/>
          <w:szCs w:val="24"/>
        </w:rPr>
      </w:pPr>
      <w:ins w:id="49" w:author="Unknown">
        <w:r w:rsidRPr="00FB0A4D">
          <w:rPr>
            <w:rFonts w:ascii="Arial" w:eastAsia="Times New Roman" w:hAnsi="Arial" w:cs="Arial"/>
            <w:b/>
            <w:bCs/>
            <w:sz w:val="24"/>
            <w:szCs w:val="24"/>
            <w:bdr w:val="none" w:sz="0" w:space="0" w:color="auto" w:frame="1"/>
          </w:rPr>
          <w:t>Examples:</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50" w:author="Unknown"/>
          <w:rFonts w:ascii="Consolas" w:eastAsia="Times New Roman" w:hAnsi="Consolas" w:cs="Consolas"/>
          <w:sz w:val="23"/>
          <w:szCs w:val="23"/>
        </w:rPr>
      </w:pPr>
      <w:ins w:id="51" w:author="Unknown">
        <w:r w:rsidRPr="00FB0A4D">
          <w:rPr>
            <w:rFonts w:ascii="Consolas" w:eastAsia="Times New Roman" w:hAnsi="Consolas" w:cs="Consolas"/>
            <w:b/>
            <w:bCs/>
            <w:sz w:val="23"/>
            <w:szCs w:val="23"/>
            <w:bdr w:val="none" w:sz="0" w:space="0" w:color="auto" w:frame="1"/>
          </w:rPr>
          <w:t>Input :</w:t>
        </w:r>
        <w:r w:rsidRPr="00FB0A4D">
          <w:rPr>
            <w:rFonts w:ascii="Consolas" w:eastAsia="Times New Roman" w:hAnsi="Consolas" w:cs="Consolas"/>
            <w:sz w:val="23"/>
            <w:szCs w:val="23"/>
          </w:rPr>
          <w:t xml:space="preserve"> Tree: </w:t>
        </w:r>
        <w:r w:rsidRPr="00FB0A4D">
          <w:rPr>
            <w:rFonts w:ascii="Consolas" w:eastAsia="Times New Roman" w:hAnsi="Consolas" w:cs="Consolas"/>
            <w:i/>
            <w:iCs/>
            <w:sz w:val="23"/>
            <w:szCs w:val="23"/>
            <w:bdr w:val="none" w:sz="0" w:space="0" w:color="auto" w:frame="1"/>
          </w:rPr>
          <w:t>Shown in above image</w:t>
        </w:r>
        <w:r w:rsidRPr="00FB0A4D">
          <w:rPr>
            <w:rFonts w:ascii="Consolas" w:eastAsia="Times New Roman" w:hAnsi="Consolas" w:cs="Consolas"/>
            <w:sz w:val="23"/>
            <w:szCs w:val="23"/>
          </w:rPr>
          <w:t>, V = 3, K = 4</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52" w:author="Unknown"/>
          <w:rFonts w:ascii="Consolas" w:eastAsia="Times New Roman" w:hAnsi="Consolas" w:cs="Consolas"/>
          <w:sz w:val="23"/>
          <w:szCs w:val="23"/>
        </w:rPr>
      </w:pPr>
      <w:ins w:id="53" w:author="Unknown">
        <w:r w:rsidRPr="00FB0A4D">
          <w:rPr>
            <w:rFonts w:ascii="Consolas" w:eastAsia="Times New Roman" w:hAnsi="Consolas" w:cs="Consolas"/>
            <w:b/>
            <w:bCs/>
            <w:sz w:val="23"/>
            <w:szCs w:val="23"/>
            <w:bdr w:val="none" w:sz="0" w:space="0" w:color="auto" w:frame="1"/>
          </w:rPr>
          <w:t>Output :</w:t>
        </w:r>
        <w:r w:rsidRPr="00FB0A4D">
          <w:rPr>
            <w:rFonts w:ascii="Consolas" w:eastAsia="Times New Roman" w:hAnsi="Consolas" w:cs="Consolas"/>
            <w:sz w:val="23"/>
            <w:szCs w:val="23"/>
          </w:rPr>
          <w:t xml:space="preserve"> 8</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54" w:author="Unknown"/>
          <w:rFonts w:ascii="Consolas" w:eastAsia="Times New Roman" w:hAnsi="Consolas" w:cs="Consolas"/>
          <w:sz w:val="23"/>
          <w:szCs w:val="23"/>
        </w:rPr>
      </w:pP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55" w:author="Unknown"/>
          <w:rFonts w:ascii="Consolas" w:eastAsia="Times New Roman" w:hAnsi="Consolas" w:cs="Consolas"/>
          <w:sz w:val="23"/>
          <w:szCs w:val="23"/>
        </w:rPr>
      </w:pPr>
      <w:ins w:id="56" w:author="Unknown">
        <w:r w:rsidRPr="00FB0A4D">
          <w:rPr>
            <w:rFonts w:ascii="Consolas" w:eastAsia="Times New Roman" w:hAnsi="Consolas" w:cs="Consolas"/>
            <w:b/>
            <w:bCs/>
            <w:sz w:val="23"/>
            <w:szCs w:val="23"/>
            <w:bdr w:val="none" w:sz="0" w:space="0" w:color="auto" w:frame="1"/>
          </w:rPr>
          <w:t>Input :</w:t>
        </w:r>
        <w:r w:rsidRPr="00FB0A4D">
          <w:rPr>
            <w:rFonts w:ascii="Consolas" w:eastAsia="Times New Roman" w:hAnsi="Consolas" w:cs="Consolas"/>
            <w:sz w:val="23"/>
            <w:szCs w:val="23"/>
          </w:rPr>
          <w:t xml:space="preserve"> Tree: </w:t>
        </w:r>
        <w:r w:rsidRPr="00FB0A4D">
          <w:rPr>
            <w:rFonts w:ascii="Consolas" w:eastAsia="Times New Roman" w:hAnsi="Consolas" w:cs="Consolas"/>
            <w:i/>
            <w:iCs/>
            <w:sz w:val="23"/>
            <w:szCs w:val="23"/>
            <w:bdr w:val="none" w:sz="0" w:space="0" w:color="auto" w:frame="1"/>
          </w:rPr>
          <w:t>Shown in above image</w:t>
        </w:r>
        <w:r w:rsidRPr="00FB0A4D">
          <w:rPr>
            <w:rFonts w:ascii="Consolas" w:eastAsia="Times New Roman" w:hAnsi="Consolas" w:cs="Consolas"/>
            <w:sz w:val="23"/>
            <w:szCs w:val="23"/>
          </w:rPr>
          <w:t>, V = 7, K = 3</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ins w:id="57" w:author="Unknown"/>
          <w:rFonts w:ascii="Consolas" w:eastAsia="Times New Roman" w:hAnsi="Consolas" w:cs="Consolas"/>
          <w:sz w:val="23"/>
          <w:szCs w:val="23"/>
        </w:rPr>
      </w:pPr>
      <w:ins w:id="58" w:author="Unknown">
        <w:r w:rsidRPr="00FB0A4D">
          <w:rPr>
            <w:rFonts w:ascii="Consolas" w:eastAsia="Times New Roman" w:hAnsi="Consolas" w:cs="Consolas"/>
            <w:b/>
            <w:bCs/>
            <w:sz w:val="23"/>
            <w:szCs w:val="23"/>
            <w:bdr w:val="none" w:sz="0" w:space="0" w:color="auto" w:frame="1"/>
          </w:rPr>
          <w:t>Output :</w:t>
        </w:r>
        <w:r w:rsidRPr="00FB0A4D">
          <w:rPr>
            <w:rFonts w:ascii="Consolas" w:eastAsia="Times New Roman" w:hAnsi="Consolas" w:cs="Consolas"/>
            <w:sz w:val="23"/>
            <w:szCs w:val="23"/>
          </w:rPr>
          <w:t xml:space="preserve"> -1</w:t>
        </w:r>
      </w:ins>
    </w:p>
    <w:p w:rsidR="00FB0A4D" w:rsidRPr="00FB0A4D" w:rsidRDefault="00FB0A4D" w:rsidP="00FB0A4D">
      <w:pPr>
        <w:bidi w:val="0"/>
        <w:spacing w:after="0" w:line="240" w:lineRule="auto"/>
        <w:jc w:val="both"/>
        <w:textAlignment w:val="baseline"/>
        <w:outlineLvl w:val="1"/>
        <w:rPr>
          <w:ins w:id="59" w:author="Unknown"/>
          <w:rFonts w:ascii="Arial" w:eastAsia="Times New Roman" w:hAnsi="Arial" w:cs="Arial"/>
          <w:b/>
          <w:bCs/>
          <w:sz w:val="27"/>
          <w:szCs w:val="27"/>
        </w:rPr>
      </w:pPr>
      <w:ins w:id="60" w:author="Unknown">
        <w:r w:rsidRPr="00FB0A4D">
          <w:rPr>
            <w:rFonts w:ascii="Arial" w:eastAsia="Times New Roman" w:hAnsi="Arial" w:cs="Arial"/>
            <w:b/>
            <w:bCs/>
            <w:sz w:val="27"/>
            <w:szCs w:val="27"/>
          </w:rPr>
          <w:fldChar w:fldCharType="begin"/>
        </w:r>
        <w:r w:rsidRPr="00FB0A4D">
          <w:rPr>
            <w:rFonts w:ascii="Arial" w:eastAsia="Times New Roman" w:hAnsi="Arial" w:cs="Arial"/>
            <w:b/>
            <w:bCs/>
            <w:sz w:val="27"/>
            <w:szCs w:val="27"/>
          </w:rPr>
          <w:instrText xml:space="preserve"> HYPERLINK "https://ide.geeksforgeeks.org/" </w:instrText>
        </w:r>
        <w:r w:rsidRPr="00FB0A4D">
          <w:rPr>
            <w:rFonts w:ascii="Arial" w:eastAsia="Times New Roman" w:hAnsi="Arial" w:cs="Arial"/>
            <w:b/>
            <w:bCs/>
            <w:sz w:val="27"/>
            <w:szCs w:val="27"/>
          </w:rPr>
          <w:fldChar w:fldCharType="separate"/>
        </w:r>
        <w:r w:rsidRPr="00FB0A4D">
          <w:rPr>
            <w:rFonts w:ascii="Arial" w:eastAsia="Times New Roman" w:hAnsi="Arial" w:cs="Arial"/>
            <w:b/>
            <w:bCs/>
            <w:color w:val="EC4E20"/>
            <w:sz w:val="27"/>
            <w:szCs w:val="27"/>
            <w:bdr w:val="none" w:sz="0" w:space="0" w:color="auto" w:frame="1"/>
          </w:rPr>
          <w:t>Recommended: Please try your approach on </w:t>
        </w:r>
        <w:r w:rsidRPr="00FB0A4D">
          <w:rPr>
            <w:rFonts w:ascii="Arial" w:eastAsia="Times New Roman" w:hAnsi="Arial" w:cs="Arial"/>
            <w:b/>
            <w:bCs/>
            <w:i/>
            <w:iCs/>
            <w:color w:val="EC4E20"/>
            <w:sz w:val="27"/>
            <w:szCs w:val="27"/>
            <w:u w:val="single"/>
            <w:bdr w:val="none" w:sz="0" w:space="0" w:color="auto" w:frame="1"/>
          </w:rPr>
          <w:t>{IDE}</w:t>
        </w:r>
        <w:r w:rsidRPr="00FB0A4D">
          <w:rPr>
            <w:rFonts w:ascii="Arial" w:eastAsia="Times New Roman" w:hAnsi="Arial" w:cs="Arial"/>
            <w:b/>
            <w:bCs/>
            <w:color w:val="EC4E20"/>
            <w:sz w:val="27"/>
            <w:szCs w:val="27"/>
            <w:bdr w:val="none" w:sz="0" w:space="0" w:color="auto" w:frame="1"/>
          </w:rPr>
          <w:t>first, before moving on to the solution.</w:t>
        </w:r>
        <w:r w:rsidRPr="00FB0A4D">
          <w:rPr>
            <w:rFonts w:ascii="Arial" w:eastAsia="Times New Roman" w:hAnsi="Arial" w:cs="Arial"/>
            <w:b/>
            <w:bCs/>
            <w:sz w:val="27"/>
            <w:szCs w:val="27"/>
          </w:rPr>
          <w:fldChar w:fldCharType="end"/>
        </w:r>
      </w:ins>
    </w:p>
    <w:p w:rsidR="00FB0A4D" w:rsidRPr="00FB0A4D" w:rsidRDefault="00FB0A4D" w:rsidP="00FB0A4D">
      <w:pPr>
        <w:bidi w:val="0"/>
        <w:spacing w:after="0" w:line="240" w:lineRule="auto"/>
        <w:textAlignment w:val="baseline"/>
        <w:rPr>
          <w:ins w:id="61" w:author="Unknown"/>
          <w:rFonts w:ascii="Arial" w:eastAsia="Times New Roman" w:hAnsi="Arial" w:cs="Arial"/>
          <w:sz w:val="24"/>
          <w:szCs w:val="24"/>
        </w:rPr>
      </w:pPr>
      <w:ins w:id="62" w:author="Unknown">
        <w:r w:rsidRPr="00FB0A4D">
          <w:rPr>
            <w:rFonts w:ascii="Arial" w:eastAsia="Times New Roman" w:hAnsi="Arial" w:cs="Arial"/>
            <w:b/>
            <w:bCs/>
            <w:sz w:val="24"/>
            <w:szCs w:val="24"/>
            <w:bdr w:val="none" w:sz="0" w:space="0" w:color="auto" w:frame="1"/>
          </w:rPr>
          <w:t>Approach </w:t>
        </w:r>
        <w:r w:rsidRPr="00FB0A4D">
          <w:rPr>
            <w:rFonts w:ascii="Arial" w:eastAsia="Times New Roman" w:hAnsi="Arial" w:cs="Arial"/>
            <w:sz w:val="24"/>
            <w:szCs w:val="24"/>
          </w:rPr>
          <w:t>: Let’s construct a vector </w:t>
        </w:r>
      </w:ins>
      <w:r>
        <w:rPr>
          <w:rFonts w:ascii="Arial" w:eastAsia="Times New Roman" w:hAnsi="Arial" w:cs="Arial"/>
          <w:noProof/>
          <w:sz w:val="24"/>
          <w:szCs w:val="24"/>
        </w:rPr>
        <mc:AlternateContent>
          <mc:Choice Requires="wps">
            <w:drawing>
              <wp:inline distT="0" distB="0" distL="0" distR="0">
                <wp:extent cx="133350" cy="161925"/>
                <wp:effectExtent l="0" t="0" r="0" b="0"/>
                <wp:docPr id="13" name="מלבן 13" descr="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10F3D" id="מלבן 13" o:spid="_x0000_s1026" alt="p" style="width:10.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" filled="f" stroked="f">
                <o:lock v:ext="edit" aspectratio="t"/>
                <w10:wrap anchorx="page"/>
                <w10:anchorlock/>
              </v:rect>
            </w:pict>
          </mc:Fallback>
        </mc:AlternateContent>
      </w:r>
      <w:ins w:id="63" w:author="Unknown">
        <w:r w:rsidRPr="00FB0A4D">
          <w:rPr>
            <w:rFonts w:ascii="Arial" w:eastAsia="Times New Roman" w:hAnsi="Arial" w:cs="Arial"/>
            <w:sz w:val="24"/>
            <w:szCs w:val="24"/>
          </w:rPr>
          <w:t>: to store the DFS traversal of the complete tree from vertex 1. Let tin</w:t>
        </w:r>
        <w:r w:rsidRPr="00FB0A4D">
          <w:rPr>
            <w:rFonts w:ascii="Arial" w:eastAsia="Times New Roman" w:hAnsi="Arial" w:cs="Arial"/>
            <w:sz w:val="18"/>
            <w:szCs w:val="18"/>
            <w:bdr w:val="none" w:sz="0" w:space="0" w:color="auto" w:frame="1"/>
            <w:vertAlign w:val="subscript"/>
          </w:rPr>
          <w:t>v</w:t>
        </w:r>
        <w:r w:rsidRPr="00FB0A4D">
          <w:rPr>
            <w:rFonts w:ascii="Arial" w:eastAsia="Times New Roman" w:hAnsi="Arial" w:cs="Arial"/>
            <w:sz w:val="24"/>
            <w:szCs w:val="24"/>
          </w:rPr>
          <w:t> be the position of the vertex V in the vector p (the size of the vector p in moment we call DFS from the vertex V) and tout</w:t>
        </w:r>
        <w:r w:rsidRPr="00FB0A4D">
          <w:rPr>
            <w:rFonts w:ascii="Arial" w:eastAsia="Times New Roman" w:hAnsi="Arial" w:cs="Arial"/>
            <w:sz w:val="18"/>
            <w:szCs w:val="18"/>
            <w:bdr w:val="none" w:sz="0" w:space="0" w:color="auto" w:frame="1"/>
            <w:vertAlign w:val="subscript"/>
          </w:rPr>
          <w:t>v</w:t>
        </w:r>
        <w:r w:rsidRPr="00FB0A4D">
          <w:rPr>
            <w:rFonts w:ascii="Arial" w:eastAsia="Times New Roman" w:hAnsi="Arial" w:cs="Arial"/>
            <w:sz w:val="24"/>
            <w:szCs w:val="24"/>
          </w:rPr>
          <w:t xml:space="preserve"> be the position of the first vertex pushed to the vector after </w:t>
        </w:r>
        <w:r w:rsidRPr="00FB0A4D">
          <w:rPr>
            <w:rFonts w:ascii="Arial" w:eastAsia="Times New Roman" w:hAnsi="Arial" w:cs="Arial"/>
            <w:sz w:val="24"/>
            <w:szCs w:val="24"/>
          </w:rPr>
          <w:lastRenderedPageBreak/>
          <w:t>leaving the subtree of vertex V (the size of the vector p in moment when we return from DFS from the vertex V). Then it is obvious that the subtree of the vertex V lies in the interval [tin</w:t>
        </w:r>
        <w:r w:rsidRPr="00FB0A4D">
          <w:rPr>
            <w:rFonts w:ascii="Arial" w:eastAsia="Times New Roman" w:hAnsi="Arial" w:cs="Arial"/>
            <w:sz w:val="18"/>
            <w:szCs w:val="18"/>
            <w:bdr w:val="none" w:sz="0" w:space="0" w:color="auto" w:frame="1"/>
            <w:vertAlign w:val="subscript"/>
          </w:rPr>
          <w:t>v</w:t>
        </w:r>
        <w:r w:rsidRPr="00FB0A4D">
          <w:rPr>
            <w:rFonts w:ascii="Arial" w:eastAsia="Times New Roman" w:hAnsi="Arial" w:cs="Arial"/>
            <w:sz w:val="24"/>
            <w:szCs w:val="24"/>
          </w:rPr>
          <w:t>, tout</w:t>
        </w:r>
        <w:r w:rsidRPr="00FB0A4D">
          <w:rPr>
            <w:rFonts w:ascii="Arial" w:eastAsia="Times New Roman" w:hAnsi="Arial" w:cs="Arial"/>
            <w:sz w:val="18"/>
            <w:szCs w:val="18"/>
            <w:bdr w:val="none" w:sz="0" w:space="0" w:color="auto" w:frame="1"/>
            <w:vertAlign w:val="subscript"/>
          </w:rPr>
          <w:t>v</w:t>
        </w:r>
        <w:r w:rsidRPr="00FB0A4D">
          <w:rPr>
            <w:rFonts w:ascii="Arial" w:eastAsia="Times New Roman" w:hAnsi="Arial" w:cs="Arial"/>
            <w:sz w:val="24"/>
            <w:szCs w:val="24"/>
          </w:rPr>
          <w:t>).</w:t>
        </w:r>
      </w:ins>
    </w:p>
    <w:p w:rsidR="00FB0A4D" w:rsidRPr="00FB0A4D" w:rsidRDefault="00FB0A4D" w:rsidP="00FB0A4D">
      <w:pPr>
        <w:bidi w:val="0"/>
        <w:spacing w:after="0" w:line="240" w:lineRule="auto"/>
        <w:textAlignment w:val="baseline"/>
        <w:rPr>
          <w:ins w:id="64" w:author="Unknown"/>
          <w:rFonts w:ascii="Arial" w:eastAsia="Times New Roman" w:hAnsi="Arial" w:cs="Arial"/>
          <w:sz w:val="24"/>
          <w:szCs w:val="24"/>
        </w:rPr>
      </w:pPr>
      <w:ins w:id="65" w:author="Unknown">
        <w:r w:rsidRPr="00FB0A4D">
          <w:rPr>
            <w:rFonts w:ascii="Arial" w:eastAsia="Times New Roman" w:hAnsi="Arial" w:cs="Arial"/>
            <w:sz w:val="24"/>
            <w:szCs w:val="24"/>
          </w:rPr>
          <w:t>So, to find the Kth node in the DFS of the subtree of node V, we will have to return the Kth node in the interval [tin</w:t>
        </w:r>
        <w:r w:rsidRPr="00FB0A4D">
          <w:rPr>
            <w:rFonts w:ascii="Arial" w:eastAsia="Times New Roman" w:hAnsi="Arial" w:cs="Arial"/>
            <w:sz w:val="18"/>
            <w:szCs w:val="18"/>
            <w:bdr w:val="none" w:sz="0" w:space="0" w:color="auto" w:frame="1"/>
            <w:vertAlign w:val="subscript"/>
          </w:rPr>
          <w:t>v</w:t>
        </w:r>
        <w:r w:rsidRPr="00FB0A4D">
          <w:rPr>
            <w:rFonts w:ascii="Arial" w:eastAsia="Times New Roman" w:hAnsi="Arial" w:cs="Arial"/>
            <w:sz w:val="24"/>
            <w:szCs w:val="24"/>
          </w:rPr>
          <w:t>, tout</w:t>
        </w:r>
        <w:r w:rsidRPr="00FB0A4D">
          <w:rPr>
            <w:rFonts w:ascii="Arial" w:eastAsia="Times New Roman" w:hAnsi="Arial" w:cs="Arial"/>
            <w:sz w:val="18"/>
            <w:szCs w:val="18"/>
            <w:bdr w:val="none" w:sz="0" w:space="0" w:color="auto" w:frame="1"/>
            <w:vertAlign w:val="subscript"/>
          </w:rPr>
          <w:t>v</w:t>
        </w:r>
        <w:r w:rsidRPr="00FB0A4D">
          <w:rPr>
            <w:rFonts w:ascii="Arial" w:eastAsia="Times New Roman" w:hAnsi="Arial" w:cs="Arial"/>
            <w:sz w:val="24"/>
            <w:szCs w:val="24"/>
          </w:rPr>
          <w:t>).</w:t>
        </w:r>
      </w:ins>
    </w:p>
    <w:p w:rsidR="00FB0A4D" w:rsidRPr="00FB0A4D" w:rsidRDefault="00FB0A4D" w:rsidP="00FB0A4D">
      <w:pPr>
        <w:bidi w:val="0"/>
        <w:spacing w:after="150" w:line="240" w:lineRule="auto"/>
        <w:textAlignment w:val="baseline"/>
        <w:rPr>
          <w:ins w:id="66" w:author="Unknown"/>
          <w:rFonts w:ascii="Arial" w:eastAsia="Times New Roman" w:hAnsi="Arial" w:cs="Arial"/>
          <w:sz w:val="24"/>
          <w:szCs w:val="24"/>
        </w:rPr>
      </w:pPr>
      <w:ins w:id="67" w:author="Unknown">
        <w:r w:rsidRPr="00FB0A4D">
          <w:rPr>
            <w:rFonts w:ascii="Arial" w:eastAsia="Times New Roman" w:hAnsi="Arial" w:cs="Arial"/>
            <w:sz w:val="24"/>
            <w:szCs w:val="24"/>
          </w:rPr>
          <w:t>Below is the implementation of the above approach:</w:t>
        </w:r>
      </w:ins>
    </w:p>
    <w:tbl>
      <w:tblPr>
        <w:tblW w:w="6780" w:type="dxa"/>
        <w:tblCellMar>
          <w:left w:w="0" w:type="dxa"/>
          <w:right w:w="0" w:type="dxa"/>
        </w:tblCellMar>
        <w:tblLook w:val="04A0" w:firstRow="1" w:lastRow="0" w:firstColumn="1" w:lastColumn="0" w:noHBand="0" w:noVBand="1"/>
      </w:tblPr>
      <w:tblGrid>
        <w:gridCol w:w="6780"/>
      </w:tblGrid>
      <w:tr w:rsidR="00FB0A4D" w:rsidRPr="00FB0A4D" w:rsidTr="00FB0A4D">
        <w:tc>
          <w:tcPr>
            <w:tcW w:w="6780" w:type="dxa"/>
            <w:vAlign w:val="center"/>
            <w:hideMark/>
          </w:tcPr>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 program to find the Kth node in the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DFS traversal of the subtree of given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vertex V in a Tree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#include &lt;bits/stdc++.h&gt;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using</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namespace</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#define N 100005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To store nodes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vector&lt;int&gt; tree[N];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To store the current index of vertex in DFS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currentIdx;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To store the starting index and ending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index of vertex in the DFS traversal array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vector&lt;int&gt; startIdx, endIdx;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To store the DFS of vertex 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vector&lt;int&gt; 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Function to add edge between two nodes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Add_edge(int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u,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v)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tree[u].push_back(v);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tree[v].push_back(u);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Initialize the vectors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intisalise()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startIdx.resize(n);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endIdx.resize(n);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p.resize(n);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Function to perform DFS of a vertex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1. stores the DFS of the vertex 1 in vector 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2. store the start index of DFS of every vertex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3. store the end index of DFS of every vertex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Dfs(int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ch,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par)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p[currentIdx] = ch;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store staring index of node ch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startIdx[ch] = currentIdx++;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for</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(auto</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c : tree[ch])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(c != par)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Dfs(c, ch);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store ending index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endIdx[ch] = currentIdx - 1;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lastRenderedPageBreak/>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Function to find the Kth node in DFS of vertex V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findNode(int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v,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k += startIdx[v] - 1;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check if kth number exits or not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(k &lt;= endIdx[v])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p[k];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tc>
      </w:tr>
    </w:tbl>
    <w:p w:rsidR="00FB0A4D" w:rsidRDefault="00FB0A4D" w:rsidP="00C578AC">
      <w:pPr>
        <w:rPr>
          <w:rFonts w:ascii="Consolas" w:eastAsia="Times New Roman" w:hAnsi="Consolas"/>
          <w:sz w:val="23"/>
          <w:szCs w:val="23"/>
          <w:rtl/>
        </w:rPr>
      </w:pPr>
    </w:p>
    <w:p w:rsidR="00FB0A4D" w:rsidRPr="00FB0A4D" w:rsidRDefault="00FB0A4D" w:rsidP="00FB0A4D">
      <w:pPr>
        <w:bidi w:val="0"/>
        <w:spacing w:after="225" w:line="240" w:lineRule="auto"/>
        <w:textAlignment w:val="baseline"/>
        <w:outlineLvl w:val="0"/>
        <w:rPr>
          <w:rFonts w:ascii="Times New Roman" w:eastAsia="Times New Roman" w:hAnsi="Times New Roman" w:cs="Times New Roman"/>
          <w:kern w:val="36"/>
          <w:sz w:val="42"/>
          <w:szCs w:val="42"/>
        </w:rPr>
      </w:pPr>
      <w:r w:rsidRPr="00FB0A4D">
        <w:rPr>
          <w:rFonts w:ascii="Times New Roman" w:eastAsia="Times New Roman" w:hAnsi="Times New Roman" w:cs="Times New Roman"/>
          <w:kern w:val="36"/>
          <w:sz w:val="42"/>
          <w:szCs w:val="42"/>
        </w:rPr>
        <w:t>How to efficiently implement k stacks in a single array?</w:t>
      </w:r>
    </w:p>
    <w:p w:rsidR="00FB0A4D" w:rsidRPr="00FB0A4D" w:rsidRDefault="00FB0A4D" w:rsidP="00FB0A4D">
      <w:pPr>
        <w:bidi w:val="0"/>
        <w:spacing w:after="0" w:line="240" w:lineRule="auto"/>
        <w:textAlignment w:val="baseline"/>
        <w:rPr>
          <w:rFonts w:ascii="Times New Roman" w:eastAsia="Times New Roman" w:hAnsi="Times New Roman" w:cs="Times New Roman"/>
          <w:sz w:val="24"/>
          <w:szCs w:val="24"/>
        </w:rPr>
      </w:pPr>
      <w:r w:rsidRPr="00FB0A4D">
        <w:rPr>
          <w:rFonts w:ascii="Times New Roman" w:eastAsia="Times New Roman" w:hAnsi="Times New Roman" w:cs="Times New Roman"/>
          <w:sz w:val="24"/>
          <w:szCs w:val="24"/>
        </w:rPr>
        <w:t>We have discussed </w:t>
      </w:r>
      <w:hyperlink r:id="rId9" w:tgtFrame="_blank" w:history="1">
        <w:r w:rsidRPr="00FB0A4D">
          <w:rPr>
            <w:rFonts w:ascii="Times New Roman" w:eastAsia="Times New Roman" w:hAnsi="Times New Roman" w:cs="Times New Roman"/>
            <w:color w:val="EC4E20"/>
            <w:sz w:val="24"/>
            <w:szCs w:val="24"/>
            <w:bdr w:val="none" w:sz="0" w:space="0" w:color="auto" w:frame="1"/>
          </w:rPr>
          <w:t>space efficient implementation of 2 stacks in a single array</w:t>
        </w:r>
      </w:hyperlink>
      <w:r w:rsidRPr="00FB0A4D">
        <w:rPr>
          <w:rFonts w:ascii="Times New Roman" w:eastAsia="Times New Roman" w:hAnsi="Times New Roman" w:cs="Times New Roman"/>
          <w:sz w:val="24"/>
          <w:szCs w:val="24"/>
        </w:rPr>
        <w:t>. In this post, a general solution for k stacks is discussed. Following is the detailed problem statement.</w:t>
      </w:r>
    </w:p>
    <w:p w:rsidR="00FB0A4D" w:rsidRPr="00FB0A4D" w:rsidRDefault="00FB0A4D" w:rsidP="00FB0A4D">
      <w:pPr>
        <w:bidi w:val="0"/>
        <w:spacing w:after="0" w:line="240" w:lineRule="auto"/>
        <w:textAlignment w:val="baseline"/>
        <w:rPr>
          <w:rFonts w:ascii="Times New Roman" w:eastAsia="Times New Roman" w:hAnsi="Times New Roman" w:cs="Times New Roman"/>
          <w:sz w:val="24"/>
          <w:szCs w:val="24"/>
        </w:rPr>
      </w:pPr>
      <w:r w:rsidRPr="00FB0A4D">
        <w:rPr>
          <w:rFonts w:ascii="Times New Roman" w:eastAsia="Times New Roman" w:hAnsi="Times New Roman" w:cs="Times New Roman"/>
          <w:i/>
          <w:iCs/>
          <w:sz w:val="24"/>
          <w:szCs w:val="24"/>
          <w:bdr w:val="none" w:sz="0" w:space="0" w:color="auto" w:frame="1"/>
        </w:rPr>
        <w:t>Create a data structure kStacks that represents k stacks. Implementation of kStacks should use only one array, i.e., k stacks should use the same array for storing elements. Following functions must be supported by kStacks.</w:t>
      </w:r>
    </w:p>
    <w:p w:rsidR="00FB0A4D" w:rsidRPr="00FB0A4D" w:rsidRDefault="00FB0A4D" w:rsidP="00FB0A4D">
      <w:pPr>
        <w:bidi w:val="0"/>
        <w:spacing w:after="0" w:line="240" w:lineRule="auto"/>
        <w:textAlignment w:val="baseline"/>
        <w:rPr>
          <w:rFonts w:ascii="Times New Roman" w:eastAsia="Times New Roman" w:hAnsi="Times New Roman" w:cs="Times New Roman"/>
          <w:sz w:val="24"/>
          <w:szCs w:val="24"/>
        </w:rPr>
      </w:pPr>
      <w:r w:rsidRPr="00FB0A4D">
        <w:rPr>
          <w:rFonts w:ascii="Times New Roman" w:eastAsia="Times New Roman" w:hAnsi="Times New Roman" w:cs="Times New Roman"/>
          <w:i/>
          <w:iCs/>
          <w:sz w:val="24"/>
          <w:szCs w:val="24"/>
          <w:bdr w:val="none" w:sz="0" w:space="0" w:color="auto" w:frame="1"/>
        </w:rPr>
        <w:t>push(int x, int sn) –&gt; pushes x to stack number ‘sn’ where sn is from 0 to k-1</w:t>
      </w:r>
      <w:r w:rsidRPr="00FB0A4D">
        <w:rPr>
          <w:rFonts w:ascii="Times New Roman" w:eastAsia="Times New Roman" w:hAnsi="Times New Roman" w:cs="Times New Roman"/>
          <w:i/>
          <w:iCs/>
          <w:sz w:val="24"/>
          <w:szCs w:val="24"/>
          <w:bdr w:val="none" w:sz="0" w:space="0" w:color="auto" w:frame="1"/>
        </w:rPr>
        <w:br/>
        <w:t>pop(int sn) –&gt; pops an element from stack number ‘sn’ where sn is from 0 to k-1</w:t>
      </w:r>
    </w:p>
    <w:p w:rsidR="00FB0A4D" w:rsidRPr="00FB0A4D" w:rsidRDefault="00FB0A4D" w:rsidP="00FB0A4D">
      <w:pPr>
        <w:bidi w:val="0"/>
        <w:spacing w:after="0" w:line="285" w:lineRule="atLeast"/>
        <w:textAlignment w:val="baseline"/>
        <w:rPr>
          <w:ins w:id="68" w:author="Unknown"/>
          <w:rFonts w:ascii="Times New Roman" w:eastAsia="Times New Roman" w:hAnsi="Times New Roman" w:cs="Times New Roman"/>
          <w:sz w:val="24"/>
          <w:szCs w:val="24"/>
        </w:rPr>
      </w:pPr>
      <w:ins w:id="69" w:author="Unknown">
        <w:r w:rsidRPr="00FB0A4D">
          <w:rPr>
            <w:rFonts w:ascii="Times New Roman" w:eastAsia="Times New Roman" w:hAnsi="Times New Roman" w:cs="Times New Roman"/>
            <w:sz w:val="24"/>
            <w:szCs w:val="24"/>
          </w:rPr>
          <w:br/>
        </w:r>
      </w:ins>
    </w:p>
    <w:p w:rsidR="00FB0A4D" w:rsidRPr="00FB0A4D" w:rsidRDefault="00FB0A4D" w:rsidP="00FB0A4D">
      <w:pPr>
        <w:bidi w:val="0"/>
        <w:spacing w:after="0" w:line="240" w:lineRule="auto"/>
        <w:textAlignment w:val="baseline"/>
        <w:rPr>
          <w:ins w:id="70" w:author="Unknown"/>
          <w:rFonts w:ascii="Times New Roman" w:eastAsia="Times New Roman" w:hAnsi="Times New Roman" w:cs="Times New Roman"/>
          <w:sz w:val="24"/>
          <w:szCs w:val="24"/>
        </w:rPr>
      </w:pPr>
      <w:ins w:id="71" w:author="Unknown">
        <w:r w:rsidRPr="00FB0A4D">
          <w:rPr>
            <w:rFonts w:ascii="Times New Roman" w:eastAsia="Times New Roman" w:hAnsi="Times New Roman" w:cs="Times New Roman"/>
            <w:b/>
            <w:bCs/>
            <w:sz w:val="24"/>
            <w:szCs w:val="24"/>
            <w:bdr w:val="none" w:sz="0" w:space="0" w:color="auto" w:frame="1"/>
          </w:rPr>
          <w:t>Method 1 (Divide the array in slots of size n/k) </w:t>
        </w:r>
        <w:r w:rsidRPr="00FB0A4D">
          <w:rPr>
            <w:rFonts w:ascii="Times New Roman" w:eastAsia="Times New Roman" w:hAnsi="Times New Roman" w:cs="Times New Roman"/>
            <w:sz w:val="24"/>
            <w:szCs w:val="24"/>
          </w:rPr>
          <w:br/>
          <w:t>A simple way to implement k stacks is to divide the array in k slots of size n/k each, and fix the slots for different stacks, i.e., use arr[0] to arr[n/k-1] for first stack, and arr[n/k] to arr[2n/k-1] for stack2 where arr[] is the array to be used to implement two stacks and size of array be n.</w:t>
        </w:r>
      </w:ins>
    </w:p>
    <w:p w:rsidR="00FB0A4D" w:rsidRPr="00FB0A4D" w:rsidRDefault="00FB0A4D" w:rsidP="00FB0A4D">
      <w:pPr>
        <w:bidi w:val="0"/>
        <w:spacing w:after="150" w:line="240" w:lineRule="auto"/>
        <w:textAlignment w:val="baseline"/>
        <w:rPr>
          <w:ins w:id="72" w:author="Unknown"/>
          <w:rFonts w:ascii="Times New Roman" w:eastAsia="Times New Roman" w:hAnsi="Times New Roman" w:cs="Times New Roman"/>
          <w:sz w:val="24"/>
          <w:szCs w:val="24"/>
        </w:rPr>
      </w:pPr>
      <w:ins w:id="73" w:author="Unknown">
        <w:r w:rsidRPr="00FB0A4D">
          <w:rPr>
            <w:rFonts w:ascii="Times New Roman" w:eastAsia="Times New Roman" w:hAnsi="Times New Roman" w:cs="Times New Roman"/>
            <w:sz w:val="24"/>
            <w:szCs w:val="24"/>
          </w:rPr>
          <w:t>The problem with this method is inefficient use of array space. A stack push operation may result in stack overflow even if there is space available in arr[]. For example, say the k is 2 and array size (n) is 6 and we push 3 elements to first and do not push anything to second second stack. When we push 4th element to first, there will be overflow even if we have space for 3 more elements in array.</w:t>
        </w:r>
      </w:ins>
    </w:p>
    <w:p w:rsidR="00FB0A4D" w:rsidRPr="00FB0A4D" w:rsidRDefault="00FB0A4D" w:rsidP="00FB0A4D">
      <w:pPr>
        <w:bidi w:val="0"/>
        <w:spacing w:after="0" w:line="240" w:lineRule="auto"/>
        <w:textAlignment w:val="baseline"/>
        <w:rPr>
          <w:ins w:id="74" w:author="Unknown"/>
          <w:rFonts w:ascii="Times New Roman" w:eastAsia="Times New Roman" w:hAnsi="Times New Roman" w:cs="Times New Roman"/>
          <w:sz w:val="24"/>
          <w:szCs w:val="24"/>
        </w:rPr>
      </w:pPr>
      <w:ins w:id="75" w:author="Unknown">
        <w:r w:rsidRPr="00FB0A4D">
          <w:rPr>
            <w:rFonts w:ascii="Times New Roman" w:eastAsia="Times New Roman" w:hAnsi="Times New Roman" w:cs="Times New Roman"/>
            <w:b/>
            <w:bCs/>
            <w:sz w:val="24"/>
            <w:szCs w:val="24"/>
            <w:bdr w:val="none" w:sz="0" w:space="0" w:color="auto" w:frame="1"/>
          </w:rPr>
          <w:t>Method 2 (A space efficient implementation)</w:t>
        </w:r>
        <w:r w:rsidRPr="00FB0A4D">
          <w:rPr>
            <w:rFonts w:ascii="Times New Roman" w:eastAsia="Times New Roman" w:hAnsi="Times New Roman" w:cs="Times New Roman"/>
            <w:sz w:val="24"/>
            <w:szCs w:val="24"/>
          </w:rPr>
          <w:br/>
          <w:t>The idea is to use two extra arrays for efficient implementation of k stacks in an array. This may not make much sense for integer stacks, but stack items can be large for example stacks of employees, students, etc where every item is of hundreds of bytes. For such large stacks, the extra space used is comparatively very less as we use two </w:t>
        </w:r>
        <w:r w:rsidRPr="00FB0A4D">
          <w:rPr>
            <w:rFonts w:ascii="Times New Roman" w:eastAsia="Times New Roman" w:hAnsi="Times New Roman" w:cs="Times New Roman"/>
            <w:i/>
            <w:iCs/>
            <w:sz w:val="24"/>
            <w:szCs w:val="24"/>
            <w:bdr w:val="none" w:sz="0" w:space="0" w:color="auto" w:frame="1"/>
          </w:rPr>
          <w:t>integer </w:t>
        </w:r>
        <w:r w:rsidRPr="00FB0A4D">
          <w:rPr>
            <w:rFonts w:ascii="Times New Roman" w:eastAsia="Times New Roman" w:hAnsi="Times New Roman" w:cs="Times New Roman"/>
            <w:sz w:val="24"/>
            <w:szCs w:val="24"/>
          </w:rPr>
          <w:t>arrays as extra space.</w:t>
        </w:r>
      </w:ins>
    </w:p>
    <w:p w:rsidR="00FB0A4D" w:rsidRPr="00FB0A4D" w:rsidRDefault="00FB0A4D" w:rsidP="00FB0A4D">
      <w:pPr>
        <w:bidi w:val="0"/>
        <w:spacing w:after="0" w:line="240" w:lineRule="auto"/>
        <w:textAlignment w:val="baseline"/>
        <w:rPr>
          <w:ins w:id="76" w:author="Unknown"/>
          <w:rFonts w:ascii="Times New Roman" w:eastAsia="Times New Roman" w:hAnsi="Times New Roman" w:cs="Times New Roman"/>
          <w:sz w:val="24"/>
          <w:szCs w:val="24"/>
        </w:rPr>
      </w:pPr>
      <w:ins w:id="77" w:author="Unknown">
        <w:r w:rsidRPr="00FB0A4D">
          <w:rPr>
            <w:rFonts w:ascii="Times New Roman" w:eastAsia="Times New Roman" w:hAnsi="Times New Roman" w:cs="Times New Roman"/>
            <w:sz w:val="24"/>
            <w:szCs w:val="24"/>
          </w:rPr>
          <w:t>Following are the two extra arrays are used:</w:t>
        </w:r>
        <w:r w:rsidRPr="00FB0A4D">
          <w:rPr>
            <w:rFonts w:ascii="Times New Roman" w:eastAsia="Times New Roman" w:hAnsi="Times New Roman" w:cs="Times New Roman"/>
            <w:sz w:val="24"/>
            <w:szCs w:val="24"/>
          </w:rPr>
          <w:br/>
        </w:r>
        <w:r w:rsidRPr="00FB0A4D">
          <w:rPr>
            <w:rFonts w:ascii="Times New Roman" w:eastAsia="Times New Roman" w:hAnsi="Times New Roman" w:cs="Times New Roman"/>
            <w:b/>
            <w:bCs/>
            <w:i/>
            <w:iCs/>
            <w:sz w:val="24"/>
            <w:szCs w:val="24"/>
            <w:bdr w:val="none" w:sz="0" w:space="0" w:color="auto" w:frame="1"/>
          </w:rPr>
          <w:t>1) top[]:</w:t>
        </w:r>
        <w:r w:rsidRPr="00FB0A4D">
          <w:rPr>
            <w:rFonts w:ascii="Times New Roman" w:eastAsia="Times New Roman" w:hAnsi="Times New Roman" w:cs="Times New Roman"/>
            <w:b/>
            <w:bCs/>
            <w:sz w:val="24"/>
            <w:szCs w:val="24"/>
            <w:bdr w:val="none" w:sz="0" w:space="0" w:color="auto" w:frame="1"/>
          </w:rPr>
          <w:t> </w:t>
        </w:r>
        <w:r w:rsidRPr="00FB0A4D">
          <w:rPr>
            <w:rFonts w:ascii="Times New Roman" w:eastAsia="Times New Roman" w:hAnsi="Times New Roman" w:cs="Times New Roman"/>
            <w:sz w:val="24"/>
            <w:szCs w:val="24"/>
          </w:rPr>
          <w:t>This is of size k and stores indexes of top elements in all stacks.</w:t>
        </w:r>
        <w:r w:rsidRPr="00FB0A4D">
          <w:rPr>
            <w:rFonts w:ascii="Times New Roman" w:eastAsia="Times New Roman" w:hAnsi="Times New Roman" w:cs="Times New Roman"/>
            <w:sz w:val="24"/>
            <w:szCs w:val="24"/>
          </w:rPr>
          <w:br/>
        </w:r>
        <w:r w:rsidRPr="00FB0A4D">
          <w:rPr>
            <w:rFonts w:ascii="Times New Roman" w:eastAsia="Times New Roman" w:hAnsi="Times New Roman" w:cs="Times New Roman"/>
            <w:b/>
            <w:bCs/>
            <w:i/>
            <w:iCs/>
            <w:sz w:val="24"/>
            <w:szCs w:val="24"/>
            <w:bdr w:val="none" w:sz="0" w:space="0" w:color="auto" w:frame="1"/>
          </w:rPr>
          <w:t>2) next[]:</w:t>
        </w:r>
        <w:r w:rsidRPr="00FB0A4D">
          <w:rPr>
            <w:rFonts w:ascii="Times New Roman" w:eastAsia="Times New Roman" w:hAnsi="Times New Roman" w:cs="Times New Roman"/>
            <w:sz w:val="24"/>
            <w:szCs w:val="24"/>
          </w:rPr>
          <w:t> This is of size n and stores indexes of next item for the items in array arr[]. Here arr[] is actual array that stores k stacks.</w:t>
        </w:r>
        <w:r w:rsidRPr="00FB0A4D">
          <w:rPr>
            <w:rFonts w:ascii="Times New Roman" w:eastAsia="Times New Roman" w:hAnsi="Times New Roman" w:cs="Times New Roman"/>
            <w:sz w:val="24"/>
            <w:szCs w:val="24"/>
          </w:rPr>
          <w:br/>
          <w:t>Together with k stacks, a stack of free slots in arr[] is also maintained. The top of this stack is stored in a variable ‘free’.</w:t>
        </w:r>
      </w:ins>
    </w:p>
    <w:p w:rsidR="00FB0A4D" w:rsidRPr="00FB0A4D" w:rsidRDefault="00FB0A4D" w:rsidP="00FB0A4D">
      <w:pPr>
        <w:bidi w:val="0"/>
        <w:spacing w:after="150" w:line="240" w:lineRule="auto"/>
        <w:textAlignment w:val="baseline"/>
        <w:rPr>
          <w:ins w:id="78" w:author="Unknown"/>
          <w:rFonts w:ascii="Times New Roman" w:eastAsia="Times New Roman" w:hAnsi="Times New Roman" w:cs="Times New Roman"/>
          <w:sz w:val="24"/>
          <w:szCs w:val="24"/>
        </w:rPr>
      </w:pPr>
      <w:ins w:id="79" w:author="Unknown">
        <w:r w:rsidRPr="00FB0A4D">
          <w:rPr>
            <w:rFonts w:ascii="Times New Roman" w:eastAsia="Times New Roman" w:hAnsi="Times New Roman" w:cs="Times New Roman"/>
            <w:sz w:val="24"/>
            <w:szCs w:val="24"/>
          </w:rPr>
          <w:t>All entries in top[] are initialized as -1 to indicate that all stacks are empty. All entries next[i] are initialized as i+1 because all slots are free initially and pointing to next slot. Top of free stack, ‘free’ is initialized as 0.</w:t>
        </w:r>
      </w:ins>
    </w:p>
    <w:p w:rsidR="00FB0A4D" w:rsidRPr="00FB0A4D" w:rsidRDefault="00FB0A4D" w:rsidP="00FB0A4D">
      <w:pPr>
        <w:shd w:val="clear" w:color="auto" w:fill="FFFFFF"/>
        <w:bidi w:val="0"/>
        <w:spacing w:line="285" w:lineRule="atLeast"/>
        <w:textAlignment w:val="baseline"/>
        <w:rPr>
          <w:ins w:id="80" w:author="Unknown"/>
          <w:rFonts w:ascii="Times New Roman" w:eastAsia="Times New Roman" w:hAnsi="Times New Roman" w:cs="Times New Roman"/>
          <w:sz w:val="24"/>
          <w:szCs w:val="24"/>
        </w:rPr>
      </w:pPr>
    </w:p>
    <w:tbl>
      <w:tblPr>
        <w:tblW w:w="10470" w:type="dxa"/>
        <w:tblCellMar>
          <w:left w:w="0" w:type="dxa"/>
          <w:right w:w="0" w:type="dxa"/>
        </w:tblCellMar>
        <w:tblLook w:val="04A0" w:firstRow="1" w:lastRow="0" w:firstColumn="1" w:lastColumn="0" w:noHBand="0" w:noVBand="1"/>
      </w:tblPr>
      <w:tblGrid>
        <w:gridCol w:w="10470"/>
      </w:tblGrid>
      <w:tr w:rsidR="00FB0A4D" w:rsidRPr="00FB0A4D" w:rsidTr="00FB0A4D">
        <w:tc>
          <w:tcPr>
            <w:tcW w:w="10470" w:type="dxa"/>
            <w:vAlign w:val="center"/>
            <w:hideMark/>
          </w:tcPr>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A C++ program to demonstrate implementation of k stacks in a single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array in time and space efficient way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#include&lt;bits/stdc++.h&gt;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using</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namespace</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std;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lastRenderedPageBreak/>
              <w:t xml:space="preserve">// A C++ class to represent k stacks in a single array of size 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class</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kStacks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*arr;   // Array of size n to store actual content to be stored in stacks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*top;   // Array of size k to store indexes of top elements of stacks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*next;  // Array of size n to store next entry in all stacks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and free list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n, k;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free; // To store beginning index of free list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public: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//constructor to create k stacks in an array of size 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kStacks(int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k,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A utility function to check if there is space available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bool</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isFull()   {  return</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(free</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 -1);  }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To push an item in stack number 'sn' where sn is from 0 to k-1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void</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push(int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item,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To pop an from stack number 'sn' where sn is from 0 to k-1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pop(int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To check whether stack number 'sn' is empty or not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bool</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isEmpty(int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sn)  {  return</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(top[sn] == -1); }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//constructor to create k stacks in an array of size 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kStacks::kStacks(int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k1,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n1)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Initialize n and k, and allocate memory for all arrays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k = k1, n = n1;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arr = new</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int[n];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top = new</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int[k];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next = new</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int[n];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Initialize all stacks as empty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for</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 = 0; i &lt; k; i++)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top[i] = -1;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Initialize all spaces as free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free</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 0;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for</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i=0; i&lt;n-1; i++)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next[i] = i+1;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next[n-1] = -1;  // -1 is used to indicate end of free list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To push an item in stack number 'sn' where sn is from 0 to k-1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void</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kStacks::push(int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item,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Overflow check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if</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(isFull())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cout &lt;&lt; "\nStack Overflow\n";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return;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 = free;      // Store index of first free slot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Update index of free slot to index of next slot in free list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free</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 next[i];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Update next of top and then top for stack number 'sn'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lastRenderedPageBreak/>
              <w:t xml:space="preserve">    next[i] = top[sn];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top[sn] = i;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Put the item in array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arr[i] = item;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To pop an from stack number 'sn' where sn is from 0 to k-1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kStacks::pop(int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Underflow check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if</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(isEmpty(sn))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cout &lt;&lt; "\nStack Underflow\n";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return</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INT_MAX;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Find index of top item in stack number 'sn'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int</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i = top[sn];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top[sn] = next[i];  // Change top to store next of previous top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Attach the previous top to the beginning of free list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next[i] = free;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free</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 i;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 Return the previous top item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return</w:t>
            </w:r>
            <w:r w:rsidRPr="00FB0A4D">
              <w:rPr>
                <w:rFonts w:ascii="Consolas" w:eastAsia="Times New Roman" w:hAnsi="Consolas" w:cs="Consolas"/>
                <w:sz w:val="24"/>
                <w:szCs w:val="24"/>
              </w:rPr>
              <w:t xml:space="preserve"> </w:t>
            </w:r>
            <w:r w:rsidRPr="00FB0A4D">
              <w:rPr>
                <w:rFonts w:ascii="Courier New" w:eastAsia="Times New Roman" w:hAnsi="Courier New" w:cs="Courier New"/>
                <w:sz w:val="20"/>
                <w:szCs w:val="20"/>
              </w:rPr>
              <w:t xml:space="preserve">arr[i];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Consolas" w:eastAsia="Times New Roman" w:hAnsi="Consolas" w:cs="Consolas"/>
                <w:sz w:val="24"/>
                <w:szCs w:val="24"/>
              </w:rPr>
            </w:pPr>
            <w:r w:rsidRPr="00FB0A4D">
              <w:rPr>
                <w:rFonts w:ascii="Courier New" w:eastAsia="Times New Roman" w:hAnsi="Courier New" w:cs="Courier New"/>
                <w:sz w:val="20"/>
                <w:szCs w:val="20"/>
              </w:rPr>
              <w:t> </w:t>
            </w:r>
            <w:r w:rsidRPr="00FB0A4D">
              <w:rPr>
                <w:rFonts w:ascii="Consolas" w:eastAsia="Times New Roman" w:hAnsi="Consolas" w:cs="Consolas"/>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p>
        </w:tc>
      </w:tr>
    </w:tbl>
    <w:p w:rsidR="00FB0A4D" w:rsidRPr="00FB0A4D" w:rsidRDefault="00FB0A4D" w:rsidP="00C578AC">
      <w:pPr>
        <w:rPr>
          <w:rFonts w:ascii="Consolas" w:eastAsia="Times New Roman" w:hAnsi="Consolas"/>
          <w:sz w:val="23"/>
          <w:szCs w:val="23"/>
          <w:rtl/>
        </w:rPr>
      </w:pPr>
    </w:p>
    <w:p w:rsidR="00FB0A4D" w:rsidRPr="00FB0A4D" w:rsidRDefault="00FB0A4D" w:rsidP="00FB0A4D">
      <w:pPr>
        <w:bidi w:val="0"/>
        <w:spacing w:after="225" w:line="240" w:lineRule="auto"/>
        <w:textAlignment w:val="baseline"/>
        <w:outlineLvl w:val="0"/>
        <w:rPr>
          <w:rFonts w:ascii="Times New Roman" w:eastAsia="Times New Roman" w:hAnsi="Times New Roman" w:cs="Times New Roman"/>
          <w:kern w:val="36"/>
          <w:sz w:val="42"/>
          <w:szCs w:val="42"/>
        </w:rPr>
      </w:pPr>
      <w:r w:rsidRPr="00FB0A4D">
        <w:rPr>
          <w:rFonts w:ascii="Times New Roman" w:eastAsia="Times New Roman" w:hAnsi="Times New Roman" w:cs="Times New Roman"/>
          <w:kern w:val="36"/>
          <w:sz w:val="42"/>
          <w:szCs w:val="42"/>
        </w:rPr>
        <w:t>Implement a stack using single queue</w:t>
      </w:r>
    </w:p>
    <w:p w:rsidR="00FB0A4D" w:rsidRPr="00FB0A4D" w:rsidRDefault="00FB0A4D" w:rsidP="00FB0A4D">
      <w:pPr>
        <w:bidi w:val="0"/>
        <w:spacing w:after="15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We are given queue data structure, the task is to implement stack using only given queue data structure.</w:t>
      </w:r>
    </w:p>
    <w:p w:rsidR="00FB0A4D" w:rsidRPr="00FB0A4D" w:rsidRDefault="00FB0A4D" w:rsidP="00FB0A4D">
      <w:pPr>
        <w:bidi w:val="0"/>
        <w:spacing w:after="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We have discussed </w:t>
      </w:r>
      <w:hyperlink r:id="rId10" w:history="1">
        <w:r w:rsidRPr="00FB0A4D">
          <w:rPr>
            <w:rFonts w:ascii="Arial" w:eastAsia="Times New Roman" w:hAnsi="Arial" w:cs="Arial"/>
            <w:color w:val="EC4E20"/>
            <w:sz w:val="24"/>
            <w:szCs w:val="24"/>
            <w:u w:val="single"/>
            <w:bdr w:val="none" w:sz="0" w:space="0" w:color="auto" w:frame="1"/>
          </w:rPr>
          <w:t>a solution that uses two queues</w:t>
        </w:r>
      </w:hyperlink>
      <w:r w:rsidRPr="00FB0A4D">
        <w:rPr>
          <w:rFonts w:ascii="Arial" w:eastAsia="Times New Roman" w:hAnsi="Arial" w:cs="Arial"/>
          <w:sz w:val="24"/>
          <w:szCs w:val="24"/>
        </w:rPr>
        <w:t>. In this article, a new solution is discussed that uses only one queue. This solution assumes that we can find size of queue at any point. The idea is to keep newly inserted element always at rear of queue, keeping order of previous elements same. Below are complete steps.</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 is the element to be pushed and s is stack</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b/>
          <w:bCs/>
          <w:sz w:val="23"/>
          <w:szCs w:val="23"/>
          <w:bdr w:val="none" w:sz="0" w:space="0" w:color="auto" w:frame="1"/>
        </w:rPr>
        <w:t xml:space="preserve">push(s, x)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1) Let size of q be s.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1) Enqueue x to q</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2) One by one Dequeue s items from queue and enqueue them.</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Removes an item from stack</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b/>
          <w:bCs/>
          <w:sz w:val="23"/>
          <w:szCs w:val="23"/>
          <w:bdr w:val="none" w:sz="0" w:space="0" w:color="auto" w:frame="1"/>
        </w:rPr>
        <w:t>pop(s)</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1) Dequeue an item from q</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FB0A4D" w:rsidRPr="00FB0A4D" w:rsidRDefault="009E6733" w:rsidP="00FB0A4D">
      <w:pPr>
        <w:bidi w:val="0"/>
        <w:spacing w:after="0" w:line="240" w:lineRule="auto"/>
        <w:jc w:val="both"/>
        <w:textAlignment w:val="baseline"/>
        <w:outlineLvl w:val="1"/>
        <w:rPr>
          <w:rFonts w:ascii="Arial" w:eastAsia="Times New Roman" w:hAnsi="Arial" w:cs="Arial"/>
          <w:b/>
          <w:bCs/>
          <w:sz w:val="27"/>
          <w:szCs w:val="27"/>
        </w:rPr>
      </w:pPr>
      <w:hyperlink r:id="rId11" w:history="1">
        <w:r w:rsidR="00FB0A4D" w:rsidRPr="00FB0A4D">
          <w:rPr>
            <w:rFonts w:ascii="Arial" w:eastAsia="Times New Roman" w:hAnsi="Arial" w:cs="Arial"/>
            <w:b/>
            <w:bCs/>
            <w:color w:val="EC4E20"/>
            <w:sz w:val="27"/>
            <w:szCs w:val="27"/>
            <w:u w:val="single"/>
            <w:bdr w:val="none" w:sz="0" w:space="0" w:color="auto" w:frame="1"/>
          </w:rPr>
          <w:t>.</w:t>
        </w:r>
      </w:hyperlink>
    </w:p>
    <w:p w:rsidR="00FB0A4D" w:rsidRPr="00FB0A4D" w:rsidRDefault="00FB0A4D" w:rsidP="00FB0A4D">
      <w:pPr>
        <w:bidi w:val="0"/>
        <w:spacing w:after="15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Below is implementation of the idea.</w:t>
      </w:r>
    </w:p>
    <w:p w:rsidR="00FB0A4D" w:rsidRPr="00FB0A4D" w:rsidRDefault="00FB0A4D" w:rsidP="00FB0A4D">
      <w:pPr>
        <w:bidi w:val="0"/>
        <w:spacing w:after="0" w:line="285" w:lineRule="atLeast"/>
        <w:jc w:val="both"/>
        <w:textAlignment w:val="baseline"/>
        <w:rPr>
          <w:ins w:id="81" w:author="Unknown"/>
          <w:rFonts w:ascii="Arial" w:eastAsia="Times New Roman" w:hAnsi="Arial" w:cs="Arial"/>
          <w:sz w:val="24"/>
          <w:szCs w:val="24"/>
        </w:rPr>
      </w:pPr>
      <w:ins w:id="82" w:author="Unknown">
        <w:r w:rsidRPr="00FB0A4D">
          <w:rPr>
            <w:rFonts w:ascii="Arial" w:eastAsia="Times New Roman" w:hAnsi="Arial" w:cs="Arial"/>
            <w:sz w:val="24"/>
            <w:szCs w:val="24"/>
          </w:rPr>
          <w:lastRenderedPageBreak/>
          <w:br/>
        </w:r>
      </w:ins>
    </w:p>
    <w:tbl>
      <w:tblPr>
        <w:tblW w:w="6270" w:type="dxa"/>
        <w:tblCellMar>
          <w:left w:w="0" w:type="dxa"/>
          <w:right w:w="0" w:type="dxa"/>
        </w:tblCellMar>
        <w:tblLook w:val="04A0" w:firstRow="1" w:lastRow="0" w:firstColumn="1" w:lastColumn="0" w:noHBand="0" w:noVBand="1"/>
      </w:tblPr>
      <w:tblGrid>
        <w:gridCol w:w="6270"/>
      </w:tblGrid>
      <w:tr w:rsidR="00FB0A4D" w:rsidRPr="00FB0A4D" w:rsidTr="00FB0A4D">
        <w:tc>
          <w:tcPr>
            <w:tcW w:w="6270" w:type="dxa"/>
            <w:vAlign w:val="center"/>
            <w:hideMark/>
          </w:tcPr>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 program to implement a stack using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single queue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#include&lt;bits/stdc++.h&gt;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using</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namespace</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User defined stack that uses a queue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class</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Stack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queue&lt;int&gt;q;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public: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push(int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val);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top();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bool</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empty();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Push operation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Stack::push(int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val)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Get previous size of queue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 = q.size();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Push current element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q.push(val);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Pop (or Dequeue) all previous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elements and put them after current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element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for</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i=0; i&lt;s; i++)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this will add front element into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rear of queue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q.push(q.front());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this will delete front element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q.pop();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Removes the top element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void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Stack::pop()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(q.empty())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cout &lt;&lt; "No elements\n";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else</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q.pop();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Returns top of stack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Stack::top()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(q.empty())? -1 : q.front();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Returns true if Stack is empty else false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bool</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Stack::empty()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(q.empty());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lastRenderedPageBreak/>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Driver code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int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main()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Stack 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s.push(10);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s.push(20);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cout &lt;&lt; s.top() &lt;&lt; endl;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s.push(30);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cout &lt;&lt; s.top() &lt;&lt; endl;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return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w:t>
            </w:r>
          </w:p>
        </w:tc>
      </w:tr>
    </w:tbl>
    <w:p w:rsidR="00FB0A4D" w:rsidRPr="00FB0A4D" w:rsidRDefault="00FB0A4D" w:rsidP="00FB0A4D">
      <w:pPr>
        <w:bidi w:val="0"/>
        <w:spacing w:after="0" w:line="285" w:lineRule="atLeast"/>
        <w:jc w:val="both"/>
        <w:textAlignment w:val="baseline"/>
        <w:rPr>
          <w:ins w:id="83" w:author="Unknown"/>
          <w:rFonts w:ascii="Arial" w:eastAsia="Times New Roman" w:hAnsi="Arial" w:cs="Arial"/>
          <w:sz w:val="24"/>
          <w:szCs w:val="24"/>
        </w:rPr>
      </w:pPr>
      <w:ins w:id="84" w:author="Unknown">
        <w:r w:rsidRPr="00FB0A4D">
          <w:rPr>
            <w:rFonts w:ascii="Arial" w:eastAsia="Times New Roman" w:hAnsi="Arial" w:cs="Arial"/>
            <w:sz w:val="24"/>
            <w:szCs w:val="24"/>
          </w:rPr>
          <w:lastRenderedPageBreak/>
          <w:br/>
        </w:r>
        <w:r w:rsidRPr="00FB0A4D">
          <w:rPr>
            <w:rFonts w:ascii="Arial" w:eastAsia="Times New Roman" w:hAnsi="Arial" w:cs="Arial"/>
            <w:b/>
            <w:bCs/>
            <w:sz w:val="24"/>
            <w:szCs w:val="24"/>
            <w:bdr w:val="none" w:sz="0" w:space="0" w:color="auto" w:frame="1"/>
          </w:rPr>
          <w:t>Output :</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85" w:author="Unknown"/>
          <w:rFonts w:ascii="Consolas" w:eastAsia="Times New Roman" w:hAnsi="Consolas" w:cs="Consolas"/>
          <w:sz w:val="23"/>
          <w:szCs w:val="23"/>
        </w:rPr>
      </w:pPr>
      <w:ins w:id="86" w:author="Unknown">
        <w:r w:rsidRPr="00FB0A4D">
          <w:rPr>
            <w:rFonts w:ascii="Consolas" w:eastAsia="Times New Roman" w:hAnsi="Consolas" w:cs="Consolas"/>
            <w:sz w:val="23"/>
            <w:szCs w:val="23"/>
          </w:rPr>
          <w:t>20</w:t>
        </w:r>
      </w:ins>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87" w:author="Unknown"/>
          <w:rFonts w:ascii="Consolas" w:eastAsia="Times New Roman" w:hAnsi="Consolas" w:cs="Consolas"/>
          <w:sz w:val="23"/>
          <w:szCs w:val="23"/>
        </w:rPr>
      </w:pPr>
      <w:ins w:id="88" w:author="Unknown">
        <w:r w:rsidRPr="00FB0A4D">
          <w:rPr>
            <w:rFonts w:ascii="Consolas" w:eastAsia="Times New Roman" w:hAnsi="Consolas" w:cs="Consolas"/>
            <w:sz w:val="23"/>
            <w:szCs w:val="23"/>
          </w:rPr>
          <w:t>10</w:t>
        </w:r>
      </w:ins>
    </w:p>
    <w:p w:rsidR="00FB0A4D" w:rsidRPr="00FB0A4D" w:rsidRDefault="00FB0A4D" w:rsidP="00FB0A4D">
      <w:pPr>
        <w:bidi w:val="0"/>
        <w:spacing w:after="0" w:line="240" w:lineRule="auto"/>
        <w:textAlignment w:val="baseline"/>
        <w:rPr>
          <w:ins w:id="89" w:author="Unknown"/>
          <w:rFonts w:ascii="Arial" w:eastAsia="Times New Roman" w:hAnsi="Arial" w:cs="Arial"/>
          <w:sz w:val="24"/>
          <w:szCs w:val="24"/>
        </w:rPr>
      </w:pPr>
      <w:ins w:id="90" w:author="Unknown">
        <w:r w:rsidRPr="00FB0A4D">
          <w:rPr>
            <w:rFonts w:ascii="Arial" w:eastAsia="Times New Roman" w:hAnsi="Arial" w:cs="Arial"/>
            <w:sz w:val="24"/>
            <w:szCs w:val="24"/>
          </w:rPr>
          <w:t>This article is contributed by </w:t>
        </w:r>
        <w:r w:rsidRPr="00FB0A4D">
          <w:rPr>
            <w:rFonts w:ascii="Arial" w:eastAsia="Times New Roman" w:hAnsi="Arial" w:cs="Arial"/>
            <w:b/>
            <w:bCs/>
            <w:sz w:val="24"/>
            <w:szCs w:val="24"/>
            <w:bdr w:val="none" w:sz="0" w:space="0" w:color="auto" w:frame="1"/>
          </w:rPr>
          <w:t>Manu Agrawal</w:t>
        </w:r>
        <w:r w:rsidRPr="00FB0A4D">
          <w:rPr>
            <w:rFonts w:ascii="Arial" w:eastAsia="Times New Roman" w:hAnsi="Arial" w:cs="Arial"/>
            <w:sz w:val="24"/>
            <w:szCs w:val="24"/>
          </w:rPr>
          <w:t>. If you like GeeksforGeeks and would like to contribute, you can also write an article and mail your article to contribute@geeksforgeeks.org. See your article appearing on the GeeksforGeeks main page and help other Geeks.</w:t>
        </w:r>
      </w:ins>
    </w:p>
    <w:p w:rsidR="00FB0A4D" w:rsidRPr="00FB0A4D" w:rsidRDefault="00FB0A4D" w:rsidP="00FB0A4D">
      <w:pPr>
        <w:bidi w:val="0"/>
        <w:spacing w:after="150" w:line="240" w:lineRule="auto"/>
        <w:textAlignment w:val="baseline"/>
        <w:rPr>
          <w:ins w:id="91" w:author="Unknown"/>
          <w:rFonts w:ascii="Arial" w:eastAsia="Times New Roman" w:hAnsi="Arial" w:cs="Arial"/>
          <w:sz w:val="24"/>
          <w:szCs w:val="24"/>
        </w:rPr>
      </w:pPr>
      <w:ins w:id="92" w:author="Unknown">
        <w:r w:rsidRPr="00FB0A4D">
          <w:rPr>
            <w:rFonts w:ascii="Arial" w:eastAsia="Times New Roman" w:hAnsi="Arial" w:cs="Arial"/>
            <w:sz w:val="24"/>
            <w:szCs w:val="24"/>
          </w:rPr>
          <w:t>Please write comments if you find anything incorrect, or you want to share more information about the topic discussed above.</w:t>
        </w:r>
      </w:ins>
    </w:p>
    <w:p w:rsidR="00FB0A4D" w:rsidRPr="00FB0A4D" w:rsidRDefault="00FB0A4D" w:rsidP="00FB0A4D">
      <w:pPr>
        <w:bidi w:val="0"/>
        <w:spacing w:after="0" w:line="285" w:lineRule="atLeast"/>
        <w:jc w:val="both"/>
        <w:textAlignment w:val="baseline"/>
        <w:rPr>
          <w:ins w:id="93" w:author="Unknown"/>
          <w:rFonts w:ascii="Arial" w:eastAsia="Times New Roman" w:hAnsi="Arial" w:cs="Arial"/>
          <w:sz w:val="24"/>
          <w:szCs w:val="24"/>
        </w:rPr>
      </w:pPr>
      <w:ins w:id="94" w:author="Unknown">
        <w:r w:rsidRPr="00FB0A4D">
          <w:rPr>
            <w:rFonts w:ascii="Arial" w:eastAsia="Times New Roman" w:hAnsi="Arial" w:cs="Arial"/>
            <w:sz w:val="24"/>
            <w:szCs w:val="24"/>
          </w:rPr>
          <w:br/>
        </w:r>
      </w:ins>
    </w:p>
    <w:p w:rsidR="00FB0A4D" w:rsidRPr="00C578AC" w:rsidRDefault="00FB0A4D" w:rsidP="00C578AC">
      <w:pPr>
        <w:rPr>
          <w:ins w:id="95" w:author="Unknown"/>
          <w:rFonts w:ascii="Consolas" w:eastAsia="Times New Roman" w:hAnsi="Consolas" w:cs="Consolas"/>
          <w:sz w:val="23"/>
          <w:szCs w:val="23"/>
          <w:rtl/>
        </w:rPr>
      </w:pPr>
    </w:p>
    <w:p w:rsidR="00C578AC" w:rsidRPr="00C578AC" w:rsidRDefault="00C578AC" w:rsidP="00C578AC">
      <w:pPr>
        <w:bidi w:val="0"/>
        <w:spacing w:after="225" w:line="240" w:lineRule="auto"/>
        <w:textAlignment w:val="baseline"/>
        <w:outlineLvl w:val="0"/>
        <w:rPr>
          <w:rFonts w:ascii="Times New Roman" w:eastAsia="Times New Roman" w:hAnsi="Times New Roman" w:cs="Times New Roman"/>
          <w:kern w:val="36"/>
          <w:sz w:val="42"/>
          <w:szCs w:val="42"/>
        </w:rPr>
      </w:pPr>
      <w:r w:rsidRPr="00C578AC">
        <w:rPr>
          <w:rFonts w:ascii="Times New Roman" w:eastAsia="Times New Roman" w:hAnsi="Times New Roman" w:cs="Times New Roman"/>
          <w:kern w:val="36"/>
          <w:sz w:val="42"/>
          <w:szCs w:val="42"/>
        </w:rPr>
        <w:t>Kth node in Diagonal Traversal of Binary Tree</w:t>
      </w:r>
    </w:p>
    <w:p w:rsidR="00C578AC" w:rsidRPr="00C578AC" w:rsidRDefault="00C578AC" w:rsidP="00C578AC">
      <w:pPr>
        <w:bidi w:val="0"/>
        <w:spacing w:after="0" w:line="240" w:lineRule="auto"/>
        <w:textAlignment w:val="baseline"/>
        <w:rPr>
          <w:rFonts w:ascii="Arial" w:eastAsia="Times New Roman" w:hAnsi="Arial" w:cs="Arial"/>
          <w:sz w:val="24"/>
          <w:szCs w:val="24"/>
        </w:rPr>
      </w:pPr>
      <w:r w:rsidRPr="00C578AC">
        <w:rPr>
          <w:rFonts w:ascii="Arial" w:eastAsia="Times New Roman" w:hAnsi="Arial" w:cs="Arial"/>
          <w:sz w:val="24"/>
          <w:szCs w:val="24"/>
        </w:rPr>
        <w:t>Given a binary tree and a value </w:t>
      </w:r>
      <w:r w:rsidRPr="00C578AC">
        <w:rPr>
          <w:rFonts w:ascii="Arial" w:eastAsia="Times New Roman" w:hAnsi="Arial" w:cs="Arial"/>
          <w:b/>
          <w:bCs/>
          <w:sz w:val="24"/>
          <w:szCs w:val="24"/>
          <w:bdr w:val="none" w:sz="0" w:space="0" w:color="auto" w:frame="1"/>
        </w:rPr>
        <w:t>K</w:t>
      </w:r>
      <w:r w:rsidRPr="00C578AC">
        <w:rPr>
          <w:rFonts w:ascii="Arial" w:eastAsia="Times New Roman" w:hAnsi="Arial" w:cs="Arial"/>
          <w:sz w:val="24"/>
          <w:szCs w:val="24"/>
        </w:rPr>
        <w:t>. The task is to print the </w:t>
      </w:r>
      <w:r w:rsidRPr="00C578AC">
        <w:rPr>
          <w:rFonts w:ascii="Arial" w:eastAsia="Times New Roman" w:hAnsi="Arial" w:cs="Arial"/>
          <w:b/>
          <w:bCs/>
          <w:sz w:val="24"/>
          <w:szCs w:val="24"/>
          <w:bdr w:val="none" w:sz="0" w:space="0" w:color="auto" w:frame="1"/>
        </w:rPr>
        <w:t>k-th</w:t>
      </w:r>
      <w:r w:rsidRPr="00C578AC">
        <w:rPr>
          <w:rFonts w:ascii="Arial" w:eastAsia="Times New Roman" w:hAnsi="Arial" w:cs="Arial"/>
          <w:sz w:val="24"/>
          <w:szCs w:val="24"/>
        </w:rPr>
        <w:t>node in the diagonal traversal of the binary tree. If no such node exists then print -1.</w:t>
      </w:r>
    </w:p>
    <w:p w:rsidR="00C578AC" w:rsidRPr="00C578AC" w:rsidRDefault="00C578AC" w:rsidP="00C578AC">
      <w:pPr>
        <w:bidi w:val="0"/>
        <w:spacing w:after="0" w:line="240" w:lineRule="auto"/>
        <w:textAlignment w:val="baseline"/>
        <w:rPr>
          <w:rFonts w:ascii="Arial" w:eastAsia="Times New Roman" w:hAnsi="Arial" w:cs="Arial"/>
          <w:sz w:val="24"/>
          <w:szCs w:val="24"/>
        </w:rPr>
      </w:pPr>
      <w:r w:rsidRPr="00C578AC">
        <w:rPr>
          <w:rFonts w:ascii="Arial" w:eastAsia="Times New Roman" w:hAnsi="Arial" w:cs="Arial"/>
          <w:b/>
          <w:bCs/>
          <w:sz w:val="24"/>
          <w:szCs w:val="24"/>
          <w:bdr w:val="none" w:sz="0" w:space="0" w:color="auto" w:frame="1"/>
        </w:rPr>
        <w:t>Examples:</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b/>
          <w:bCs/>
          <w:sz w:val="23"/>
          <w:szCs w:val="23"/>
          <w:bdr w:val="none" w:sz="0" w:space="0" w:color="auto" w:frame="1"/>
        </w:rPr>
        <w:t>Input :</w:t>
      </w:r>
      <w:r w:rsidRPr="00C578AC">
        <w:rPr>
          <w:rFonts w:ascii="Consolas" w:eastAsia="Times New Roman" w:hAnsi="Consolas" w:cs="Consolas"/>
          <w:sz w:val="23"/>
          <w:szCs w:val="23"/>
        </w:rPr>
        <w:t xml:space="preserve">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8</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3    10</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    /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1    6   14</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 \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4  7 13</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k = 5</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b/>
          <w:bCs/>
          <w:sz w:val="23"/>
          <w:szCs w:val="23"/>
          <w:bdr w:val="none" w:sz="0" w:space="0" w:color="auto" w:frame="1"/>
        </w:rPr>
        <w:t>Output :</w:t>
      </w:r>
      <w:r w:rsidRPr="00C578AC">
        <w:rPr>
          <w:rFonts w:ascii="Consolas" w:eastAsia="Times New Roman" w:hAnsi="Consolas" w:cs="Consolas"/>
          <w:sz w:val="23"/>
          <w:szCs w:val="23"/>
        </w:rPr>
        <w:t xml:space="preserve"> 6</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Diagonal Traversal of the above tree is:</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8 10 14</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3 6 7 13</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1 4</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b/>
          <w:bCs/>
          <w:sz w:val="23"/>
          <w:szCs w:val="23"/>
          <w:bdr w:val="none" w:sz="0" w:space="0" w:color="auto" w:frame="1"/>
        </w:rPr>
        <w:t>Input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1</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2   3</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t xml:space="preserve">   4       5</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sz w:val="23"/>
          <w:szCs w:val="23"/>
        </w:rPr>
        <w:lastRenderedPageBreak/>
        <w:t xml:space="preserve">k = 7   </w:t>
      </w:r>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C578AC">
        <w:rPr>
          <w:rFonts w:ascii="Consolas" w:eastAsia="Times New Roman" w:hAnsi="Consolas" w:cs="Consolas"/>
          <w:b/>
          <w:bCs/>
          <w:sz w:val="23"/>
          <w:szCs w:val="23"/>
          <w:bdr w:val="none" w:sz="0" w:space="0" w:color="auto" w:frame="1"/>
        </w:rPr>
        <w:t>Output :</w:t>
      </w:r>
      <w:r w:rsidRPr="00C578AC">
        <w:rPr>
          <w:rFonts w:ascii="Consolas" w:eastAsia="Times New Roman" w:hAnsi="Consolas" w:cs="Consolas"/>
          <w:sz w:val="23"/>
          <w:szCs w:val="23"/>
        </w:rPr>
        <w:t xml:space="preserve"> -1</w:t>
      </w:r>
    </w:p>
    <w:p w:rsidR="00C578AC" w:rsidRPr="00C578AC" w:rsidRDefault="009E6733" w:rsidP="00C578AC">
      <w:pPr>
        <w:bidi w:val="0"/>
        <w:spacing w:after="0" w:line="240" w:lineRule="auto"/>
        <w:jc w:val="both"/>
        <w:textAlignment w:val="baseline"/>
        <w:outlineLvl w:val="1"/>
        <w:rPr>
          <w:rFonts w:ascii="Arial" w:eastAsia="Times New Roman" w:hAnsi="Arial" w:cs="Arial"/>
          <w:b/>
          <w:bCs/>
          <w:sz w:val="27"/>
          <w:szCs w:val="27"/>
        </w:rPr>
      </w:pPr>
      <w:hyperlink r:id="rId12" w:history="1">
        <w:r w:rsidR="00C578AC" w:rsidRPr="00C578AC">
          <w:rPr>
            <w:rFonts w:ascii="Arial" w:eastAsia="Times New Roman" w:hAnsi="Arial" w:cs="Arial"/>
            <w:b/>
            <w:bCs/>
            <w:color w:val="EC4E20"/>
            <w:sz w:val="27"/>
            <w:szCs w:val="27"/>
            <w:bdr w:val="none" w:sz="0" w:space="0" w:color="auto" w:frame="1"/>
          </w:rPr>
          <w:t>Recommended: Please try your approach on </w:t>
        </w:r>
        <w:r w:rsidR="00C578AC" w:rsidRPr="00C578AC">
          <w:rPr>
            <w:rFonts w:ascii="Arial" w:eastAsia="Times New Roman" w:hAnsi="Arial" w:cs="Arial"/>
            <w:b/>
            <w:bCs/>
            <w:i/>
            <w:iCs/>
            <w:color w:val="EC4E20"/>
            <w:sz w:val="27"/>
            <w:szCs w:val="27"/>
            <w:u w:val="single"/>
            <w:bdr w:val="none" w:sz="0" w:space="0" w:color="auto" w:frame="1"/>
          </w:rPr>
          <w:t>{IDE}</w:t>
        </w:r>
        <w:r w:rsidR="00C578AC" w:rsidRPr="00C578AC">
          <w:rPr>
            <w:rFonts w:ascii="Arial" w:eastAsia="Times New Roman" w:hAnsi="Arial" w:cs="Arial"/>
            <w:b/>
            <w:bCs/>
            <w:color w:val="EC4E20"/>
            <w:sz w:val="27"/>
            <w:szCs w:val="27"/>
            <w:bdr w:val="none" w:sz="0" w:space="0" w:color="auto" w:frame="1"/>
          </w:rPr>
          <w:t>first, before moving on to the solution.</w:t>
        </w:r>
      </w:hyperlink>
    </w:p>
    <w:p w:rsidR="00C578AC" w:rsidRPr="00C578AC" w:rsidRDefault="00C578AC" w:rsidP="00C578AC">
      <w:pPr>
        <w:bidi w:val="0"/>
        <w:spacing w:after="0" w:line="240" w:lineRule="auto"/>
        <w:textAlignment w:val="baseline"/>
        <w:rPr>
          <w:rFonts w:ascii="Arial" w:eastAsia="Times New Roman" w:hAnsi="Arial" w:cs="Arial"/>
          <w:sz w:val="24"/>
          <w:szCs w:val="24"/>
        </w:rPr>
      </w:pPr>
      <w:r w:rsidRPr="00C578AC">
        <w:rPr>
          <w:rFonts w:ascii="Arial" w:eastAsia="Times New Roman" w:hAnsi="Arial" w:cs="Arial"/>
          <w:b/>
          <w:bCs/>
          <w:sz w:val="24"/>
          <w:szCs w:val="24"/>
          <w:bdr w:val="none" w:sz="0" w:space="0" w:color="auto" w:frame="1"/>
        </w:rPr>
        <w:t>Approach:</w:t>
      </w:r>
      <w:r w:rsidRPr="00C578AC">
        <w:rPr>
          <w:rFonts w:ascii="Arial" w:eastAsia="Times New Roman" w:hAnsi="Arial" w:cs="Arial"/>
          <w:sz w:val="24"/>
          <w:szCs w:val="24"/>
        </w:rPr>
        <w:t> The idea is to perform the </w:t>
      </w:r>
      <w:hyperlink r:id="rId13" w:history="1">
        <w:r w:rsidRPr="00C578AC">
          <w:rPr>
            <w:rFonts w:ascii="Arial" w:eastAsia="Times New Roman" w:hAnsi="Arial" w:cs="Arial"/>
            <w:color w:val="EC4E20"/>
            <w:sz w:val="24"/>
            <w:szCs w:val="24"/>
            <w:bdr w:val="none" w:sz="0" w:space="0" w:color="auto" w:frame="1"/>
          </w:rPr>
          <w:t>diagonal</w:t>
        </w:r>
      </w:hyperlink>
      <w:r w:rsidRPr="00C578AC">
        <w:rPr>
          <w:rFonts w:ascii="Arial" w:eastAsia="Times New Roman" w:hAnsi="Arial" w:cs="Arial"/>
          <w:sz w:val="24"/>
          <w:szCs w:val="24"/>
        </w:rPr>
        <w:t> traversal of the binary tree until K nodes are visited in the diagonal traversal. While traversing for each node visited decrement the value of variable </w:t>
      </w:r>
      <w:r w:rsidRPr="00C578AC">
        <w:rPr>
          <w:rFonts w:ascii="Arial" w:eastAsia="Times New Roman" w:hAnsi="Arial" w:cs="Arial"/>
          <w:b/>
          <w:bCs/>
          <w:sz w:val="24"/>
          <w:szCs w:val="24"/>
          <w:bdr w:val="none" w:sz="0" w:space="0" w:color="auto" w:frame="1"/>
        </w:rPr>
        <w:t>K</w:t>
      </w:r>
      <w:r w:rsidRPr="00C578AC">
        <w:rPr>
          <w:rFonts w:ascii="Arial" w:eastAsia="Times New Roman" w:hAnsi="Arial" w:cs="Arial"/>
          <w:sz w:val="24"/>
          <w:szCs w:val="24"/>
        </w:rPr>
        <w:t> and return the current node when the value of K becomes zero. If the diagonal traversal does not contain at least K nodes, return -1.</w:t>
      </w:r>
    </w:p>
    <w:p w:rsidR="00C578AC" w:rsidRPr="00C578AC" w:rsidRDefault="00C578AC" w:rsidP="00C578AC">
      <w:pPr>
        <w:bidi w:val="0"/>
        <w:spacing w:after="150" w:line="240" w:lineRule="auto"/>
        <w:textAlignment w:val="baseline"/>
        <w:rPr>
          <w:ins w:id="96" w:author="Unknown"/>
          <w:rFonts w:ascii="Arial" w:eastAsia="Times New Roman" w:hAnsi="Arial" w:cs="Arial"/>
          <w:sz w:val="24"/>
          <w:szCs w:val="24"/>
        </w:rPr>
      </w:pPr>
    </w:p>
    <w:tbl>
      <w:tblPr>
        <w:tblW w:w="7395" w:type="dxa"/>
        <w:tblCellMar>
          <w:left w:w="0" w:type="dxa"/>
          <w:right w:w="0" w:type="dxa"/>
        </w:tblCellMar>
        <w:tblLook w:val="04A0" w:firstRow="1" w:lastRow="0" w:firstColumn="1" w:lastColumn="0" w:noHBand="0" w:noVBand="1"/>
      </w:tblPr>
      <w:tblGrid>
        <w:gridCol w:w="7395"/>
      </w:tblGrid>
      <w:tr w:rsidR="00C578AC" w:rsidRPr="00C578AC" w:rsidTr="00C578AC">
        <w:tc>
          <w:tcPr>
            <w:tcW w:w="7395" w:type="dxa"/>
            <w:vAlign w:val="center"/>
            <w:hideMark/>
          </w:tcPr>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C++ program to print kth 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in the diagonal traversal of a binary tree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#include &lt;bits/stdc++.h&gt;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using</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namespace</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std;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A binary tree node has data, pointer to left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child and a pointer to right child struct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Node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data;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Node *left, *right;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Helper function that allocates a new 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Node* newNode(int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data)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Node* node = (Node*)malloc(sizeof(Node));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node-&gt;data = data;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node-&gt;left = node-&gt;right = NULL;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return</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Iterative function to print kth 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in diagonal traversal of binary tree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diagonalPrint(Node* root, 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k)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Base cases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if</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(root == NULL || k == 0)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return</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-1;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ans = -1;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queue&lt;Node*&gt; q;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Push root 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q.push(root);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Push delimiter NULL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q.push(NULL);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while</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(!q.empty())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Node* temp = q.front();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q.pop();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if</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(temp == NULL)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if</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(q.empty())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If kth node exists then return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the answer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if</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(k == 0)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return</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ans;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If kth node doesnt exists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lastRenderedPageBreak/>
              <w:t xml:space="preserve">                // then break from the while loop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else</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break;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q.push(NULL);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else</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while</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(temp)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If the required kth node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has been found then return the answer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if</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(k == 0)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return</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ans;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k--;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Update the value of variable ans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each time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ans = temp-&gt;data;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if</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(temp-&gt;left)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q.push(temp-&gt;left);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temp = temp-&gt;right;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If kth node doesnt exists then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 return -1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return</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-1;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Driver Code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main()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Node* root = newNode(8);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root-&gt;left = newNode(3);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root-&gt;right = newNode(10);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root-&gt;left-&gt;left = newNode(1);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root-&gt;left-&gt;right = newNode(6);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root-&gt;right-&gt;right = newNode(14);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root-&gt;right-&gt;right-&gt;left = newNode(13);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root-&gt;left-&gt;right-&gt;left = newNode(4);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root-&gt;left-&gt;right-&gt;right = newNode(7);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int</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k = 9;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cout &lt;&lt; diagonalPrint(root, k);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w:t>
            </w:r>
            <w:r w:rsidRPr="00C578AC">
              <w:rPr>
                <w:rFonts w:ascii="Times New Roman" w:eastAsia="Times New Roman" w:hAnsi="Times New Roman" w:cs="Times New Roman"/>
                <w:sz w:val="24"/>
                <w:szCs w:val="24"/>
              </w:rPr>
              <w:t>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return</w:t>
            </w:r>
            <w:r w:rsidRPr="00C578AC">
              <w:rPr>
                <w:rFonts w:ascii="Times New Roman" w:eastAsia="Times New Roman" w:hAnsi="Times New Roman" w:cs="Times New Roman"/>
                <w:sz w:val="24"/>
                <w:szCs w:val="24"/>
              </w:rPr>
              <w:t xml:space="preserve"> </w:t>
            </w:r>
            <w:r w:rsidRPr="00C578AC">
              <w:rPr>
                <w:rFonts w:ascii="Courier New" w:eastAsia="Times New Roman" w:hAnsi="Courier New" w:cs="Courier New"/>
                <w:sz w:val="20"/>
                <w:szCs w:val="20"/>
              </w:rPr>
              <w:t xml:space="preserve">0; </w:t>
            </w:r>
          </w:p>
          <w:p w:rsidR="00C578AC" w:rsidRPr="00C578AC" w:rsidRDefault="00C578AC" w:rsidP="00C578AC">
            <w:pPr>
              <w:bidi w:val="0"/>
              <w:spacing w:after="0" w:line="240" w:lineRule="auto"/>
              <w:rPr>
                <w:rFonts w:ascii="Times New Roman" w:eastAsia="Times New Roman" w:hAnsi="Times New Roman" w:cs="Times New Roman"/>
                <w:sz w:val="24"/>
                <w:szCs w:val="24"/>
              </w:rPr>
            </w:pPr>
            <w:r w:rsidRPr="00C578AC">
              <w:rPr>
                <w:rFonts w:ascii="Courier New" w:eastAsia="Times New Roman" w:hAnsi="Courier New" w:cs="Courier New"/>
                <w:sz w:val="20"/>
                <w:szCs w:val="20"/>
              </w:rPr>
              <w:t xml:space="preserve">} </w:t>
            </w:r>
          </w:p>
        </w:tc>
      </w:tr>
    </w:tbl>
    <w:p w:rsidR="00C578AC" w:rsidRPr="00C578AC" w:rsidRDefault="00C578AC" w:rsidP="00C578AC">
      <w:pPr>
        <w:bidi w:val="0"/>
        <w:spacing w:after="0" w:line="285" w:lineRule="atLeast"/>
        <w:jc w:val="both"/>
        <w:textAlignment w:val="baseline"/>
        <w:rPr>
          <w:ins w:id="97" w:author="Unknown"/>
          <w:rFonts w:ascii="Arial" w:eastAsia="Times New Roman" w:hAnsi="Arial" w:cs="Arial"/>
          <w:sz w:val="24"/>
          <w:szCs w:val="24"/>
        </w:rPr>
      </w:pPr>
      <w:ins w:id="98" w:author="Unknown">
        <w:r w:rsidRPr="00C578AC">
          <w:rPr>
            <w:rFonts w:ascii="Arial" w:eastAsia="Times New Roman" w:hAnsi="Arial" w:cs="Arial"/>
            <w:b/>
            <w:bCs/>
            <w:sz w:val="24"/>
            <w:szCs w:val="24"/>
            <w:bdr w:val="none" w:sz="0" w:space="0" w:color="auto" w:frame="1"/>
          </w:rPr>
          <w:lastRenderedPageBreak/>
          <w:t>Output:</w:t>
        </w:r>
      </w:ins>
    </w:p>
    <w:p w:rsidR="00C578AC" w:rsidRPr="00C578AC" w:rsidRDefault="00C578AC" w:rsidP="00C578A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99" w:author="Unknown"/>
          <w:rFonts w:ascii="Consolas" w:eastAsia="Times New Roman" w:hAnsi="Consolas" w:cs="Consolas"/>
          <w:sz w:val="23"/>
          <w:szCs w:val="23"/>
        </w:rPr>
      </w:pPr>
      <w:ins w:id="100" w:author="Unknown">
        <w:r w:rsidRPr="00C578AC">
          <w:rPr>
            <w:rFonts w:ascii="Consolas" w:eastAsia="Times New Roman" w:hAnsi="Consolas" w:cs="Consolas"/>
            <w:sz w:val="23"/>
            <w:szCs w:val="23"/>
          </w:rPr>
          <w:t>4</w:t>
        </w:r>
      </w:ins>
    </w:p>
    <w:p w:rsidR="007E58A1" w:rsidRDefault="007E58A1" w:rsidP="00381399">
      <w:pPr>
        <w:rPr>
          <w:sz w:val="28"/>
          <w:szCs w:val="28"/>
          <w:rtl/>
        </w:rPr>
      </w:pPr>
    </w:p>
    <w:p w:rsidR="008205C9" w:rsidRPr="008205C9" w:rsidRDefault="008205C9" w:rsidP="008205C9">
      <w:pPr>
        <w:bidi w:val="0"/>
        <w:spacing w:after="225" w:line="240" w:lineRule="auto"/>
        <w:textAlignment w:val="baseline"/>
        <w:outlineLvl w:val="0"/>
        <w:rPr>
          <w:rFonts w:ascii="Times New Roman" w:eastAsia="Times New Roman" w:hAnsi="Times New Roman" w:cs="Times New Roman"/>
          <w:kern w:val="36"/>
          <w:sz w:val="42"/>
          <w:szCs w:val="42"/>
        </w:rPr>
      </w:pPr>
      <w:r w:rsidRPr="008205C9">
        <w:rPr>
          <w:rFonts w:ascii="Times New Roman" w:eastAsia="Times New Roman" w:hAnsi="Times New Roman" w:cs="Times New Roman"/>
          <w:kern w:val="36"/>
          <w:sz w:val="42"/>
          <w:szCs w:val="42"/>
        </w:rPr>
        <w:t>Zig Zag Level order traversal of a tree using single queue</w:t>
      </w:r>
    </w:p>
    <w:p w:rsidR="008205C9" w:rsidRPr="008205C9" w:rsidRDefault="008205C9" w:rsidP="008205C9">
      <w:pPr>
        <w:bidi w:val="0"/>
        <w:spacing w:after="150" w:line="240" w:lineRule="auto"/>
        <w:textAlignment w:val="baseline"/>
        <w:rPr>
          <w:rFonts w:ascii="Arial" w:eastAsia="Times New Roman" w:hAnsi="Arial" w:cs="Arial"/>
          <w:sz w:val="24"/>
          <w:szCs w:val="24"/>
        </w:rPr>
      </w:pPr>
      <w:r w:rsidRPr="008205C9">
        <w:rPr>
          <w:rFonts w:ascii="Arial" w:eastAsia="Times New Roman" w:hAnsi="Arial" w:cs="Arial"/>
          <w:sz w:val="24"/>
          <w:szCs w:val="24"/>
        </w:rPr>
        <w:t>Write a function to print spiral order traversal of a tree. For below tree, function should print 1, 2, 3, 4, 5, 6, 7.</w:t>
      </w:r>
    </w:p>
    <w:p w:rsidR="008205C9" w:rsidRPr="008205C9" w:rsidRDefault="008205C9" w:rsidP="008205C9">
      <w:pPr>
        <w:bidi w:val="0"/>
        <w:spacing w:after="150" w:line="240" w:lineRule="auto"/>
        <w:textAlignment w:val="baseline"/>
        <w:rPr>
          <w:rFonts w:ascii="Arial" w:eastAsia="Times New Roman" w:hAnsi="Arial" w:cs="Arial"/>
          <w:sz w:val="24"/>
          <w:szCs w:val="24"/>
        </w:rPr>
      </w:pPr>
      <w:r>
        <w:rPr>
          <w:noProof/>
        </w:rPr>
        <w:lastRenderedPageBreak/>
        <w:drawing>
          <wp:inline distT="0" distB="0" distL="0" distR="0" wp14:anchorId="5756E30B" wp14:editId="3B510346">
            <wp:extent cx="5643948" cy="2209800"/>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1128" t="33408" r="44741" b="49887"/>
                    <a:stretch/>
                  </pic:blipFill>
                  <pic:spPr bwMode="auto">
                    <a:xfrm>
                      <a:off x="0" y="0"/>
                      <a:ext cx="5644141" cy="2209875"/>
                    </a:xfrm>
                    <a:prstGeom prst="rect">
                      <a:avLst/>
                    </a:prstGeom>
                    <a:ln>
                      <a:noFill/>
                    </a:ln>
                    <a:extLst>
                      <a:ext uri="{53640926-AAD7-44D8-BBD7-CCE9431645EC}">
                        <a14:shadowObscured xmlns:a14="http://schemas.microsoft.com/office/drawing/2010/main"/>
                      </a:ext>
                    </a:extLst>
                  </pic:spPr>
                </pic:pic>
              </a:graphicData>
            </a:graphic>
          </wp:inline>
        </w:drawing>
      </w:r>
    </w:p>
    <w:p w:rsidR="008205C9" w:rsidRPr="008205C9" w:rsidRDefault="009E6733" w:rsidP="008205C9">
      <w:pPr>
        <w:bidi w:val="0"/>
        <w:spacing w:after="0" w:line="240" w:lineRule="auto"/>
        <w:jc w:val="both"/>
        <w:textAlignment w:val="baseline"/>
        <w:outlineLvl w:val="1"/>
        <w:rPr>
          <w:rFonts w:ascii="Arial" w:eastAsia="Times New Roman" w:hAnsi="Arial" w:cs="Arial"/>
          <w:b/>
          <w:bCs/>
          <w:sz w:val="27"/>
          <w:szCs w:val="27"/>
        </w:rPr>
      </w:pPr>
      <w:hyperlink r:id="rId15" w:history="1">
        <w:r w:rsidR="008205C9" w:rsidRPr="008205C9">
          <w:rPr>
            <w:rFonts w:ascii="Arial" w:eastAsia="Times New Roman" w:hAnsi="Arial" w:cs="Arial"/>
            <w:b/>
            <w:bCs/>
            <w:color w:val="EC4E20"/>
            <w:sz w:val="27"/>
            <w:szCs w:val="27"/>
            <w:bdr w:val="none" w:sz="0" w:space="0" w:color="auto" w:frame="1"/>
          </w:rPr>
          <w:t>Recommended: Please try your approach on </w:t>
        </w:r>
        <w:r w:rsidR="008205C9" w:rsidRPr="008205C9">
          <w:rPr>
            <w:rFonts w:ascii="Arial" w:eastAsia="Times New Roman" w:hAnsi="Arial" w:cs="Arial"/>
            <w:b/>
            <w:bCs/>
            <w:i/>
            <w:iCs/>
            <w:color w:val="EC4E20"/>
            <w:sz w:val="27"/>
            <w:szCs w:val="27"/>
            <w:u w:val="single"/>
            <w:bdr w:val="none" w:sz="0" w:space="0" w:color="auto" w:frame="1"/>
          </w:rPr>
          <w:t>{IDE}</w:t>
        </w:r>
        <w:r w:rsidR="008205C9" w:rsidRPr="008205C9">
          <w:rPr>
            <w:rFonts w:ascii="Arial" w:eastAsia="Times New Roman" w:hAnsi="Arial" w:cs="Arial"/>
            <w:b/>
            <w:bCs/>
            <w:color w:val="EC4E20"/>
            <w:sz w:val="27"/>
            <w:szCs w:val="27"/>
            <w:bdr w:val="none" w:sz="0" w:space="0" w:color="auto" w:frame="1"/>
          </w:rPr>
          <w:t>first, before moving on to the solution.</w:t>
        </w:r>
      </w:hyperlink>
    </w:p>
    <w:p w:rsidR="008205C9" w:rsidRPr="008205C9" w:rsidRDefault="008205C9" w:rsidP="008205C9">
      <w:pPr>
        <w:bidi w:val="0"/>
        <w:spacing w:after="0" w:line="240" w:lineRule="auto"/>
        <w:textAlignment w:val="baseline"/>
        <w:rPr>
          <w:rFonts w:ascii="Arial" w:eastAsia="Times New Roman" w:hAnsi="Arial" w:cs="Arial"/>
          <w:sz w:val="24"/>
          <w:szCs w:val="24"/>
        </w:rPr>
      </w:pPr>
      <w:r w:rsidRPr="008205C9">
        <w:rPr>
          <w:rFonts w:ascii="Arial" w:eastAsia="Times New Roman" w:hAnsi="Arial" w:cs="Arial"/>
          <w:sz w:val="24"/>
          <w:szCs w:val="24"/>
        </w:rPr>
        <w:t>We have discussed naive approach and two stack based approach in </w:t>
      </w:r>
      <w:hyperlink r:id="rId16" w:history="1">
        <w:r w:rsidRPr="008205C9">
          <w:rPr>
            <w:rFonts w:ascii="Arial" w:eastAsia="Times New Roman" w:hAnsi="Arial" w:cs="Arial"/>
            <w:color w:val="EC4E20"/>
            <w:sz w:val="24"/>
            <w:szCs w:val="24"/>
            <w:bdr w:val="none" w:sz="0" w:space="0" w:color="auto" w:frame="1"/>
          </w:rPr>
          <w:t>Level Order with recursion and multiple stacks</w:t>
        </w:r>
      </w:hyperlink>
    </w:p>
    <w:p w:rsidR="008205C9" w:rsidRPr="008205C9" w:rsidRDefault="008205C9" w:rsidP="008205C9">
      <w:pPr>
        <w:bidi w:val="0"/>
        <w:spacing w:after="0" w:line="285" w:lineRule="atLeast"/>
        <w:jc w:val="both"/>
        <w:textAlignment w:val="baseline"/>
        <w:rPr>
          <w:ins w:id="101" w:author="Unknown"/>
          <w:rFonts w:ascii="Arial" w:eastAsia="Times New Roman" w:hAnsi="Arial" w:cs="Arial"/>
          <w:sz w:val="24"/>
          <w:szCs w:val="24"/>
        </w:rPr>
      </w:pPr>
      <w:ins w:id="102" w:author="Unknown">
        <w:r w:rsidRPr="008205C9">
          <w:rPr>
            <w:rFonts w:ascii="Arial" w:eastAsia="Times New Roman" w:hAnsi="Arial" w:cs="Arial"/>
            <w:sz w:val="24"/>
            <w:szCs w:val="24"/>
          </w:rPr>
          <w:br/>
        </w:r>
      </w:ins>
    </w:p>
    <w:p w:rsidR="008205C9" w:rsidRPr="008205C9" w:rsidRDefault="008205C9" w:rsidP="008205C9">
      <w:pPr>
        <w:bidi w:val="0"/>
        <w:spacing w:after="150" w:line="240" w:lineRule="auto"/>
        <w:textAlignment w:val="baseline"/>
        <w:rPr>
          <w:ins w:id="103" w:author="Unknown"/>
          <w:rFonts w:ascii="Arial" w:eastAsia="Times New Roman" w:hAnsi="Arial" w:cs="Arial"/>
          <w:sz w:val="24"/>
          <w:szCs w:val="24"/>
        </w:rPr>
      </w:pPr>
      <w:ins w:id="104" w:author="Unknown">
        <w:r w:rsidRPr="008205C9">
          <w:rPr>
            <w:rFonts w:ascii="Arial" w:eastAsia="Times New Roman" w:hAnsi="Arial" w:cs="Arial"/>
            <w:sz w:val="24"/>
            <w:szCs w:val="24"/>
          </w:rPr>
          <w:t>The idea behind this approach is first we have to take a queue, a direction flag and a separation flag which is NULL</w:t>
        </w:r>
      </w:ins>
    </w:p>
    <w:p w:rsidR="008205C9" w:rsidRPr="008205C9" w:rsidRDefault="008205C9" w:rsidP="008205C9">
      <w:pPr>
        <w:numPr>
          <w:ilvl w:val="0"/>
          <w:numId w:val="21"/>
        </w:numPr>
        <w:bidi w:val="0"/>
        <w:spacing w:after="0" w:line="240" w:lineRule="auto"/>
        <w:ind w:left="540"/>
        <w:textAlignment w:val="baseline"/>
        <w:rPr>
          <w:ins w:id="105" w:author="Unknown"/>
          <w:rFonts w:ascii="Arial" w:eastAsia="Times New Roman" w:hAnsi="Arial" w:cs="Arial"/>
          <w:sz w:val="24"/>
          <w:szCs w:val="24"/>
        </w:rPr>
      </w:pPr>
      <w:ins w:id="106" w:author="Unknown">
        <w:r w:rsidRPr="008205C9">
          <w:rPr>
            <w:rFonts w:ascii="Arial" w:eastAsia="Times New Roman" w:hAnsi="Arial" w:cs="Arial"/>
            <w:sz w:val="24"/>
            <w:szCs w:val="24"/>
          </w:rPr>
          <w:t>Insert the root element into the queue and again insert NULL into the queue.</w:t>
        </w:r>
      </w:ins>
    </w:p>
    <w:p w:rsidR="008205C9" w:rsidRPr="008205C9" w:rsidRDefault="008205C9" w:rsidP="008205C9">
      <w:pPr>
        <w:numPr>
          <w:ilvl w:val="0"/>
          <w:numId w:val="21"/>
        </w:numPr>
        <w:bidi w:val="0"/>
        <w:spacing w:after="0" w:line="240" w:lineRule="auto"/>
        <w:ind w:left="540"/>
        <w:textAlignment w:val="baseline"/>
        <w:rPr>
          <w:ins w:id="107" w:author="Unknown"/>
          <w:rFonts w:ascii="Arial" w:eastAsia="Times New Roman" w:hAnsi="Arial" w:cs="Arial"/>
          <w:sz w:val="24"/>
          <w:szCs w:val="24"/>
        </w:rPr>
      </w:pPr>
      <w:ins w:id="108" w:author="Unknown">
        <w:r w:rsidRPr="008205C9">
          <w:rPr>
            <w:rFonts w:ascii="Arial" w:eastAsia="Times New Roman" w:hAnsi="Arial" w:cs="Arial"/>
            <w:sz w:val="24"/>
            <w:szCs w:val="24"/>
          </w:rPr>
          <w:t>For every element in the queue insert its child nodes.</w:t>
        </w:r>
      </w:ins>
    </w:p>
    <w:p w:rsidR="008205C9" w:rsidRPr="008205C9" w:rsidRDefault="008205C9" w:rsidP="008205C9">
      <w:pPr>
        <w:numPr>
          <w:ilvl w:val="0"/>
          <w:numId w:val="21"/>
        </w:numPr>
        <w:bidi w:val="0"/>
        <w:spacing w:after="0" w:line="240" w:lineRule="auto"/>
        <w:ind w:left="540"/>
        <w:textAlignment w:val="baseline"/>
        <w:rPr>
          <w:ins w:id="109" w:author="Unknown"/>
          <w:rFonts w:ascii="Arial" w:eastAsia="Times New Roman" w:hAnsi="Arial" w:cs="Arial"/>
          <w:sz w:val="24"/>
          <w:szCs w:val="24"/>
        </w:rPr>
      </w:pPr>
      <w:ins w:id="110" w:author="Unknown">
        <w:r w:rsidRPr="008205C9">
          <w:rPr>
            <w:rFonts w:ascii="Arial" w:eastAsia="Times New Roman" w:hAnsi="Arial" w:cs="Arial"/>
            <w:sz w:val="24"/>
            <w:szCs w:val="24"/>
          </w:rPr>
          <w:t>If a NULL is encountered then check the direction to traverse the particular level is left to right or right to left. If it’s an even level then traverse from left to right otherwise traverse the tree in right to level order i.e., from the front to the previous front i.e., from the current NULL to to the last NULL that has been visited. This continues till the last level then there the loop breaks and we print what is left (that has not printed) by checking the direction to print.</w:t>
        </w:r>
      </w:ins>
    </w:p>
    <w:p w:rsidR="008205C9" w:rsidRPr="008205C9" w:rsidRDefault="008205C9" w:rsidP="008205C9">
      <w:pPr>
        <w:bidi w:val="0"/>
        <w:spacing w:after="150" w:line="240" w:lineRule="auto"/>
        <w:textAlignment w:val="baseline"/>
        <w:rPr>
          <w:ins w:id="111" w:author="Unknown"/>
          <w:rFonts w:ascii="Arial" w:eastAsia="Times New Roman" w:hAnsi="Arial" w:cs="Arial"/>
          <w:sz w:val="24"/>
          <w:szCs w:val="24"/>
        </w:rPr>
      </w:pPr>
      <w:ins w:id="112" w:author="Unknown">
        <w:r w:rsidRPr="008205C9">
          <w:rPr>
            <w:rFonts w:ascii="Arial" w:eastAsia="Times New Roman" w:hAnsi="Arial" w:cs="Arial"/>
            <w:sz w:val="24"/>
            <w:szCs w:val="24"/>
          </w:rPr>
          <w:t>Following is the implementation of the explanation</w:t>
        </w:r>
      </w:ins>
    </w:p>
    <w:p w:rsidR="008205C9" w:rsidRPr="008205C9" w:rsidRDefault="008205C9" w:rsidP="008205C9">
      <w:pPr>
        <w:shd w:val="clear" w:color="auto" w:fill="FFFFFF"/>
        <w:bidi w:val="0"/>
        <w:spacing w:line="285" w:lineRule="atLeast"/>
        <w:textAlignment w:val="baseline"/>
        <w:rPr>
          <w:ins w:id="113" w:author="Unknown"/>
          <w:rFonts w:ascii="Arial" w:eastAsia="Times New Roman" w:hAnsi="Arial" w:cs="Arial"/>
          <w:sz w:val="24"/>
          <w:szCs w:val="24"/>
        </w:rPr>
      </w:pPr>
    </w:p>
    <w:tbl>
      <w:tblPr>
        <w:tblW w:w="8250" w:type="dxa"/>
        <w:tblCellMar>
          <w:left w:w="0" w:type="dxa"/>
          <w:right w:w="0" w:type="dxa"/>
        </w:tblCellMar>
        <w:tblLook w:val="04A0" w:firstRow="1" w:lastRow="0" w:firstColumn="1" w:lastColumn="0" w:noHBand="0" w:noVBand="1"/>
      </w:tblPr>
      <w:tblGrid>
        <w:gridCol w:w="8250"/>
      </w:tblGrid>
      <w:tr w:rsidR="008205C9" w:rsidRPr="008205C9" w:rsidTr="008205C9">
        <w:tc>
          <w:tcPr>
            <w:tcW w:w="8250" w:type="dxa"/>
            <w:vAlign w:val="center"/>
            <w:hideMark/>
          </w:tcPr>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C++ program to print level order traversal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in spiral form using a single dequeue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#include &lt;bits/stdc++.h&gt;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*left, *right;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A utility function to create a new node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Node* newNode(int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Node* node = new</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node-&gt;data = 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node-&gt;left = node-&gt;right = NULL;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return</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function to print the level order traversal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void</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levelOrder(struct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Node* root, 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We can just take the size as H+N which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implies the height of the tree with the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size of the tree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lastRenderedPageBreak/>
              <w:t>    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queue[2 * n];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top = -1;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front = 1;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queue[++top] = NULL;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queue[++top] = root;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queue[++top] = NULL;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struct Node* t=root;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prevFront = 0, count = 1;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while</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(1)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curr = queue[front];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A level separator found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if</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(curr == NULL)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If this is the only item in dequeue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if</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(front == top)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break;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Else print contents of previous level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according to count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else</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if</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(count % 2 == 0)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for</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i = prevFront + 1; i &lt; front; i++)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printf("%d ", queue[i]-&gt;data);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else</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for</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i = front - 1; i &gt; prevFront; i--)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printf("%d ", queue[i]-&gt;data);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prevFront = front;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count++;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front++;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Insert a new level separator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queue[++top] = NULL;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continue;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if</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(curr-&gt;left != NULL)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queue[++top] = curr-&gt;left;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if</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(curr-&gt;right != NULL)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queue[++top] = curr-&gt;right;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front++;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if</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(count % 2 == 0)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for</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i = prevFront + 1; i &lt; top; i++)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printf("%d ", queue[i]-&gt;data);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else</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for</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i = top - 1; i &gt; prevFront; i--)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printf("%d ", queue[i]-&gt;data);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Driver code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lastRenderedPageBreak/>
              <w:t>int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main()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struct</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Node* root = newNode(1);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root-&gt;left = newNode(2);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root-&gt;right = newNode(3);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root-&gt;left-&gt;left = newNode(7);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root-&gt;left-&gt;right = newNode(6);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root-&gt;right-&gt;left = newNode(5);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root-&gt;right-&gt;right = newNode(4);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levelOrder(root, 7);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w:t>
            </w:r>
            <w:r w:rsidRPr="008205C9">
              <w:rPr>
                <w:rFonts w:ascii="Times New Roman" w:eastAsia="Times New Roman" w:hAnsi="Times New Roman" w:cs="Times New Roman"/>
                <w:sz w:val="24"/>
                <w:szCs w:val="24"/>
              </w:rPr>
              <w:t>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return</w:t>
            </w:r>
            <w:r w:rsidRPr="008205C9">
              <w:rPr>
                <w:rFonts w:ascii="Times New Roman" w:eastAsia="Times New Roman" w:hAnsi="Times New Roman" w:cs="Times New Roman"/>
                <w:sz w:val="24"/>
                <w:szCs w:val="24"/>
              </w:rPr>
              <w:t xml:space="preserve"> </w:t>
            </w:r>
            <w:r w:rsidRPr="008205C9">
              <w:rPr>
                <w:rFonts w:ascii="Courier New" w:eastAsia="Times New Roman" w:hAnsi="Courier New" w:cs="Courier New"/>
                <w:sz w:val="20"/>
                <w:szCs w:val="20"/>
              </w:rPr>
              <w:t xml:space="preserve">0; </w:t>
            </w:r>
          </w:p>
          <w:p w:rsidR="008205C9" w:rsidRPr="008205C9" w:rsidRDefault="008205C9" w:rsidP="008205C9">
            <w:pPr>
              <w:bidi w:val="0"/>
              <w:spacing w:after="0" w:line="240" w:lineRule="auto"/>
              <w:rPr>
                <w:rFonts w:ascii="Times New Roman" w:eastAsia="Times New Roman" w:hAnsi="Times New Roman" w:cs="Times New Roman"/>
                <w:sz w:val="24"/>
                <w:szCs w:val="24"/>
              </w:rPr>
            </w:pPr>
            <w:r w:rsidRPr="008205C9">
              <w:rPr>
                <w:rFonts w:ascii="Courier New" w:eastAsia="Times New Roman" w:hAnsi="Courier New" w:cs="Courier New"/>
                <w:sz w:val="20"/>
                <w:szCs w:val="20"/>
              </w:rPr>
              <w:t xml:space="preserve">} </w:t>
            </w:r>
          </w:p>
        </w:tc>
      </w:tr>
    </w:tbl>
    <w:p w:rsidR="008205C9" w:rsidRPr="008205C9" w:rsidRDefault="008205C9" w:rsidP="008205C9">
      <w:pPr>
        <w:bidi w:val="0"/>
        <w:spacing w:after="0" w:line="285" w:lineRule="atLeast"/>
        <w:jc w:val="both"/>
        <w:textAlignment w:val="baseline"/>
        <w:rPr>
          <w:ins w:id="114" w:author="Unknown"/>
          <w:rFonts w:ascii="Arial" w:eastAsia="Times New Roman" w:hAnsi="Arial" w:cs="Arial"/>
          <w:sz w:val="24"/>
          <w:szCs w:val="24"/>
        </w:rPr>
      </w:pPr>
      <w:ins w:id="115" w:author="Unknown">
        <w:r w:rsidRPr="008205C9">
          <w:rPr>
            <w:rFonts w:ascii="Arial" w:eastAsia="Times New Roman" w:hAnsi="Arial" w:cs="Arial"/>
            <w:b/>
            <w:bCs/>
            <w:sz w:val="24"/>
            <w:szCs w:val="24"/>
            <w:bdr w:val="none" w:sz="0" w:space="0" w:color="auto" w:frame="1"/>
          </w:rPr>
          <w:lastRenderedPageBreak/>
          <w:t>Output:</w:t>
        </w:r>
      </w:ins>
    </w:p>
    <w:p w:rsidR="008205C9" w:rsidRPr="008205C9" w:rsidRDefault="008205C9" w:rsidP="008205C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16" w:author="Unknown"/>
          <w:rFonts w:ascii="Consolas" w:eastAsia="Times New Roman" w:hAnsi="Consolas" w:cs="Consolas"/>
          <w:sz w:val="23"/>
          <w:szCs w:val="23"/>
        </w:rPr>
      </w:pPr>
      <w:ins w:id="117" w:author="Unknown">
        <w:r w:rsidRPr="008205C9">
          <w:rPr>
            <w:rFonts w:ascii="Consolas" w:eastAsia="Times New Roman" w:hAnsi="Consolas" w:cs="Consolas"/>
            <w:sz w:val="23"/>
            <w:szCs w:val="23"/>
          </w:rPr>
          <w:t>1 2 3 4 5 6 7</w:t>
        </w:r>
      </w:ins>
    </w:p>
    <w:p w:rsidR="008205C9" w:rsidRPr="008205C9" w:rsidRDefault="008205C9" w:rsidP="008205C9">
      <w:pPr>
        <w:bidi w:val="0"/>
        <w:spacing w:after="0" w:line="240" w:lineRule="auto"/>
        <w:textAlignment w:val="baseline"/>
        <w:rPr>
          <w:ins w:id="118" w:author="Unknown"/>
          <w:rFonts w:ascii="Arial" w:eastAsia="Times New Roman" w:hAnsi="Arial" w:cs="Arial"/>
          <w:sz w:val="24"/>
          <w:szCs w:val="24"/>
        </w:rPr>
      </w:pPr>
      <w:ins w:id="119" w:author="Unknown">
        <w:r w:rsidRPr="008205C9">
          <w:rPr>
            <w:rFonts w:ascii="Arial" w:eastAsia="Times New Roman" w:hAnsi="Arial" w:cs="Arial"/>
            <w:b/>
            <w:bCs/>
            <w:sz w:val="24"/>
            <w:szCs w:val="24"/>
            <w:bdr w:val="none" w:sz="0" w:space="0" w:color="auto" w:frame="1"/>
          </w:rPr>
          <w:t>Time Complexity:</w:t>
        </w:r>
        <w:r w:rsidRPr="008205C9">
          <w:rPr>
            <w:rFonts w:ascii="Arial" w:eastAsia="Times New Roman" w:hAnsi="Arial" w:cs="Arial"/>
            <w:sz w:val="24"/>
            <w:szCs w:val="24"/>
          </w:rPr>
          <w:t> O(n)</w:t>
        </w:r>
        <w:r w:rsidRPr="008205C9">
          <w:rPr>
            <w:rFonts w:ascii="Arial" w:eastAsia="Times New Roman" w:hAnsi="Arial" w:cs="Arial"/>
            <w:sz w:val="24"/>
            <w:szCs w:val="24"/>
          </w:rPr>
          <w:br/>
        </w:r>
        <w:r w:rsidRPr="008205C9">
          <w:rPr>
            <w:rFonts w:ascii="Arial" w:eastAsia="Times New Roman" w:hAnsi="Arial" w:cs="Arial"/>
            <w:b/>
            <w:bCs/>
            <w:sz w:val="24"/>
            <w:szCs w:val="24"/>
            <w:bdr w:val="none" w:sz="0" w:space="0" w:color="auto" w:frame="1"/>
          </w:rPr>
          <w:t>Auxiliary Space :</w:t>
        </w:r>
        <w:r w:rsidRPr="008205C9">
          <w:rPr>
            <w:rFonts w:ascii="Arial" w:eastAsia="Times New Roman" w:hAnsi="Arial" w:cs="Arial"/>
            <w:sz w:val="24"/>
            <w:szCs w:val="24"/>
          </w:rPr>
          <w:t> O(2*n) = O(n)</w:t>
        </w:r>
      </w:ins>
    </w:p>
    <w:p w:rsidR="008205C9" w:rsidRDefault="008205C9" w:rsidP="00381399">
      <w:pPr>
        <w:rPr>
          <w:sz w:val="28"/>
          <w:szCs w:val="28"/>
          <w:rtl/>
        </w:rPr>
      </w:pPr>
    </w:p>
    <w:p w:rsidR="004A69FF" w:rsidRPr="004A69FF" w:rsidRDefault="004A69FF" w:rsidP="004A69FF">
      <w:pPr>
        <w:bidi w:val="0"/>
        <w:spacing w:after="225" w:line="240" w:lineRule="auto"/>
        <w:textAlignment w:val="baseline"/>
        <w:outlineLvl w:val="0"/>
        <w:rPr>
          <w:rFonts w:ascii="Times New Roman" w:eastAsia="Times New Roman" w:hAnsi="Times New Roman" w:cs="Times New Roman"/>
          <w:kern w:val="36"/>
          <w:sz w:val="42"/>
          <w:szCs w:val="42"/>
        </w:rPr>
      </w:pPr>
      <w:r w:rsidRPr="004A69FF">
        <w:rPr>
          <w:rFonts w:ascii="Times New Roman" w:eastAsia="Times New Roman" w:hAnsi="Times New Roman" w:cs="Times New Roman"/>
          <w:kern w:val="36"/>
          <w:sz w:val="42"/>
          <w:szCs w:val="42"/>
        </w:rPr>
        <w:t>Merge two sorted arrays in constant space using Min Heap</w:t>
      </w:r>
    </w:p>
    <w:p w:rsidR="004A69FF" w:rsidRPr="004A69FF" w:rsidRDefault="004A69FF" w:rsidP="004A69FF">
      <w:pPr>
        <w:shd w:val="clear" w:color="auto" w:fill="FFFFFF"/>
        <w:bidi w:val="0"/>
        <w:spacing w:after="150" w:line="240" w:lineRule="auto"/>
        <w:textAlignment w:val="baseline"/>
        <w:rPr>
          <w:rFonts w:ascii="Arial" w:eastAsia="Times New Roman" w:hAnsi="Arial" w:cs="Arial"/>
          <w:sz w:val="24"/>
          <w:szCs w:val="24"/>
        </w:rPr>
      </w:pPr>
      <w:r w:rsidRPr="004A69FF">
        <w:rPr>
          <w:rFonts w:ascii="Arial" w:eastAsia="Times New Roman" w:hAnsi="Arial" w:cs="Arial"/>
          <w:sz w:val="24"/>
          <w:szCs w:val="24"/>
        </w:rPr>
        <w:t>Given two sorted arrays, we need to merge them with O(1) extra space into a sorted array, when N is the size of the first array, and M is the size of the second array.</w:t>
      </w:r>
    </w:p>
    <w:p w:rsidR="004A69FF" w:rsidRPr="004A69FF" w:rsidRDefault="004A69FF" w:rsidP="004A69FF">
      <w:pPr>
        <w:shd w:val="clear" w:color="auto" w:fill="FFFFFF"/>
        <w:bidi w:val="0"/>
        <w:spacing w:after="0" w:line="240" w:lineRule="auto"/>
        <w:textAlignment w:val="baseline"/>
        <w:rPr>
          <w:rFonts w:ascii="Arial" w:eastAsia="Times New Roman" w:hAnsi="Arial" w:cs="Arial"/>
          <w:sz w:val="24"/>
          <w:szCs w:val="24"/>
        </w:rPr>
      </w:pPr>
      <w:r w:rsidRPr="004A69FF">
        <w:rPr>
          <w:rFonts w:ascii="Arial" w:eastAsia="Times New Roman" w:hAnsi="Arial" w:cs="Arial"/>
          <w:b/>
          <w:bCs/>
          <w:sz w:val="24"/>
          <w:szCs w:val="24"/>
          <w:bdr w:val="none" w:sz="0" w:space="0" w:color="auto" w:frame="1"/>
        </w:rPr>
        <w:t>Example</w:t>
      </w:r>
      <w:r w:rsidRPr="004A69FF">
        <w:rPr>
          <w:rFonts w:ascii="Arial" w:eastAsia="Times New Roman" w:hAnsi="Arial" w:cs="Arial"/>
          <w:sz w:val="24"/>
          <w:szCs w:val="24"/>
        </w:rPr>
        <w:t>:</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b/>
          <w:bCs/>
          <w:sz w:val="23"/>
          <w:szCs w:val="23"/>
          <w:bdr w:val="none" w:sz="0" w:space="0" w:color="auto" w:frame="1"/>
        </w:rPr>
        <w:t>Input</w:t>
      </w:r>
      <w:r w:rsidRPr="004A69FF">
        <w:rPr>
          <w:rFonts w:ascii="Consolas" w:eastAsia="Times New Roman" w:hAnsi="Consolas" w:cs="Consolas"/>
          <w:sz w:val="23"/>
          <w:szCs w:val="23"/>
        </w:rPr>
        <w:t>: arr1[] = {10};</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sz w:val="23"/>
          <w:szCs w:val="23"/>
        </w:rPr>
        <w:t xml:space="preserve">       arr2[] = {2, 3};</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b/>
          <w:bCs/>
          <w:sz w:val="23"/>
          <w:szCs w:val="23"/>
          <w:bdr w:val="none" w:sz="0" w:space="0" w:color="auto" w:frame="1"/>
        </w:rPr>
        <w:t>Output</w:t>
      </w:r>
      <w:r w:rsidRPr="004A69FF">
        <w:rPr>
          <w:rFonts w:ascii="Consolas" w:eastAsia="Times New Roman" w:hAnsi="Consolas" w:cs="Consolas"/>
          <w:sz w:val="23"/>
          <w:szCs w:val="23"/>
        </w:rPr>
        <w:t>: arr1[] = {2}</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sz w:val="23"/>
          <w:szCs w:val="23"/>
        </w:rPr>
        <w:t xml:space="preserve">        arr2[] = {3, 10}  </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b/>
          <w:bCs/>
          <w:sz w:val="23"/>
          <w:szCs w:val="23"/>
          <w:bdr w:val="none" w:sz="0" w:space="0" w:color="auto" w:frame="1"/>
        </w:rPr>
        <w:t>Input</w:t>
      </w:r>
      <w:r w:rsidRPr="004A69FF">
        <w:rPr>
          <w:rFonts w:ascii="Consolas" w:eastAsia="Times New Roman" w:hAnsi="Consolas" w:cs="Consolas"/>
          <w:sz w:val="23"/>
          <w:szCs w:val="23"/>
        </w:rPr>
        <w:t>: arr1[] = {1, 5, 9, 10, 15, 20};</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sz w:val="23"/>
          <w:szCs w:val="23"/>
        </w:rPr>
        <w:t xml:space="preserve">       arr2[] = {2, 3, 8, 13};</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b/>
          <w:bCs/>
          <w:sz w:val="23"/>
          <w:szCs w:val="23"/>
          <w:bdr w:val="none" w:sz="0" w:space="0" w:color="auto" w:frame="1"/>
        </w:rPr>
        <w:t>Output</w:t>
      </w:r>
      <w:r w:rsidRPr="004A69FF">
        <w:rPr>
          <w:rFonts w:ascii="Consolas" w:eastAsia="Times New Roman" w:hAnsi="Consolas" w:cs="Consolas"/>
          <w:sz w:val="23"/>
          <w:szCs w:val="23"/>
        </w:rPr>
        <w:t>: arr1[] = {1, 2, 3, 5, 8, 9}</w:t>
      </w:r>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4A69FF">
        <w:rPr>
          <w:rFonts w:ascii="Consolas" w:eastAsia="Times New Roman" w:hAnsi="Consolas" w:cs="Consolas"/>
          <w:sz w:val="23"/>
          <w:szCs w:val="23"/>
        </w:rPr>
        <w:t xml:space="preserve">        arr2[] = {10, 13, 15, 20} </w:t>
      </w:r>
    </w:p>
    <w:p w:rsidR="004A69FF" w:rsidRPr="004A69FF" w:rsidRDefault="009E6733" w:rsidP="004A69FF">
      <w:pPr>
        <w:shd w:val="clear" w:color="auto" w:fill="FFFFFF"/>
        <w:bidi w:val="0"/>
        <w:spacing w:after="0" w:line="240" w:lineRule="auto"/>
        <w:jc w:val="both"/>
        <w:textAlignment w:val="baseline"/>
        <w:outlineLvl w:val="1"/>
        <w:rPr>
          <w:rFonts w:ascii="Arial" w:eastAsia="Times New Roman" w:hAnsi="Arial" w:cs="Arial"/>
          <w:b/>
          <w:bCs/>
          <w:sz w:val="27"/>
          <w:szCs w:val="27"/>
        </w:rPr>
      </w:pPr>
      <w:hyperlink r:id="rId17" w:history="1">
        <w:r w:rsidR="004A69FF" w:rsidRPr="004A69FF">
          <w:rPr>
            <w:rFonts w:ascii="Arial" w:eastAsia="Times New Roman" w:hAnsi="Arial" w:cs="Arial"/>
            <w:b/>
            <w:bCs/>
            <w:color w:val="EC4E20"/>
            <w:sz w:val="27"/>
            <w:szCs w:val="27"/>
            <w:bdr w:val="none" w:sz="0" w:space="0" w:color="auto" w:frame="1"/>
          </w:rPr>
          <w:t>Recommended: Please try your approach on </w:t>
        </w:r>
        <w:r w:rsidR="004A69FF" w:rsidRPr="004A69FF">
          <w:rPr>
            <w:rFonts w:ascii="Arial" w:eastAsia="Times New Roman" w:hAnsi="Arial" w:cs="Arial"/>
            <w:b/>
            <w:bCs/>
            <w:i/>
            <w:iCs/>
            <w:color w:val="EC4E20"/>
            <w:sz w:val="27"/>
            <w:szCs w:val="27"/>
            <w:u w:val="single"/>
            <w:bdr w:val="none" w:sz="0" w:space="0" w:color="auto" w:frame="1"/>
          </w:rPr>
          <w:t>{IDE}</w:t>
        </w:r>
        <w:r w:rsidR="004A69FF" w:rsidRPr="004A69FF">
          <w:rPr>
            <w:rFonts w:ascii="Arial" w:eastAsia="Times New Roman" w:hAnsi="Arial" w:cs="Arial"/>
            <w:b/>
            <w:bCs/>
            <w:color w:val="EC4E20"/>
            <w:sz w:val="27"/>
            <w:szCs w:val="27"/>
            <w:bdr w:val="none" w:sz="0" w:space="0" w:color="auto" w:frame="1"/>
          </w:rPr>
          <w:t>first, before moving on to the solution.</w:t>
        </w:r>
      </w:hyperlink>
    </w:p>
    <w:p w:rsidR="004A69FF" w:rsidRPr="004A69FF" w:rsidRDefault="004A69FF" w:rsidP="004A69FF">
      <w:pPr>
        <w:shd w:val="clear" w:color="auto" w:fill="FFFFFF"/>
        <w:bidi w:val="0"/>
        <w:spacing w:after="150" w:line="240" w:lineRule="auto"/>
        <w:textAlignment w:val="baseline"/>
        <w:rPr>
          <w:rFonts w:ascii="Arial" w:eastAsia="Times New Roman" w:hAnsi="Arial" w:cs="Arial"/>
          <w:sz w:val="24"/>
          <w:szCs w:val="24"/>
        </w:rPr>
      </w:pPr>
      <w:r w:rsidRPr="004A69FF">
        <w:rPr>
          <w:rFonts w:ascii="Arial" w:eastAsia="Times New Roman" w:hAnsi="Arial" w:cs="Arial"/>
          <w:sz w:val="24"/>
          <w:szCs w:val="24"/>
        </w:rPr>
        <w:t>We had already discussed two more approaches to solve the above problem in constant space:</w:t>
      </w:r>
    </w:p>
    <w:p w:rsidR="004A69FF" w:rsidRPr="004A69FF" w:rsidRDefault="004A69FF" w:rsidP="004A69FF">
      <w:pPr>
        <w:bidi w:val="0"/>
        <w:spacing w:after="0" w:line="285" w:lineRule="atLeast"/>
        <w:textAlignment w:val="baseline"/>
        <w:rPr>
          <w:ins w:id="120" w:author="Unknown"/>
          <w:rFonts w:ascii="Times New Roman" w:eastAsia="Times New Roman" w:hAnsi="Times New Roman" w:cs="Times New Roman"/>
          <w:sz w:val="24"/>
          <w:szCs w:val="24"/>
        </w:rPr>
      </w:pPr>
      <w:ins w:id="121" w:author="Unknown">
        <w:r w:rsidRPr="004A69FF">
          <w:rPr>
            <w:rFonts w:ascii="Arial" w:eastAsia="Times New Roman" w:hAnsi="Arial" w:cs="Arial"/>
            <w:sz w:val="24"/>
            <w:szCs w:val="24"/>
          </w:rPr>
          <w:br/>
        </w:r>
        <w:r w:rsidRPr="004A69FF">
          <w:rPr>
            <w:rFonts w:ascii="Arial" w:eastAsia="Times New Roman" w:hAnsi="Arial" w:cs="Arial"/>
            <w:sz w:val="24"/>
            <w:szCs w:val="24"/>
          </w:rPr>
          <w:br/>
        </w:r>
      </w:ins>
    </w:p>
    <w:p w:rsidR="004A69FF" w:rsidRPr="004A69FF" w:rsidRDefault="004A69FF" w:rsidP="004A69FF">
      <w:pPr>
        <w:numPr>
          <w:ilvl w:val="0"/>
          <w:numId w:val="19"/>
        </w:numPr>
        <w:shd w:val="clear" w:color="auto" w:fill="FFFFFF"/>
        <w:bidi w:val="0"/>
        <w:spacing w:after="0" w:line="240" w:lineRule="auto"/>
        <w:ind w:left="540"/>
        <w:textAlignment w:val="baseline"/>
        <w:rPr>
          <w:ins w:id="122" w:author="Unknown"/>
          <w:rFonts w:ascii="Arial" w:eastAsia="Times New Roman" w:hAnsi="Arial" w:cs="Arial"/>
          <w:sz w:val="24"/>
          <w:szCs w:val="24"/>
        </w:rPr>
      </w:pPr>
      <w:ins w:id="123" w:author="Unknown">
        <w:r w:rsidRPr="004A69FF">
          <w:rPr>
            <w:rFonts w:ascii="Arial" w:eastAsia="Times New Roman" w:hAnsi="Arial" w:cs="Arial"/>
            <w:sz w:val="24"/>
            <w:szCs w:val="24"/>
          </w:rPr>
          <w:fldChar w:fldCharType="begin"/>
        </w:r>
        <w:r w:rsidRPr="004A69FF">
          <w:rPr>
            <w:rFonts w:ascii="Arial" w:eastAsia="Times New Roman" w:hAnsi="Arial" w:cs="Arial"/>
            <w:sz w:val="24"/>
            <w:szCs w:val="24"/>
          </w:rPr>
          <w:instrText xml:space="preserve"> HYPERLINK "https://www.geeksforgeeks.org/merge-two-sorted-arrays-o1-extra-space/" </w:instrText>
        </w:r>
        <w:r w:rsidRPr="004A69FF">
          <w:rPr>
            <w:rFonts w:ascii="Arial" w:eastAsia="Times New Roman" w:hAnsi="Arial" w:cs="Arial"/>
            <w:sz w:val="24"/>
            <w:szCs w:val="24"/>
          </w:rPr>
          <w:fldChar w:fldCharType="separate"/>
        </w:r>
        <w:r w:rsidRPr="004A69FF">
          <w:rPr>
            <w:rFonts w:ascii="Arial" w:eastAsia="Times New Roman" w:hAnsi="Arial" w:cs="Arial"/>
            <w:color w:val="EC4E20"/>
            <w:sz w:val="24"/>
            <w:szCs w:val="24"/>
            <w:bdr w:val="none" w:sz="0" w:space="0" w:color="auto" w:frame="1"/>
          </w:rPr>
          <w:t>Merge two sorted arrays with O(1) extra space</w:t>
        </w:r>
        <w:r w:rsidRPr="004A69FF">
          <w:rPr>
            <w:rFonts w:ascii="Arial" w:eastAsia="Times New Roman" w:hAnsi="Arial" w:cs="Arial"/>
            <w:sz w:val="24"/>
            <w:szCs w:val="24"/>
          </w:rPr>
          <w:fldChar w:fldCharType="end"/>
        </w:r>
        <w:r w:rsidRPr="004A69FF">
          <w:rPr>
            <w:rFonts w:ascii="Arial" w:eastAsia="Times New Roman" w:hAnsi="Arial" w:cs="Arial"/>
            <w:sz w:val="24"/>
            <w:szCs w:val="24"/>
          </w:rPr>
          <w:t>.</w:t>
        </w:r>
      </w:ins>
    </w:p>
    <w:p w:rsidR="004A69FF" w:rsidRPr="004A69FF" w:rsidRDefault="004A69FF" w:rsidP="004A69FF">
      <w:pPr>
        <w:numPr>
          <w:ilvl w:val="0"/>
          <w:numId w:val="19"/>
        </w:numPr>
        <w:shd w:val="clear" w:color="auto" w:fill="FFFFFF"/>
        <w:bidi w:val="0"/>
        <w:spacing w:after="0" w:line="240" w:lineRule="auto"/>
        <w:ind w:left="540"/>
        <w:textAlignment w:val="baseline"/>
        <w:rPr>
          <w:ins w:id="124" w:author="Unknown"/>
          <w:rFonts w:ascii="Arial" w:eastAsia="Times New Roman" w:hAnsi="Arial" w:cs="Arial"/>
          <w:sz w:val="24"/>
          <w:szCs w:val="24"/>
        </w:rPr>
      </w:pPr>
      <w:ins w:id="125" w:author="Unknown">
        <w:r w:rsidRPr="004A69FF">
          <w:rPr>
            <w:rFonts w:ascii="Arial" w:eastAsia="Times New Roman" w:hAnsi="Arial" w:cs="Arial"/>
            <w:sz w:val="24"/>
            <w:szCs w:val="24"/>
          </w:rPr>
          <w:fldChar w:fldCharType="begin"/>
        </w:r>
        <w:r w:rsidRPr="004A69FF">
          <w:rPr>
            <w:rFonts w:ascii="Arial" w:eastAsia="Times New Roman" w:hAnsi="Arial" w:cs="Arial"/>
            <w:sz w:val="24"/>
            <w:szCs w:val="24"/>
          </w:rPr>
          <w:instrText xml:space="preserve"> HYPERLINK "https://www.geeksforgeeks.org/efficiently-merging-two-sorted-arrays-with-o1-extra-space/" </w:instrText>
        </w:r>
        <w:r w:rsidRPr="004A69FF">
          <w:rPr>
            <w:rFonts w:ascii="Arial" w:eastAsia="Times New Roman" w:hAnsi="Arial" w:cs="Arial"/>
            <w:sz w:val="24"/>
            <w:szCs w:val="24"/>
          </w:rPr>
          <w:fldChar w:fldCharType="separate"/>
        </w:r>
        <w:r w:rsidRPr="004A69FF">
          <w:rPr>
            <w:rFonts w:ascii="Arial" w:eastAsia="Times New Roman" w:hAnsi="Arial" w:cs="Arial"/>
            <w:color w:val="EC4E20"/>
            <w:sz w:val="24"/>
            <w:szCs w:val="24"/>
            <w:bdr w:val="none" w:sz="0" w:space="0" w:color="auto" w:frame="1"/>
          </w:rPr>
          <w:t>Efficiently merging two sorted arrays with O(1) extra space</w:t>
        </w:r>
        <w:r w:rsidRPr="004A69FF">
          <w:rPr>
            <w:rFonts w:ascii="Arial" w:eastAsia="Times New Roman" w:hAnsi="Arial" w:cs="Arial"/>
            <w:sz w:val="24"/>
            <w:szCs w:val="24"/>
          </w:rPr>
          <w:fldChar w:fldCharType="end"/>
        </w:r>
        <w:r w:rsidRPr="004A69FF">
          <w:rPr>
            <w:rFonts w:ascii="Arial" w:eastAsia="Times New Roman" w:hAnsi="Arial" w:cs="Arial"/>
            <w:sz w:val="24"/>
            <w:szCs w:val="24"/>
          </w:rPr>
          <w:t>.</w:t>
        </w:r>
      </w:ins>
    </w:p>
    <w:p w:rsidR="004A69FF" w:rsidRPr="004A69FF" w:rsidRDefault="004A69FF" w:rsidP="004A69FF">
      <w:pPr>
        <w:shd w:val="clear" w:color="auto" w:fill="FFFFFF"/>
        <w:bidi w:val="0"/>
        <w:spacing w:after="150" w:line="240" w:lineRule="auto"/>
        <w:textAlignment w:val="baseline"/>
        <w:rPr>
          <w:ins w:id="126" w:author="Unknown"/>
          <w:rFonts w:ascii="Arial" w:eastAsia="Times New Roman" w:hAnsi="Arial" w:cs="Arial"/>
          <w:sz w:val="24"/>
          <w:szCs w:val="24"/>
        </w:rPr>
      </w:pPr>
      <w:ins w:id="127" w:author="Unknown">
        <w:r w:rsidRPr="004A69FF">
          <w:rPr>
            <w:rFonts w:ascii="Arial" w:eastAsia="Times New Roman" w:hAnsi="Arial" w:cs="Arial"/>
            <w:sz w:val="24"/>
            <w:szCs w:val="24"/>
          </w:rPr>
          <w:t>In this article, one more approach using the concept of the heap data structure is discussed without taking any extra space to merge the two sorted arrays.</w:t>
        </w:r>
      </w:ins>
    </w:p>
    <w:p w:rsidR="004A69FF" w:rsidRPr="004A69FF" w:rsidRDefault="004A69FF" w:rsidP="004A69FF">
      <w:pPr>
        <w:shd w:val="clear" w:color="auto" w:fill="FFFFFF"/>
        <w:bidi w:val="0"/>
        <w:spacing w:after="150" w:line="240" w:lineRule="auto"/>
        <w:textAlignment w:val="baseline"/>
        <w:rPr>
          <w:ins w:id="128" w:author="Unknown"/>
          <w:rFonts w:ascii="Arial" w:eastAsia="Times New Roman" w:hAnsi="Arial" w:cs="Arial"/>
          <w:sz w:val="24"/>
          <w:szCs w:val="24"/>
        </w:rPr>
      </w:pPr>
      <w:ins w:id="129" w:author="Unknown">
        <w:r w:rsidRPr="004A69FF">
          <w:rPr>
            <w:rFonts w:ascii="Arial" w:eastAsia="Times New Roman" w:hAnsi="Arial" w:cs="Arial"/>
            <w:sz w:val="24"/>
            <w:szCs w:val="24"/>
          </w:rPr>
          <w:t>Below is the detailed approach in steps:</w:t>
        </w:r>
      </w:ins>
    </w:p>
    <w:p w:rsidR="004A69FF" w:rsidRPr="004A69FF" w:rsidRDefault="004A69FF" w:rsidP="004A69FF">
      <w:pPr>
        <w:numPr>
          <w:ilvl w:val="0"/>
          <w:numId w:val="20"/>
        </w:numPr>
        <w:shd w:val="clear" w:color="auto" w:fill="FFFFFF"/>
        <w:bidi w:val="0"/>
        <w:spacing w:after="0" w:line="240" w:lineRule="auto"/>
        <w:ind w:left="540"/>
        <w:textAlignment w:val="baseline"/>
        <w:rPr>
          <w:ins w:id="130" w:author="Unknown"/>
          <w:rFonts w:ascii="Arial" w:eastAsia="Times New Roman" w:hAnsi="Arial" w:cs="Arial"/>
          <w:sz w:val="24"/>
          <w:szCs w:val="24"/>
        </w:rPr>
      </w:pPr>
      <w:ins w:id="131" w:author="Unknown">
        <w:r w:rsidRPr="004A69FF">
          <w:rPr>
            <w:rFonts w:ascii="Arial" w:eastAsia="Times New Roman" w:hAnsi="Arial" w:cs="Arial"/>
            <w:sz w:val="24"/>
            <w:szCs w:val="24"/>
          </w:rPr>
          <w:t>The idea is to convert the second array into a min-heap first. This can be done in O(M) time complexity.</w:t>
        </w:r>
      </w:ins>
    </w:p>
    <w:p w:rsidR="004A69FF" w:rsidRPr="004A69FF" w:rsidRDefault="004A69FF" w:rsidP="004A69FF">
      <w:pPr>
        <w:numPr>
          <w:ilvl w:val="0"/>
          <w:numId w:val="20"/>
        </w:numPr>
        <w:shd w:val="clear" w:color="auto" w:fill="FFFFFF"/>
        <w:bidi w:val="0"/>
        <w:spacing w:after="0" w:line="240" w:lineRule="auto"/>
        <w:ind w:left="540"/>
        <w:textAlignment w:val="baseline"/>
        <w:rPr>
          <w:ins w:id="132" w:author="Unknown"/>
          <w:rFonts w:ascii="Arial" w:eastAsia="Times New Roman" w:hAnsi="Arial" w:cs="Arial"/>
          <w:sz w:val="24"/>
          <w:szCs w:val="24"/>
        </w:rPr>
      </w:pPr>
      <w:ins w:id="133" w:author="Unknown">
        <w:r w:rsidRPr="004A69FF">
          <w:rPr>
            <w:rFonts w:ascii="Arial" w:eastAsia="Times New Roman" w:hAnsi="Arial" w:cs="Arial"/>
            <w:sz w:val="24"/>
            <w:szCs w:val="24"/>
          </w:rPr>
          <w:t>After converting the second array to min-heap:</w:t>
        </w:r>
      </w:ins>
    </w:p>
    <w:p w:rsidR="004A69FF" w:rsidRPr="004A69FF" w:rsidRDefault="004A69FF" w:rsidP="004A69FF">
      <w:pPr>
        <w:numPr>
          <w:ilvl w:val="1"/>
          <w:numId w:val="20"/>
        </w:numPr>
        <w:shd w:val="clear" w:color="auto" w:fill="FFFFFF"/>
        <w:bidi w:val="0"/>
        <w:spacing w:after="0" w:line="240" w:lineRule="auto"/>
        <w:ind w:left="1080"/>
        <w:textAlignment w:val="baseline"/>
        <w:rPr>
          <w:ins w:id="134" w:author="Unknown"/>
          <w:rFonts w:ascii="Arial" w:eastAsia="Times New Roman" w:hAnsi="Arial" w:cs="Arial"/>
          <w:sz w:val="24"/>
          <w:szCs w:val="24"/>
        </w:rPr>
      </w:pPr>
      <w:ins w:id="135" w:author="Unknown">
        <w:r w:rsidRPr="004A69FF">
          <w:rPr>
            <w:rFonts w:ascii="Arial" w:eastAsia="Times New Roman" w:hAnsi="Arial" w:cs="Arial"/>
            <w:sz w:val="24"/>
            <w:szCs w:val="24"/>
          </w:rPr>
          <w:t>Start traversing the first array and compare the current element for the first array to top of the created min_heap.</w:t>
        </w:r>
      </w:ins>
    </w:p>
    <w:p w:rsidR="004A69FF" w:rsidRPr="004A69FF" w:rsidRDefault="004A69FF" w:rsidP="004A69FF">
      <w:pPr>
        <w:numPr>
          <w:ilvl w:val="1"/>
          <w:numId w:val="20"/>
        </w:numPr>
        <w:shd w:val="clear" w:color="auto" w:fill="FFFFFF"/>
        <w:bidi w:val="0"/>
        <w:spacing w:after="0" w:line="240" w:lineRule="auto"/>
        <w:ind w:left="1080"/>
        <w:textAlignment w:val="baseline"/>
        <w:rPr>
          <w:ins w:id="136" w:author="Unknown"/>
          <w:rFonts w:ascii="Arial" w:eastAsia="Times New Roman" w:hAnsi="Arial" w:cs="Arial"/>
          <w:sz w:val="24"/>
          <w:szCs w:val="24"/>
        </w:rPr>
      </w:pPr>
      <w:ins w:id="137" w:author="Unknown">
        <w:r w:rsidRPr="004A69FF">
          <w:rPr>
            <w:rFonts w:ascii="Arial" w:eastAsia="Times New Roman" w:hAnsi="Arial" w:cs="Arial"/>
            <w:sz w:val="24"/>
            <w:szCs w:val="24"/>
          </w:rPr>
          <w:t>If the current element in the first array is greater than heap top, swap the current element of the first array with the root of the heap, and heapify the root of the min_heap.</w:t>
        </w:r>
      </w:ins>
    </w:p>
    <w:p w:rsidR="004A69FF" w:rsidRPr="004A69FF" w:rsidRDefault="004A69FF" w:rsidP="004A69FF">
      <w:pPr>
        <w:numPr>
          <w:ilvl w:val="1"/>
          <w:numId w:val="20"/>
        </w:numPr>
        <w:shd w:val="clear" w:color="auto" w:fill="FFFFFF"/>
        <w:bidi w:val="0"/>
        <w:spacing w:after="0" w:line="240" w:lineRule="auto"/>
        <w:ind w:left="1080"/>
        <w:textAlignment w:val="baseline"/>
        <w:rPr>
          <w:ins w:id="138" w:author="Unknown"/>
          <w:rFonts w:ascii="Arial" w:eastAsia="Times New Roman" w:hAnsi="Arial" w:cs="Arial"/>
          <w:sz w:val="24"/>
          <w:szCs w:val="24"/>
        </w:rPr>
      </w:pPr>
      <w:ins w:id="139" w:author="Unknown">
        <w:r w:rsidRPr="004A69FF">
          <w:rPr>
            <w:rFonts w:ascii="Arial" w:eastAsia="Times New Roman" w:hAnsi="Arial" w:cs="Arial"/>
            <w:sz w:val="24"/>
            <w:szCs w:val="24"/>
          </w:rPr>
          <w:lastRenderedPageBreak/>
          <w:t>After performing the above operation for every element of the first array, the first array will now contain first N elements of the sorted merged array.</w:t>
        </w:r>
      </w:ins>
    </w:p>
    <w:p w:rsidR="004A69FF" w:rsidRPr="004A69FF" w:rsidRDefault="004A69FF" w:rsidP="004A69FF">
      <w:pPr>
        <w:numPr>
          <w:ilvl w:val="0"/>
          <w:numId w:val="20"/>
        </w:numPr>
        <w:shd w:val="clear" w:color="auto" w:fill="FFFFFF"/>
        <w:bidi w:val="0"/>
        <w:spacing w:after="0" w:line="240" w:lineRule="auto"/>
        <w:ind w:left="540"/>
        <w:textAlignment w:val="baseline"/>
        <w:rPr>
          <w:ins w:id="140" w:author="Unknown"/>
          <w:rFonts w:ascii="Arial" w:eastAsia="Times New Roman" w:hAnsi="Arial" w:cs="Arial"/>
          <w:sz w:val="24"/>
          <w:szCs w:val="24"/>
        </w:rPr>
      </w:pPr>
      <w:ins w:id="141" w:author="Unknown">
        <w:r w:rsidRPr="004A69FF">
          <w:rPr>
            <w:rFonts w:ascii="Arial" w:eastAsia="Times New Roman" w:hAnsi="Arial" w:cs="Arial"/>
            <w:sz w:val="24"/>
            <w:szCs w:val="24"/>
          </w:rPr>
          <w:t>Now, the elements remained in the min_heap or the second array are the last M elements of the sorted merged array.</w:t>
        </w:r>
      </w:ins>
    </w:p>
    <w:p w:rsidR="004A69FF" w:rsidRPr="004A69FF" w:rsidRDefault="004A69FF" w:rsidP="004A69FF">
      <w:pPr>
        <w:numPr>
          <w:ilvl w:val="0"/>
          <w:numId w:val="20"/>
        </w:numPr>
        <w:shd w:val="clear" w:color="auto" w:fill="FFFFFF"/>
        <w:bidi w:val="0"/>
        <w:spacing w:after="0" w:line="240" w:lineRule="auto"/>
        <w:ind w:left="540"/>
        <w:textAlignment w:val="baseline"/>
        <w:rPr>
          <w:ins w:id="142" w:author="Unknown"/>
          <w:rFonts w:ascii="Arial" w:eastAsia="Times New Roman" w:hAnsi="Arial" w:cs="Arial"/>
          <w:sz w:val="24"/>
          <w:szCs w:val="24"/>
        </w:rPr>
      </w:pPr>
      <w:ins w:id="143" w:author="Unknown">
        <w:r w:rsidRPr="004A69FF">
          <w:rPr>
            <w:rFonts w:ascii="Arial" w:eastAsia="Times New Roman" w:hAnsi="Arial" w:cs="Arial"/>
            <w:sz w:val="24"/>
            <w:szCs w:val="24"/>
          </w:rPr>
          <w:t>To arrange them in sorted order, apply in-place heapsort on the second array.</w:t>
        </w:r>
      </w:ins>
    </w:p>
    <w:p w:rsidR="004A69FF" w:rsidRPr="004A69FF" w:rsidRDefault="004A69FF" w:rsidP="004A69FF">
      <w:pPr>
        <w:shd w:val="clear" w:color="auto" w:fill="FFFFFF"/>
        <w:bidi w:val="0"/>
        <w:spacing w:after="0" w:line="240" w:lineRule="auto"/>
        <w:textAlignment w:val="baseline"/>
        <w:rPr>
          <w:ins w:id="144" w:author="Unknown"/>
          <w:rFonts w:ascii="Arial" w:eastAsia="Times New Roman" w:hAnsi="Arial" w:cs="Arial"/>
          <w:sz w:val="24"/>
          <w:szCs w:val="24"/>
        </w:rPr>
      </w:pPr>
      <w:ins w:id="145" w:author="Unknown">
        <w:r w:rsidRPr="004A69FF">
          <w:rPr>
            <w:rFonts w:ascii="Arial" w:eastAsia="Times New Roman" w:hAnsi="Arial" w:cs="Arial"/>
            <w:b/>
            <w:bCs/>
            <w:sz w:val="24"/>
            <w:szCs w:val="24"/>
            <w:bdr w:val="none" w:sz="0" w:space="0" w:color="auto" w:frame="1"/>
          </w:rPr>
          <w:t>Note</w:t>
        </w:r>
        <w:r w:rsidRPr="004A69FF">
          <w:rPr>
            <w:rFonts w:ascii="Arial" w:eastAsia="Times New Roman" w:hAnsi="Arial" w:cs="Arial"/>
            <w:sz w:val="24"/>
            <w:szCs w:val="24"/>
          </w:rPr>
          <w:t>: We have used built-in STL functions available in C++ to convert array to min_heap, sorting the heap etc. It is recommended to read – </w:t>
        </w:r>
        <w:r w:rsidRPr="004A69FF">
          <w:rPr>
            <w:rFonts w:ascii="Arial" w:eastAsia="Times New Roman" w:hAnsi="Arial" w:cs="Arial"/>
            <w:sz w:val="24"/>
            <w:szCs w:val="24"/>
          </w:rPr>
          <w:fldChar w:fldCharType="begin"/>
        </w:r>
        <w:r w:rsidRPr="004A69FF">
          <w:rPr>
            <w:rFonts w:ascii="Arial" w:eastAsia="Times New Roman" w:hAnsi="Arial" w:cs="Arial"/>
            <w:sz w:val="24"/>
            <w:szCs w:val="24"/>
          </w:rPr>
          <w:instrText xml:space="preserve"> HYPERLINK "https://www.geeksforgeeks.org/heap-using-stl-c/" \t "_blank" </w:instrText>
        </w:r>
        <w:r w:rsidRPr="004A69FF">
          <w:rPr>
            <w:rFonts w:ascii="Arial" w:eastAsia="Times New Roman" w:hAnsi="Arial" w:cs="Arial"/>
            <w:sz w:val="24"/>
            <w:szCs w:val="24"/>
          </w:rPr>
          <w:fldChar w:fldCharType="separate"/>
        </w:r>
        <w:r w:rsidRPr="004A69FF">
          <w:rPr>
            <w:rFonts w:ascii="Arial" w:eastAsia="Times New Roman" w:hAnsi="Arial" w:cs="Arial"/>
            <w:color w:val="EC4E20"/>
            <w:sz w:val="24"/>
            <w:szCs w:val="24"/>
            <w:bdr w:val="none" w:sz="0" w:space="0" w:color="auto" w:frame="1"/>
          </w:rPr>
          <w:t>Heap in C++ STL | make_heap(), push_heap(), pop_heap(), sort_heap()</w:t>
        </w:r>
        <w:r w:rsidRPr="004A69FF">
          <w:rPr>
            <w:rFonts w:ascii="Arial" w:eastAsia="Times New Roman" w:hAnsi="Arial" w:cs="Arial"/>
            <w:sz w:val="24"/>
            <w:szCs w:val="24"/>
          </w:rPr>
          <w:fldChar w:fldCharType="end"/>
        </w:r>
        <w:r w:rsidRPr="004A69FF">
          <w:rPr>
            <w:rFonts w:ascii="Arial" w:eastAsia="Times New Roman" w:hAnsi="Arial" w:cs="Arial"/>
            <w:sz w:val="24"/>
            <w:szCs w:val="24"/>
          </w:rPr>
          <w:t> before moving on to the program.</w:t>
        </w:r>
      </w:ins>
    </w:p>
    <w:p w:rsidR="004A69FF" w:rsidRPr="004A69FF" w:rsidRDefault="004A69FF" w:rsidP="004A69FF">
      <w:pPr>
        <w:shd w:val="clear" w:color="auto" w:fill="FFFFFF"/>
        <w:bidi w:val="0"/>
        <w:spacing w:after="150" w:line="240" w:lineRule="auto"/>
        <w:textAlignment w:val="baseline"/>
        <w:rPr>
          <w:ins w:id="146" w:author="Unknown"/>
          <w:rFonts w:ascii="Arial" w:eastAsia="Times New Roman" w:hAnsi="Arial" w:cs="Arial"/>
          <w:sz w:val="24"/>
          <w:szCs w:val="24"/>
        </w:rPr>
      </w:pPr>
      <w:ins w:id="147" w:author="Unknown">
        <w:r w:rsidRPr="004A69FF">
          <w:rPr>
            <w:rFonts w:ascii="Arial" w:eastAsia="Times New Roman" w:hAnsi="Arial" w:cs="Arial"/>
            <w:sz w:val="24"/>
            <w:szCs w:val="24"/>
          </w:rPr>
          <w:t>Below is the implementation of the above approach:</w:t>
        </w:r>
      </w:ins>
    </w:p>
    <w:p w:rsidR="007E76E8" w:rsidRPr="004A69FF" w:rsidRDefault="007E76E8" w:rsidP="007E76E8">
      <w:pPr>
        <w:shd w:val="clear" w:color="auto" w:fill="FFFFFF"/>
        <w:bidi w:val="0"/>
        <w:spacing w:after="150" w:line="285" w:lineRule="atLeast"/>
        <w:textAlignment w:val="baseline"/>
        <w:rPr>
          <w:ins w:id="148" w:author="Unknown"/>
          <w:rFonts w:ascii="Arial" w:eastAsia="Times New Roman" w:hAnsi="Arial" w:cs="Arial"/>
          <w:i/>
          <w:iCs/>
          <w:color w:val="454545"/>
          <w:sz w:val="24"/>
          <w:szCs w:val="24"/>
          <w:bdr w:val="none" w:sz="0" w:space="0" w:color="auto" w:frame="1"/>
          <w:shd w:val="clear" w:color="auto" w:fill="FFFFFF"/>
        </w:rPr>
      </w:pPr>
    </w:p>
    <w:tbl>
      <w:tblPr>
        <w:tblW w:w="9240" w:type="dxa"/>
        <w:tblCellMar>
          <w:left w:w="0" w:type="dxa"/>
          <w:right w:w="0" w:type="dxa"/>
        </w:tblCellMar>
        <w:tblLook w:val="04A0" w:firstRow="1" w:lastRow="0" w:firstColumn="1" w:lastColumn="0" w:noHBand="0" w:noVBand="1"/>
      </w:tblPr>
      <w:tblGrid>
        <w:gridCol w:w="9240"/>
      </w:tblGrid>
      <w:tr w:rsidR="004A69FF" w:rsidRPr="004A69FF" w:rsidTr="004A69FF">
        <w:tc>
          <w:tcPr>
            <w:tcW w:w="9240" w:type="dxa"/>
            <w:vAlign w:val="center"/>
            <w:hideMark/>
          </w:tcPr>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 program to merge two sorted arrays in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constant space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#include &lt;bits/stdc++.h&gt;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using</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namespace</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std;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Function to merge two sorted arrays in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constant space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void</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mergeArrays(int* a,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n, int* b,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m)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Convert second array into a min_heap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using make_heap() STL function [takes O(m)]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make_heap(b, b + m, greater&lt;int&gt;());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Start traversing the first array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for</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i = 0; i &lt; n; i++)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If current element is greater than root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of min_heap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if</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(a[i] &gt; b[0])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Pop minimum element from min_heap using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pop_heap() STL function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The pop_heap() function removes the minimum element from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heap and moves it to the end of the container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converted to heap and reduces heap size by 1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pop_heap(b, b + m, greater&lt;int&gt;());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Swapping the elements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tmp = a[i];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a[i] = b[m - 1];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b[m - 1] = tmp;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Apply push_heap() function on the container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or array to again reorder it in the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form of min_heap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push_heap(b, b + m, greater&lt;int&gt;());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Convert the second array again into max_heap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because sort_heap() on min heap sorts the array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in decreasing order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This step is [O(m)]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make_heap(b, b + m); // It's a max_heap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 Sort the second array using sort_heap() function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lastRenderedPageBreak/>
              <w:t xml:space="preserve">    sort_heap(b, b + m);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Driver Code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main()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ar1[] = { 1, 5, 9, 10, 15, 20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ar2[] = { 2, 3, 8, 13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m = sizeof(ar1) / sizeof(ar1[0]);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n = sizeof(ar2) / sizeof(ar2[0]);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mergeArrays(ar1, m, ar2, n);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cout &lt;&lt; "After Merging :- \nFirst Array: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for</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i = 0; i &lt; m; i++)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cout &lt;&lt; ar1[i] &lt;&lt; "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cout &lt;&lt; "\nSecond Array: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for</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(int</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i = 0; i &lt; n; i++)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cout &lt;&lt; ar2[i] &lt;&lt; " ";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w:t>
            </w:r>
            <w:r w:rsidRPr="004A69FF">
              <w:rPr>
                <w:rFonts w:ascii="Times New Roman" w:eastAsia="Times New Roman" w:hAnsi="Times New Roman" w:cs="Times New Roman"/>
                <w:sz w:val="24"/>
                <w:szCs w:val="24"/>
              </w:rPr>
              <w:t>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return</w:t>
            </w:r>
            <w:r w:rsidRPr="004A69FF">
              <w:rPr>
                <w:rFonts w:ascii="Times New Roman" w:eastAsia="Times New Roman" w:hAnsi="Times New Roman" w:cs="Times New Roman"/>
                <w:sz w:val="24"/>
                <w:szCs w:val="24"/>
              </w:rPr>
              <w:t xml:space="preserve"> </w:t>
            </w:r>
            <w:r w:rsidRPr="004A69FF">
              <w:rPr>
                <w:rFonts w:ascii="Courier New" w:eastAsia="Times New Roman" w:hAnsi="Courier New" w:cs="Courier New"/>
                <w:sz w:val="20"/>
                <w:szCs w:val="20"/>
              </w:rPr>
              <w:t xml:space="preserve">0; </w:t>
            </w:r>
          </w:p>
          <w:p w:rsidR="004A69FF" w:rsidRPr="004A69FF" w:rsidRDefault="004A69FF" w:rsidP="004A69FF">
            <w:pPr>
              <w:bidi w:val="0"/>
              <w:spacing w:after="0" w:line="240" w:lineRule="auto"/>
              <w:rPr>
                <w:rFonts w:ascii="Times New Roman" w:eastAsia="Times New Roman" w:hAnsi="Times New Roman" w:cs="Times New Roman"/>
                <w:sz w:val="24"/>
                <w:szCs w:val="24"/>
              </w:rPr>
            </w:pPr>
            <w:r w:rsidRPr="004A69FF">
              <w:rPr>
                <w:rFonts w:ascii="Courier New" w:eastAsia="Times New Roman" w:hAnsi="Courier New" w:cs="Courier New"/>
                <w:sz w:val="20"/>
                <w:szCs w:val="20"/>
              </w:rPr>
              <w:t xml:space="preserve">} </w:t>
            </w:r>
          </w:p>
        </w:tc>
      </w:tr>
    </w:tbl>
    <w:p w:rsidR="004A69FF" w:rsidRPr="004A69FF" w:rsidRDefault="004A69FF" w:rsidP="004A69FF">
      <w:pPr>
        <w:shd w:val="clear" w:color="auto" w:fill="FFFFFF"/>
        <w:bidi w:val="0"/>
        <w:spacing w:after="0" w:line="285" w:lineRule="atLeast"/>
        <w:jc w:val="both"/>
        <w:textAlignment w:val="baseline"/>
        <w:rPr>
          <w:ins w:id="149" w:author="Unknown"/>
          <w:rFonts w:ascii="Arial" w:eastAsia="Times New Roman" w:hAnsi="Arial" w:cs="Arial"/>
          <w:sz w:val="24"/>
          <w:szCs w:val="24"/>
        </w:rPr>
      </w:pPr>
      <w:ins w:id="150" w:author="Unknown">
        <w:r w:rsidRPr="004A69FF">
          <w:rPr>
            <w:rFonts w:ascii="Arial" w:eastAsia="Times New Roman" w:hAnsi="Arial" w:cs="Arial"/>
            <w:b/>
            <w:bCs/>
            <w:sz w:val="24"/>
            <w:szCs w:val="24"/>
            <w:bdr w:val="none" w:sz="0" w:space="0" w:color="auto" w:frame="1"/>
          </w:rPr>
          <w:lastRenderedPageBreak/>
          <w:t>Output:</w:t>
        </w:r>
      </w:ins>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51" w:author="Unknown"/>
          <w:rFonts w:ascii="Consolas" w:eastAsia="Times New Roman" w:hAnsi="Consolas" w:cs="Consolas"/>
          <w:sz w:val="23"/>
          <w:szCs w:val="23"/>
        </w:rPr>
      </w:pPr>
      <w:ins w:id="152" w:author="Unknown">
        <w:r w:rsidRPr="004A69FF">
          <w:rPr>
            <w:rFonts w:ascii="Consolas" w:eastAsia="Times New Roman" w:hAnsi="Consolas" w:cs="Consolas"/>
            <w:sz w:val="23"/>
            <w:szCs w:val="23"/>
          </w:rPr>
          <w:t xml:space="preserve">After Merging :- </w:t>
        </w:r>
      </w:ins>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53" w:author="Unknown"/>
          <w:rFonts w:ascii="Consolas" w:eastAsia="Times New Roman" w:hAnsi="Consolas" w:cs="Consolas"/>
          <w:sz w:val="23"/>
          <w:szCs w:val="23"/>
        </w:rPr>
      </w:pPr>
      <w:ins w:id="154" w:author="Unknown">
        <w:r w:rsidRPr="004A69FF">
          <w:rPr>
            <w:rFonts w:ascii="Consolas" w:eastAsia="Times New Roman" w:hAnsi="Consolas" w:cs="Consolas"/>
            <w:sz w:val="23"/>
            <w:szCs w:val="23"/>
          </w:rPr>
          <w:t xml:space="preserve">First Array: 1 2 3 5 8 9 </w:t>
        </w:r>
      </w:ins>
    </w:p>
    <w:p w:rsidR="004A69FF" w:rsidRPr="004A69FF" w:rsidRDefault="004A69FF" w:rsidP="004A69F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55" w:author="Unknown"/>
          <w:rFonts w:ascii="Consolas" w:eastAsia="Times New Roman" w:hAnsi="Consolas" w:cs="Consolas"/>
          <w:sz w:val="23"/>
          <w:szCs w:val="23"/>
        </w:rPr>
      </w:pPr>
      <w:ins w:id="156" w:author="Unknown">
        <w:r w:rsidRPr="004A69FF">
          <w:rPr>
            <w:rFonts w:ascii="Consolas" w:eastAsia="Times New Roman" w:hAnsi="Consolas" w:cs="Consolas"/>
            <w:sz w:val="23"/>
            <w:szCs w:val="23"/>
          </w:rPr>
          <w:t>Second Array: 10 13 15 20</w:t>
        </w:r>
      </w:ins>
    </w:p>
    <w:p w:rsidR="004A69FF" w:rsidRPr="004A69FF" w:rsidRDefault="004A69FF" w:rsidP="004A69FF">
      <w:pPr>
        <w:shd w:val="clear" w:color="auto" w:fill="FFFFFF"/>
        <w:bidi w:val="0"/>
        <w:spacing w:after="0" w:line="240" w:lineRule="auto"/>
        <w:textAlignment w:val="baseline"/>
        <w:rPr>
          <w:ins w:id="157" w:author="Unknown"/>
          <w:rFonts w:ascii="Arial" w:eastAsia="Times New Roman" w:hAnsi="Arial" w:cs="Arial"/>
          <w:sz w:val="24"/>
          <w:szCs w:val="24"/>
        </w:rPr>
      </w:pPr>
      <w:ins w:id="158" w:author="Unknown">
        <w:r w:rsidRPr="004A69FF">
          <w:rPr>
            <w:rFonts w:ascii="Arial" w:eastAsia="Times New Roman" w:hAnsi="Arial" w:cs="Arial"/>
            <w:b/>
            <w:bCs/>
            <w:sz w:val="24"/>
            <w:szCs w:val="24"/>
            <w:bdr w:val="none" w:sz="0" w:space="0" w:color="auto" w:frame="1"/>
          </w:rPr>
          <w:t>Time Complexity</w:t>
        </w:r>
        <w:r w:rsidRPr="004A69FF">
          <w:rPr>
            <w:rFonts w:ascii="Arial" w:eastAsia="Times New Roman" w:hAnsi="Arial" w:cs="Arial"/>
            <w:sz w:val="24"/>
            <w:szCs w:val="24"/>
          </w:rPr>
          <w:t>: O(N*logM + M*logN)</w:t>
        </w:r>
        <w:r w:rsidRPr="004A69FF">
          <w:rPr>
            <w:rFonts w:ascii="Arial" w:eastAsia="Times New Roman" w:hAnsi="Arial" w:cs="Arial"/>
            <w:sz w:val="24"/>
            <w:szCs w:val="24"/>
          </w:rPr>
          <w:br/>
        </w:r>
        <w:r w:rsidRPr="004A69FF">
          <w:rPr>
            <w:rFonts w:ascii="Arial" w:eastAsia="Times New Roman" w:hAnsi="Arial" w:cs="Arial"/>
            <w:b/>
            <w:bCs/>
            <w:sz w:val="24"/>
            <w:szCs w:val="24"/>
            <w:bdr w:val="none" w:sz="0" w:space="0" w:color="auto" w:frame="1"/>
          </w:rPr>
          <w:t>Auxiliary Space</w:t>
        </w:r>
        <w:r w:rsidRPr="004A69FF">
          <w:rPr>
            <w:rFonts w:ascii="Arial" w:eastAsia="Times New Roman" w:hAnsi="Arial" w:cs="Arial"/>
            <w:sz w:val="24"/>
            <w:szCs w:val="24"/>
          </w:rPr>
          <w:t>: O(1)</w:t>
        </w:r>
      </w:ins>
    </w:p>
    <w:p w:rsidR="004A69FF" w:rsidRPr="004A69FF" w:rsidRDefault="004A69FF" w:rsidP="004A69FF">
      <w:pPr>
        <w:bidi w:val="0"/>
        <w:spacing w:after="0" w:line="285" w:lineRule="atLeast"/>
        <w:textAlignment w:val="baseline"/>
        <w:rPr>
          <w:ins w:id="159" w:author="Unknown"/>
          <w:rFonts w:ascii="Times New Roman" w:eastAsia="Times New Roman" w:hAnsi="Times New Roman" w:cs="Times New Roman"/>
          <w:sz w:val="24"/>
          <w:szCs w:val="24"/>
        </w:rPr>
      </w:pPr>
      <w:ins w:id="160" w:author="Unknown">
        <w:r w:rsidRPr="004A69FF">
          <w:rPr>
            <w:rFonts w:ascii="Arial" w:eastAsia="Times New Roman" w:hAnsi="Arial" w:cs="Arial"/>
            <w:sz w:val="24"/>
            <w:szCs w:val="24"/>
          </w:rPr>
          <w:br/>
        </w:r>
      </w:ins>
    </w:p>
    <w:p w:rsidR="004A69FF" w:rsidRPr="004A69FF" w:rsidRDefault="004A69FF" w:rsidP="00381399">
      <w:pPr>
        <w:rPr>
          <w:sz w:val="28"/>
          <w:szCs w:val="28"/>
          <w:rtl/>
        </w:rPr>
      </w:pPr>
    </w:p>
    <w:p w:rsidR="008E19CF" w:rsidRPr="008E19CF" w:rsidRDefault="008E19CF" w:rsidP="008E19CF">
      <w:pPr>
        <w:bidi w:val="0"/>
        <w:spacing w:after="225" w:line="240" w:lineRule="auto"/>
        <w:textAlignment w:val="baseline"/>
        <w:outlineLvl w:val="0"/>
        <w:rPr>
          <w:rFonts w:ascii="Times New Roman" w:eastAsia="Times New Roman" w:hAnsi="Times New Roman" w:cs="Times New Roman"/>
          <w:kern w:val="36"/>
          <w:sz w:val="42"/>
          <w:szCs w:val="42"/>
        </w:rPr>
      </w:pPr>
      <w:r w:rsidRPr="008E19CF">
        <w:rPr>
          <w:rFonts w:ascii="Times New Roman" w:eastAsia="Times New Roman" w:hAnsi="Times New Roman" w:cs="Times New Roman"/>
          <w:kern w:val="36"/>
          <w:sz w:val="42"/>
          <w:szCs w:val="42"/>
        </w:rPr>
        <w:t>Reversing a Queue using another Queue</w:t>
      </w:r>
    </w:p>
    <w:p w:rsidR="008E19CF" w:rsidRPr="008E19CF" w:rsidRDefault="008E19CF" w:rsidP="008E19CF">
      <w:pPr>
        <w:bidi w:val="0"/>
        <w:spacing w:after="0" w:line="240" w:lineRule="auto"/>
        <w:textAlignment w:val="baseline"/>
        <w:rPr>
          <w:rFonts w:ascii="Arial" w:eastAsia="Times New Roman" w:hAnsi="Arial" w:cs="Arial"/>
          <w:sz w:val="24"/>
          <w:szCs w:val="24"/>
        </w:rPr>
      </w:pPr>
      <w:r w:rsidRPr="008E19CF">
        <w:rPr>
          <w:rFonts w:ascii="Arial" w:eastAsia="Times New Roman" w:hAnsi="Arial" w:cs="Arial"/>
          <w:sz w:val="24"/>
          <w:szCs w:val="24"/>
        </w:rPr>
        <w:t>Given a </w:t>
      </w:r>
      <w:hyperlink r:id="rId18" w:history="1">
        <w:r w:rsidRPr="008E19CF">
          <w:rPr>
            <w:rFonts w:ascii="Arial" w:eastAsia="Times New Roman" w:hAnsi="Arial" w:cs="Arial"/>
            <w:color w:val="EC4E20"/>
            <w:sz w:val="24"/>
            <w:szCs w:val="24"/>
            <w:u w:val="single"/>
            <w:bdr w:val="none" w:sz="0" w:space="0" w:color="auto" w:frame="1"/>
          </w:rPr>
          <w:t>queue</w:t>
        </w:r>
      </w:hyperlink>
      <w:r w:rsidRPr="008E19CF">
        <w:rPr>
          <w:rFonts w:ascii="Arial" w:eastAsia="Times New Roman" w:hAnsi="Arial" w:cs="Arial"/>
          <w:sz w:val="24"/>
          <w:szCs w:val="24"/>
        </w:rPr>
        <w:t>. The task is to reverse the queue using another another empty queue.</w:t>
      </w:r>
    </w:p>
    <w:p w:rsidR="008E19CF" w:rsidRPr="008E19CF" w:rsidRDefault="008E19CF" w:rsidP="008E19CF">
      <w:pPr>
        <w:bidi w:val="0"/>
        <w:spacing w:after="0" w:line="240" w:lineRule="auto"/>
        <w:textAlignment w:val="baseline"/>
        <w:rPr>
          <w:rFonts w:ascii="Arial" w:eastAsia="Times New Roman" w:hAnsi="Arial" w:cs="Arial"/>
          <w:sz w:val="24"/>
          <w:szCs w:val="24"/>
        </w:rPr>
      </w:pPr>
      <w:r w:rsidRPr="008E19CF">
        <w:rPr>
          <w:rFonts w:ascii="Arial" w:eastAsia="Times New Roman" w:hAnsi="Arial" w:cs="Arial"/>
          <w:b/>
          <w:bCs/>
          <w:sz w:val="24"/>
          <w:szCs w:val="24"/>
          <w:bdr w:val="none" w:sz="0" w:space="0" w:color="auto" w:frame="1"/>
        </w:rPr>
        <w:t>Examples:</w:t>
      </w:r>
    </w:p>
    <w:p w:rsidR="008E19CF" w:rsidRPr="008E19CF" w:rsidRDefault="008E19CF" w:rsidP="008E19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8E19CF">
        <w:rPr>
          <w:rFonts w:ascii="Consolas" w:eastAsia="Times New Roman" w:hAnsi="Consolas" w:cs="Consolas"/>
          <w:b/>
          <w:bCs/>
          <w:sz w:val="23"/>
          <w:szCs w:val="23"/>
          <w:bdr w:val="none" w:sz="0" w:space="0" w:color="auto" w:frame="1"/>
        </w:rPr>
        <w:t xml:space="preserve">Input: </w:t>
      </w:r>
      <w:r w:rsidRPr="008E19CF">
        <w:rPr>
          <w:rFonts w:ascii="Consolas" w:eastAsia="Times New Roman" w:hAnsi="Consolas" w:cs="Consolas"/>
          <w:sz w:val="23"/>
          <w:szCs w:val="23"/>
        </w:rPr>
        <w:t>queue[] = {1, 2, 3, 4, 5}</w:t>
      </w:r>
    </w:p>
    <w:p w:rsidR="008E19CF" w:rsidRPr="008E19CF" w:rsidRDefault="008E19CF" w:rsidP="008E19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8E19CF">
        <w:rPr>
          <w:rFonts w:ascii="Consolas" w:eastAsia="Times New Roman" w:hAnsi="Consolas" w:cs="Consolas"/>
          <w:b/>
          <w:bCs/>
          <w:sz w:val="23"/>
          <w:szCs w:val="23"/>
          <w:bdr w:val="none" w:sz="0" w:space="0" w:color="auto" w:frame="1"/>
        </w:rPr>
        <w:t xml:space="preserve">Output: </w:t>
      </w:r>
      <w:r w:rsidRPr="008E19CF">
        <w:rPr>
          <w:rFonts w:ascii="Consolas" w:eastAsia="Times New Roman" w:hAnsi="Consolas" w:cs="Consolas"/>
          <w:sz w:val="23"/>
          <w:szCs w:val="23"/>
        </w:rPr>
        <w:t>5 4 3 2 1</w:t>
      </w:r>
    </w:p>
    <w:p w:rsidR="008E19CF" w:rsidRPr="008E19CF" w:rsidRDefault="008E19CF" w:rsidP="008E19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8E19CF" w:rsidRPr="008E19CF" w:rsidRDefault="008E19CF" w:rsidP="008E19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8E19CF">
        <w:rPr>
          <w:rFonts w:ascii="Consolas" w:eastAsia="Times New Roman" w:hAnsi="Consolas" w:cs="Consolas"/>
          <w:b/>
          <w:bCs/>
          <w:sz w:val="23"/>
          <w:szCs w:val="23"/>
          <w:bdr w:val="none" w:sz="0" w:space="0" w:color="auto" w:frame="1"/>
        </w:rPr>
        <w:t xml:space="preserve">Input: </w:t>
      </w:r>
      <w:r w:rsidRPr="008E19CF">
        <w:rPr>
          <w:rFonts w:ascii="Consolas" w:eastAsia="Times New Roman" w:hAnsi="Consolas" w:cs="Consolas"/>
          <w:sz w:val="23"/>
          <w:szCs w:val="23"/>
        </w:rPr>
        <w:t>queue[] = {10, 20, 30, 40}</w:t>
      </w:r>
    </w:p>
    <w:p w:rsidR="008E19CF" w:rsidRPr="008E19CF" w:rsidRDefault="008E19CF" w:rsidP="008E19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8E19CF">
        <w:rPr>
          <w:rFonts w:ascii="Consolas" w:eastAsia="Times New Roman" w:hAnsi="Consolas" w:cs="Consolas"/>
          <w:b/>
          <w:bCs/>
          <w:sz w:val="23"/>
          <w:szCs w:val="23"/>
          <w:bdr w:val="none" w:sz="0" w:space="0" w:color="auto" w:frame="1"/>
        </w:rPr>
        <w:t xml:space="preserve">Output: </w:t>
      </w:r>
      <w:r w:rsidRPr="008E19CF">
        <w:rPr>
          <w:rFonts w:ascii="Consolas" w:eastAsia="Times New Roman" w:hAnsi="Consolas" w:cs="Consolas"/>
          <w:sz w:val="23"/>
          <w:szCs w:val="23"/>
        </w:rPr>
        <w:t>40 30 20 10</w:t>
      </w:r>
    </w:p>
    <w:p w:rsidR="008E19CF" w:rsidRPr="008E19CF" w:rsidRDefault="009E6733" w:rsidP="008E19CF">
      <w:pPr>
        <w:bidi w:val="0"/>
        <w:spacing w:after="0" w:line="240" w:lineRule="auto"/>
        <w:jc w:val="both"/>
        <w:textAlignment w:val="baseline"/>
        <w:outlineLvl w:val="1"/>
        <w:rPr>
          <w:rFonts w:ascii="Arial" w:eastAsia="Times New Roman" w:hAnsi="Arial" w:cs="Arial"/>
          <w:b/>
          <w:bCs/>
          <w:sz w:val="27"/>
          <w:szCs w:val="27"/>
        </w:rPr>
      </w:pPr>
      <w:hyperlink r:id="rId19" w:history="1">
        <w:r w:rsidR="008E19CF" w:rsidRPr="008E19CF">
          <w:rPr>
            <w:rFonts w:ascii="Arial" w:eastAsia="Times New Roman" w:hAnsi="Arial" w:cs="Arial"/>
            <w:b/>
            <w:bCs/>
            <w:color w:val="EC4E20"/>
            <w:sz w:val="27"/>
            <w:szCs w:val="27"/>
            <w:u w:val="single"/>
            <w:bdr w:val="none" w:sz="0" w:space="0" w:color="auto" w:frame="1"/>
          </w:rPr>
          <w:t>Recommended: Please try your approach on </w:t>
        </w:r>
        <w:r w:rsidR="008E19CF" w:rsidRPr="008E19CF">
          <w:rPr>
            <w:rFonts w:ascii="Arial" w:eastAsia="Times New Roman" w:hAnsi="Arial" w:cs="Arial"/>
            <w:b/>
            <w:bCs/>
            <w:i/>
            <w:iCs/>
            <w:color w:val="EC4E20"/>
            <w:sz w:val="27"/>
            <w:szCs w:val="27"/>
            <w:u w:val="single"/>
            <w:bdr w:val="none" w:sz="0" w:space="0" w:color="auto" w:frame="1"/>
          </w:rPr>
          <w:t>{IDE}</w:t>
        </w:r>
        <w:r w:rsidR="008E19CF" w:rsidRPr="008E19CF">
          <w:rPr>
            <w:rFonts w:ascii="Arial" w:eastAsia="Times New Roman" w:hAnsi="Arial" w:cs="Arial"/>
            <w:b/>
            <w:bCs/>
            <w:color w:val="EC4E20"/>
            <w:sz w:val="27"/>
            <w:szCs w:val="27"/>
            <w:u w:val="single"/>
            <w:bdr w:val="none" w:sz="0" w:space="0" w:color="auto" w:frame="1"/>
          </w:rPr>
          <w:t>first, before moving on to the solution.</w:t>
        </w:r>
      </w:hyperlink>
    </w:p>
    <w:p w:rsidR="008E19CF" w:rsidRPr="008E19CF" w:rsidRDefault="008E19CF" w:rsidP="008E19CF">
      <w:pPr>
        <w:bidi w:val="0"/>
        <w:spacing w:after="0" w:line="240" w:lineRule="auto"/>
        <w:textAlignment w:val="baseline"/>
        <w:rPr>
          <w:rFonts w:ascii="Arial" w:eastAsia="Times New Roman" w:hAnsi="Arial" w:cs="Arial"/>
          <w:sz w:val="24"/>
          <w:szCs w:val="24"/>
        </w:rPr>
      </w:pPr>
      <w:r w:rsidRPr="008E19CF">
        <w:rPr>
          <w:rFonts w:ascii="Arial" w:eastAsia="Times New Roman" w:hAnsi="Arial" w:cs="Arial"/>
          <w:b/>
          <w:bCs/>
          <w:sz w:val="24"/>
          <w:szCs w:val="24"/>
          <w:bdr w:val="none" w:sz="0" w:space="0" w:color="auto" w:frame="1"/>
        </w:rPr>
        <w:t>Approach:</w:t>
      </w:r>
    </w:p>
    <w:p w:rsidR="008E19CF" w:rsidRPr="008E19CF" w:rsidRDefault="008E19CF" w:rsidP="008E19CF">
      <w:pPr>
        <w:bidi w:val="0"/>
        <w:spacing w:after="0" w:line="285" w:lineRule="atLeast"/>
        <w:jc w:val="both"/>
        <w:textAlignment w:val="baseline"/>
        <w:rPr>
          <w:ins w:id="161" w:author="Unknown"/>
          <w:rFonts w:ascii="Arial" w:eastAsia="Times New Roman" w:hAnsi="Arial" w:cs="Arial"/>
          <w:sz w:val="24"/>
          <w:szCs w:val="24"/>
        </w:rPr>
      </w:pPr>
      <w:ins w:id="162" w:author="Unknown">
        <w:r w:rsidRPr="008E19CF">
          <w:rPr>
            <w:rFonts w:ascii="Arial" w:eastAsia="Times New Roman" w:hAnsi="Arial" w:cs="Arial"/>
            <w:sz w:val="24"/>
            <w:szCs w:val="24"/>
          </w:rPr>
          <w:br/>
        </w:r>
        <w:r w:rsidRPr="008E19CF">
          <w:rPr>
            <w:rFonts w:ascii="Arial" w:eastAsia="Times New Roman" w:hAnsi="Arial" w:cs="Arial"/>
            <w:sz w:val="24"/>
            <w:szCs w:val="24"/>
          </w:rPr>
          <w:br/>
        </w:r>
      </w:ins>
    </w:p>
    <w:p w:rsidR="008E19CF" w:rsidRPr="008E19CF" w:rsidRDefault="008E19CF" w:rsidP="008E19CF">
      <w:pPr>
        <w:numPr>
          <w:ilvl w:val="0"/>
          <w:numId w:val="17"/>
        </w:numPr>
        <w:bidi w:val="0"/>
        <w:spacing w:after="0" w:line="240" w:lineRule="auto"/>
        <w:ind w:left="540"/>
        <w:textAlignment w:val="baseline"/>
        <w:rPr>
          <w:ins w:id="163" w:author="Unknown"/>
          <w:rFonts w:ascii="Arial" w:eastAsia="Times New Roman" w:hAnsi="Arial" w:cs="Arial"/>
          <w:sz w:val="24"/>
          <w:szCs w:val="24"/>
        </w:rPr>
      </w:pPr>
      <w:ins w:id="164" w:author="Unknown">
        <w:r w:rsidRPr="008E19CF">
          <w:rPr>
            <w:rFonts w:ascii="Arial" w:eastAsia="Times New Roman" w:hAnsi="Arial" w:cs="Arial"/>
            <w:sz w:val="24"/>
            <w:szCs w:val="24"/>
          </w:rPr>
          <w:t>Given a queue and an empty queue.</w:t>
        </w:r>
      </w:ins>
    </w:p>
    <w:p w:rsidR="008E19CF" w:rsidRPr="008E19CF" w:rsidRDefault="008E19CF" w:rsidP="008E19CF">
      <w:pPr>
        <w:numPr>
          <w:ilvl w:val="0"/>
          <w:numId w:val="17"/>
        </w:numPr>
        <w:bidi w:val="0"/>
        <w:spacing w:after="0" w:line="240" w:lineRule="auto"/>
        <w:ind w:left="540"/>
        <w:textAlignment w:val="baseline"/>
        <w:rPr>
          <w:ins w:id="165" w:author="Unknown"/>
          <w:rFonts w:ascii="Arial" w:eastAsia="Times New Roman" w:hAnsi="Arial" w:cs="Arial"/>
          <w:sz w:val="24"/>
          <w:szCs w:val="24"/>
        </w:rPr>
      </w:pPr>
      <w:ins w:id="166" w:author="Unknown">
        <w:r w:rsidRPr="008E19CF">
          <w:rPr>
            <w:rFonts w:ascii="Arial" w:eastAsia="Times New Roman" w:hAnsi="Arial" w:cs="Arial"/>
            <w:sz w:val="24"/>
            <w:szCs w:val="24"/>
          </w:rPr>
          <w:t>The last element of the queue should be the first element of the new queue.</w:t>
        </w:r>
      </w:ins>
    </w:p>
    <w:p w:rsidR="008E19CF" w:rsidRPr="008E19CF" w:rsidRDefault="008E19CF" w:rsidP="008E19CF">
      <w:pPr>
        <w:numPr>
          <w:ilvl w:val="0"/>
          <w:numId w:val="17"/>
        </w:numPr>
        <w:bidi w:val="0"/>
        <w:spacing w:after="0" w:line="240" w:lineRule="auto"/>
        <w:ind w:left="540"/>
        <w:textAlignment w:val="baseline"/>
        <w:rPr>
          <w:ins w:id="167" w:author="Unknown"/>
          <w:rFonts w:ascii="Arial" w:eastAsia="Times New Roman" w:hAnsi="Arial" w:cs="Arial"/>
          <w:sz w:val="24"/>
          <w:szCs w:val="24"/>
        </w:rPr>
      </w:pPr>
      <w:ins w:id="168" w:author="Unknown">
        <w:r w:rsidRPr="008E19CF">
          <w:rPr>
            <w:rFonts w:ascii="Arial" w:eastAsia="Times New Roman" w:hAnsi="Arial" w:cs="Arial"/>
            <w:sz w:val="24"/>
            <w:szCs w:val="24"/>
          </w:rPr>
          <w:t>To get the last element there is a need to pop the queue one by one and add it to the end of the queue, </w:t>
        </w:r>
        <w:r w:rsidRPr="008E19CF">
          <w:rPr>
            <w:rFonts w:ascii="Arial" w:eastAsia="Times New Roman" w:hAnsi="Arial" w:cs="Arial"/>
            <w:b/>
            <w:bCs/>
            <w:sz w:val="24"/>
            <w:szCs w:val="24"/>
            <w:bdr w:val="none" w:sz="0" w:space="0" w:color="auto" w:frame="1"/>
          </w:rPr>
          <w:t>size – 1</w:t>
        </w:r>
        <w:r w:rsidRPr="008E19CF">
          <w:rPr>
            <w:rFonts w:ascii="Arial" w:eastAsia="Times New Roman" w:hAnsi="Arial" w:cs="Arial"/>
            <w:sz w:val="24"/>
            <w:szCs w:val="24"/>
          </w:rPr>
          <w:t> times.</w:t>
        </w:r>
      </w:ins>
    </w:p>
    <w:p w:rsidR="008E19CF" w:rsidRPr="008E19CF" w:rsidRDefault="008E19CF" w:rsidP="008E19CF">
      <w:pPr>
        <w:numPr>
          <w:ilvl w:val="0"/>
          <w:numId w:val="17"/>
        </w:numPr>
        <w:bidi w:val="0"/>
        <w:spacing w:after="0" w:line="240" w:lineRule="auto"/>
        <w:ind w:left="540"/>
        <w:textAlignment w:val="baseline"/>
        <w:rPr>
          <w:ins w:id="169" w:author="Unknown"/>
          <w:rFonts w:ascii="Arial" w:eastAsia="Times New Roman" w:hAnsi="Arial" w:cs="Arial"/>
          <w:sz w:val="24"/>
          <w:szCs w:val="24"/>
        </w:rPr>
      </w:pPr>
      <w:ins w:id="170" w:author="Unknown">
        <w:r w:rsidRPr="008E19CF">
          <w:rPr>
            <w:rFonts w:ascii="Arial" w:eastAsia="Times New Roman" w:hAnsi="Arial" w:cs="Arial"/>
            <w:sz w:val="24"/>
            <w:szCs w:val="24"/>
          </w:rPr>
          <w:lastRenderedPageBreak/>
          <w:t>So after that, we will get the last element in front of the queue. Now pop that element out and add it to the new queue. Repeat the steps </w:t>
        </w:r>
        <w:r w:rsidRPr="008E19CF">
          <w:rPr>
            <w:rFonts w:ascii="Arial" w:eastAsia="Times New Roman" w:hAnsi="Arial" w:cs="Arial"/>
            <w:b/>
            <w:bCs/>
            <w:sz w:val="24"/>
            <w:szCs w:val="24"/>
            <w:bdr w:val="none" w:sz="0" w:space="0" w:color="auto" w:frame="1"/>
          </w:rPr>
          <w:t>s – 1</w:t>
        </w:r>
        <w:r w:rsidRPr="008E19CF">
          <w:rPr>
            <w:rFonts w:ascii="Arial" w:eastAsia="Times New Roman" w:hAnsi="Arial" w:cs="Arial"/>
            <w:sz w:val="24"/>
            <w:szCs w:val="24"/>
          </w:rPr>
          <w:t> times where </w:t>
        </w:r>
        <w:r w:rsidRPr="008E19CF">
          <w:rPr>
            <w:rFonts w:ascii="Arial" w:eastAsia="Times New Roman" w:hAnsi="Arial" w:cs="Arial"/>
            <w:b/>
            <w:bCs/>
            <w:sz w:val="24"/>
            <w:szCs w:val="24"/>
            <w:bdr w:val="none" w:sz="0" w:space="0" w:color="auto" w:frame="1"/>
          </w:rPr>
          <w:t>s</w:t>
        </w:r>
        <w:r w:rsidRPr="008E19CF">
          <w:rPr>
            <w:rFonts w:ascii="Arial" w:eastAsia="Times New Roman" w:hAnsi="Arial" w:cs="Arial"/>
            <w:sz w:val="24"/>
            <w:szCs w:val="24"/>
          </w:rPr>
          <w:t> is the original size of the queue.</w:t>
        </w:r>
      </w:ins>
    </w:p>
    <w:p w:rsidR="008E19CF" w:rsidRPr="008E19CF" w:rsidRDefault="008E19CF" w:rsidP="008E19CF">
      <w:pPr>
        <w:bidi w:val="0"/>
        <w:spacing w:after="150" w:line="240" w:lineRule="auto"/>
        <w:textAlignment w:val="baseline"/>
        <w:rPr>
          <w:ins w:id="171" w:author="Unknown"/>
          <w:rFonts w:ascii="Arial" w:eastAsia="Times New Roman" w:hAnsi="Arial" w:cs="Arial"/>
          <w:sz w:val="24"/>
          <w:szCs w:val="24"/>
        </w:rPr>
      </w:pPr>
      <w:ins w:id="172" w:author="Unknown">
        <w:r w:rsidRPr="008E19CF">
          <w:rPr>
            <w:rFonts w:ascii="Arial" w:eastAsia="Times New Roman" w:hAnsi="Arial" w:cs="Arial"/>
            <w:sz w:val="24"/>
            <w:szCs w:val="24"/>
          </w:rPr>
          <w:t>Below is the implementation of the approach:</w:t>
        </w:r>
      </w:ins>
    </w:p>
    <w:p w:rsidR="008E19CF" w:rsidRPr="008E19CF" w:rsidRDefault="008E19CF" w:rsidP="008E19CF">
      <w:pPr>
        <w:shd w:val="clear" w:color="auto" w:fill="FFFFFF"/>
        <w:bidi w:val="0"/>
        <w:spacing w:line="285" w:lineRule="atLeast"/>
        <w:textAlignment w:val="baseline"/>
        <w:rPr>
          <w:ins w:id="173" w:author="Unknown"/>
          <w:rFonts w:ascii="Arial" w:eastAsia="Times New Roman" w:hAnsi="Arial" w:cs="Arial"/>
          <w:sz w:val="24"/>
          <w:szCs w:val="24"/>
        </w:rPr>
      </w:pPr>
    </w:p>
    <w:tbl>
      <w:tblPr>
        <w:tblW w:w="6405" w:type="dxa"/>
        <w:tblCellMar>
          <w:left w:w="0" w:type="dxa"/>
          <w:right w:w="0" w:type="dxa"/>
        </w:tblCellMar>
        <w:tblLook w:val="04A0" w:firstRow="1" w:lastRow="0" w:firstColumn="1" w:lastColumn="0" w:noHBand="0" w:noVBand="1"/>
      </w:tblPr>
      <w:tblGrid>
        <w:gridCol w:w="6405"/>
      </w:tblGrid>
      <w:tr w:rsidR="008E19CF" w:rsidRPr="008E19CF" w:rsidTr="008E19CF">
        <w:tc>
          <w:tcPr>
            <w:tcW w:w="6405" w:type="dxa"/>
            <w:vAlign w:val="center"/>
            <w:hideMark/>
          </w:tcPr>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C++ implementation of the above approach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#include &lt;bits/stdc++.h&gt;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using</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namespace</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std;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Function to return the reversed queue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queue&lt;int&gt; reverse(queue&lt;int&gt; q)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Size of ueue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int</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s = q.size();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Second queue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queue&lt;int&gt; ans;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for</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(int</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i = 0; i &lt; s; i++)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Get the last element to the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front of queue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for</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(int</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j = 0; j &lt; q.size() - 1; j++)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int</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x = q.front();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q.pop();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q.push(x);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Get the last element and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add it to the new queue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ans.push(q.front());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q.pop();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return</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ans;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Driver Code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int</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main()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queue&lt;int&gt; q;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Insert elements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q.push(1);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q.push(2);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q.push(3);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q.push(4);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q.push(5);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 = reverse(q);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Print the queue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while</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(!q.empty())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cout &lt;&lt; q.front() &lt;&lt; "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q.pop();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w:t>
            </w:r>
            <w:r w:rsidRPr="008E19CF">
              <w:rPr>
                <w:rFonts w:ascii="Times New Roman" w:eastAsia="Times New Roman" w:hAnsi="Times New Roman" w:cs="Times New Roman"/>
                <w:sz w:val="24"/>
                <w:szCs w:val="24"/>
              </w:rPr>
              <w:t>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return</w:t>
            </w:r>
            <w:r w:rsidRPr="008E19CF">
              <w:rPr>
                <w:rFonts w:ascii="Times New Roman" w:eastAsia="Times New Roman" w:hAnsi="Times New Roman" w:cs="Times New Roman"/>
                <w:sz w:val="24"/>
                <w:szCs w:val="24"/>
              </w:rPr>
              <w:t xml:space="preserve"> </w:t>
            </w:r>
            <w:r w:rsidRPr="008E19CF">
              <w:rPr>
                <w:rFonts w:ascii="Courier New" w:eastAsia="Times New Roman" w:hAnsi="Courier New" w:cs="Courier New"/>
                <w:sz w:val="20"/>
                <w:szCs w:val="20"/>
              </w:rPr>
              <w:t xml:space="preserve">0; </w:t>
            </w:r>
          </w:p>
          <w:p w:rsidR="008E19CF" w:rsidRPr="008E19CF" w:rsidRDefault="008E19CF" w:rsidP="008E19CF">
            <w:pPr>
              <w:bidi w:val="0"/>
              <w:spacing w:after="0" w:line="240" w:lineRule="auto"/>
              <w:rPr>
                <w:rFonts w:ascii="Times New Roman" w:eastAsia="Times New Roman" w:hAnsi="Times New Roman" w:cs="Times New Roman"/>
                <w:sz w:val="24"/>
                <w:szCs w:val="24"/>
              </w:rPr>
            </w:pPr>
            <w:r w:rsidRPr="008E19CF">
              <w:rPr>
                <w:rFonts w:ascii="Courier New" w:eastAsia="Times New Roman" w:hAnsi="Courier New" w:cs="Courier New"/>
                <w:sz w:val="20"/>
                <w:szCs w:val="20"/>
              </w:rPr>
              <w:t xml:space="preserve">} </w:t>
            </w:r>
          </w:p>
        </w:tc>
      </w:tr>
    </w:tbl>
    <w:p w:rsidR="008E19CF" w:rsidRPr="008E19CF" w:rsidRDefault="008E19CF" w:rsidP="008E19CF">
      <w:pPr>
        <w:bidi w:val="0"/>
        <w:spacing w:after="0" w:line="285" w:lineRule="atLeast"/>
        <w:jc w:val="both"/>
        <w:textAlignment w:val="baseline"/>
        <w:rPr>
          <w:ins w:id="174" w:author="Unknown"/>
          <w:rFonts w:ascii="Arial" w:eastAsia="Times New Roman" w:hAnsi="Arial" w:cs="Arial"/>
          <w:sz w:val="24"/>
          <w:szCs w:val="24"/>
        </w:rPr>
      </w:pPr>
      <w:ins w:id="175" w:author="Unknown">
        <w:r w:rsidRPr="008E19CF">
          <w:rPr>
            <w:rFonts w:ascii="Arial" w:eastAsia="Times New Roman" w:hAnsi="Arial" w:cs="Arial"/>
            <w:b/>
            <w:bCs/>
            <w:sz w:val="24"/>
            <w:szCs w:val="24"/>
            <w:bdr w:val="none" w:sz="0" w:space="0" w:color="auto" w:frame="1"/>
          </w:rPr>
          <w:t>Output:</w:t>
        </w:r>
      </w:ins>
    </w:p>
    <w:p w:rsidR="008E19CF" w:rsidRPr="008E19CF" w:rsidRDefault="008E19CF" w:rsidP="008E19C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76" w:author="Unknown"/>
          <w:rFonts w:ascii="Consolas" w:eastAsia="Times New Roman" w:hAnsi="Consolas" w:cs="Consolas"/>
          <w:sz w:val="23"/>
          <w:szCs w:val="23"/>
        </w:rPr>
      </w:pPr>
      <w:ins w:id="177" w:author="Unknown">
        <w:r w:rsidRPr="008E19CF">
          <w:rPr>
            <w:rFonts w:ascii="Consolas" w:eastAsia="Times New Roman" w:hAnsi="Consolas" w:cs="Consolas"/>
            <w:sz w:val="23"/>
            <w:szCs w:val="23"/>
          </w:rPr>
          <w:lastRenderedPageBreak/>
          <w:t>5 4 3 2 1</w:t>
        </w:r>
      </w:ins>
    </w:p>
    <w:p w:rsidR="008E19CF" w:rsidRPr="008E19CF" w:rsidRDefault="008E19CF" w:rsidP="008E19CF">
      <w:pPr>
        <w:bidi w:val="0"/>
        <w:spacing w:after="0" w:line="285" w:lineRule="atLeast"/>
        <w:jc w:val="both"/>
        <w:textAlignment w:val="baseline"/>
        <w:rPr>
          <w:ins w:id="178" w:author="Unknown"/>
          <w:rFonts w:ascii="Arial" w:eastAsia="Times New Roman" w:hAnsi="Arial" w:cs="Arial"/>
          <w:sz w:val="24"/>
          <w:szCs w:val="24"/>
        </w:rPr>
      </w:pPr>
      <w:ins w:id="179" w:author="Unknown">
        <w:r w:rsidRPr="008E19CF">
          <w:rPr>
            <w:rFonts w:ascii="Arial" w:eastAsia="Times New Roman" w:hAnsi="Arial" w:cs="Arial"/>
            <w:sz w:val="24"/>
            <w:szCs w:val="24"/>
          </w:rPr>
          <w:br/>
        </w:r>
      </w:ins>
    </w:p>
    <w:p w:rsidR="008E19CF" w:rsidRDefault="008E19CF" w:rsidP="00381399">
      <w:pPr>
        <w:rPr>
          <w:sz w:val="28"/>
          <w:szCs w:val="28"/>
          <w:rtl/>
        </w:rPr>
      </w:pPr>
    </w:p>
    <w:p w:rsidR="008E19CF" w:rsidRDefault="008E19CF" w:rsidP="008E19CF">
      <w:pPr>
        <w:pStyle w:val="1"/>
        <w:spacing w:before="0" w:beforeAutospacing="0" w:after="225" w:afterAutospacing="0"/>
        <w:textAlignment w:val="baseline"/>
        <w:rPr>
          <w:b w:val="0"/>
          <w:bCs w:val="0"/>
          <w:sz w:val="42"/>
          <w:szCs w:val="42"/>
        </w:rPr>
      </w:pPr>
      <w:r>
        <w:rPr>
          <w:b w:val="0"/>
          <w:bCs w:val="0"/>
          <w:sz w:val="42"/>
          <w:szCs w:val="42"/>
        </w:rPr>
        <w:t>Data Structures | Binary Trees | Question 15</w:t>
      </w:r>
    </w:p>
    <w:p w:rsidR="008E19CF" w:rsidRDefault="008E19CF" w:rsidP="008E19CF">
      <w:pPr>
        <w:pStyle w:val="NormalWeb"/>
        <w:spacing w:before="0" w:beforeAutospacing="0" w:after="0" w:afterAutospacing="0"/>
        <w:textAlignment w:val="baseline"/>
        <w:rPr>
          <w:rFonts w:ascii="Arial" w:hAnsi="Arial" w:cs="Arial"/>
        </w:rPr>
      </w:pPr>
      <w:r>
        <w:rPr>
          <w:rFonts w:ascii="Arial" w:hAnsi="Arial" w:cs="Arial"/>
        </w:rPr>
        <w:t>Consider a node X in a Binary Tree. Given that X has two children, let Y be Inorder successor of X. Which of the following is true about Y?</w:t>
      </w:r>
      <w:r>
        <w:rPr>
          <w:rFonts w:ascii="Arial" w:hAnsi="Arial" w:cs="Arial"/>
        </w:rPr>
        <w:br/>
      </w:r>
      <w:r>
        <w:rPr>
          <w:rFonts w:ascii="Arial" w:hAnsi="Arial" w:cs="Arial"/>
          <w:b/>
          <w:bCs/>
          <w:bdr w:val="none" w:sz="0" w:space="0" w:color="auto" w:frame="1"/>
        </w:rPr>
        <w:t>(A)</w:t>
      </w:r>
      <w:r>
        <w:rPr>
          <w:rFonts w:ascii="Arial" w:hAnsi="Arial" w:cs="Arial"/>
        </w:rPr>
        <w:t> Y has no right child</w:t>
      </w:r>
      <w:r>
        <w:rPr>
          <w:rFonts w:ascii="Arial" w:hAnsi="Arial" w:cs="Arial"/>
        </w:rPr>
        <w:br/>
      </w:r>
      <w:r>
        <w:rPr>
          <w:rFonts w:ascii="Arial" w:hAnsi="Arial" w:cs="Arial"/>
          <w:b/>
          <w:bCs/>
          <w:bdr w:val="none" w:sz="0" w:space="0" w:color="auto" w:frame="1"/>
        </w:rPr>
        <w:t>(B)</w:t>
      </w:r>
      <w:r>
        <w:rPr>
          <w:rFonts w:ascii="Arial" w:hAnsi="Arial" w:cs="Arial"/>
        </w:rPr>
        <w:t> Y has no left child</w:t>
      </w:r>
      <w:r>
        <w:rPr>
          <w:rFonts w:ascii="Arial" w:hAnsi="Arial" w:cs="Arial"/>
        </w:rPr>
        <w:br/>
      </w:r>
      <w:r>
        <w:rPr>
          <w:rFonts w:ascii="Arial" w:hAnsi="Arial" w:cs="Arial"/>
          <w:b/>
          <w:bCs/>
          <w:bdr w:val="none" w:sz="0" w:space="0" w:color="auto" w:frame="1"/>
        </w:rPr>
        <w:t>(C)</w:t>
      </w:r>
      <w:r>
        <w:rPr>
          <w:rFonts w:ascii="Arial" w:hAnsi="Arial" w:cs="Arial"/>
        </w:rPr>
        <w:t> Y has both children</w:t>
      </w:r>
      <w:r>
        <w:rPr>
          <w:rFonts w:ascii="Arial" w:hAnsi="Arial" w:cs="Arial"/>
        </w:rPr>
        <w:br/>
      </w:r>
      <w:r>
        <w:rPr>
          <w:rFonts w:ascii="Arial" w:hAnsi="Arial" w:cs="Arial"/>
          <w:b/>
          <w:bCs/>
          <w:bdr w:val="none" w:sz="0" w:space="0" w:color="auto" w:frame="1"/>
        </w:rPr>
        <w:t>(D)</w:t>
      </w:r>
      <w:r>
        <w:rPr>
          <w:rFonts w:ascii="Arial" w:hAnsi="Arial" w:cs="Arial"/>
        </w:rPr>
        <w:t> None of the above</w:t>
      </w:r>
      <w:r>
        <w:rPr>
          <w:rFonts w:ascii="Arial" w:hAnsi="Arial" w:cs="Arial"/>
        </w:rPr>
        <w:br/>
      </w:r>
      <w:r>
        <w:rPr>
          <w:rFonts w:ascii="Arial" w:hAnsi="Arial" w:cs="Arial"/>
        </w:rPr>
        <w:br/>
      </w:r>
      <w:r>
        <w:rPr>
          <w:rFonts w:ascii="Arial" w:hAnsi="Arial" w:cs="Arial"/>
        </w:rPr>
        <w:br/>
      </w:r>
      <w:r>
        <w:rPr>
          <w:rFonts w:ascii="Arial" w:hAnsi="Arial" w:cs="Arial"/>
          <w:b/>
          <w:bCs/>
          <w:bdr w:val="none" w:sz="0" w:space="0" w:color="auto" w:frame="1"/>
        </w:rPr>
        <w:t>Answer:</w:t>
      </w:r>
      <w:r>
        <w:rPr>
          <w:rFonts w:ascii="Arial" w:hAnsi="Arial" w:cs="Arial"/>
        </w:rPr>
        <w:t> </w:t>
      </w:r>
      <w:r>
        <w:rPr>
          <w:rFonts w:ascii="Arial" w:hAnsi="Arial" w:cs="Arial"/>
          <w:b/>
          <w:bCs/>
          <w:bdr w:val="none" w:sz="0" w:space="0" w:color="auto" w:frame="1"/>
        </w:rPr>
        <w:t>(B)</w:t>
      </w:r>
      <w:r>
        <w:rPr>
          <w:rFonts w:ascii="Arial" w:hAnsi="Arial" w:cs="Arial"/>
        </w:rPr>
        <w:t> </w:t>
      </w:r>
      <w:r>
        <w:rPr>
          <w:rFonts w:ascii="Arial" w:hAnsi="Arial" w:cs="Arial"/>
        </w:rPr>
        <w:br/>
      </w:r>
      <w:r>
        <w:rPr>
          <w:rFonts w:ascii="Arial" w:hAnsi="Arial" w:cs="Arial"/>
        </w:rPr>
        <w:br/>
      </w:r>
      <w:r>
        <w:rPr>
          <w:rFonts w:ascii="Arial" w:hAnsi="Arial" w:cs="Arial"/>
          <w:b/>
          <w:bCs/>
          <w:bdr w:val="none" w:sz="0" w:space="0" w:color="auto" w:frame="1"/>
        </w:rPr>
        <w:t>Explanation:</w:t>
      </w:r>
      <w:r>
        <w:rPr>
          <w:rFonts w:ascii="Arial" w:hAnsi="Arial" w:cs="Arial"/>
        </w:rPr>
        <w:t> Since X has both children, Y must be leftmost node in right child of X.</w:t>
      </w:r>
    </w:p>
    <w:p w:rsidR="008E19CF" w:rsidRPr="008E19CF" w:rsidRDefault="008E19CF" w:rsidP="00381399">
      <w:pPr>
        <w:rPr>
          <w:sz w:val="28"/>
          <w:szCs w:val="28"/>
          <w:rtl/>
        </w:rPr>
      </w:pPr>
    </w:p>
    <w:p w:rsidR="008E19CF" w:rsidRDefault="008E19CF" w:rsidP="008E19CF">
      <w:pPr>
        <w:pStyle w:val="1"/>
        <w:spacing w:before="0" w:beforeAutospacing="0" w:after="225" w:afterAutospacing="0"/>
        <w:textAlignment w:val="baseline"/>
        <w:rPr>
          <w:b w:val="0"/>
          <w:bCs w:val="0"/>
          <w:sz w:val="42"/>
          <w:szCs w:val="42"/>
        </w:rPr>
      </w:pPr>
      <w:r>
        <w:rPr>
          <w:b w:val="0"/>
          <w:bCs w:val="0"/>
          <w:sz w:val="42"/>
          <w:szCs w:val="42"/>
        </w:rPr>
        <w:t>Data Structures | Binary Trees | Question 14</w:t>
      </w:r>
    </w:p>
    <w:p w:rsidR="008E19CF" w:rsidRDefault="008E19CF" w:rsidP="008E19CF">
      <w:pPr>
        <w:pStyle w:val="NormalWeb"/>
        <w:spacing w:before="0" w:beforeAutospacing="0" w:after="0" w:afterAutospacing="0"/>
        <w:textAlignment w:val="baseline"/>
        <w:rPr>
          <w:rFonts w:ascii="Arial" w:hAnsi="Arial" w:cs="Arial"/>
        </w:rPr>
      </w:pPr>
      <w:r>
        <w:rPr>
          <w:rFonts w:ascii="Arial" w:hAnsi="Arial" w:cs="Arial"/>
        </w:rPr>
        <w:t>Consider the following nested representation of binary trees: (X Y Z) indicates Y and Z are the left and right sub stress, respectively, of node X. Note that Y and Z may be NULL, or further nested. Which of the following represents a valid binary tree?</w:t>
      </w:r>
      <w:r>
        <w:rPr>
          <w:rFonts w:ascii="Arial" w:hAnsi="Arial" w:cs="Arial"/>
        </w:rPr>
        <w:br/>
      </w:r>
      <w:r>
        <w:rPr>
          <w:rFonts w:ascii="Arial" w:hAnsi="Arial" w:cs="Arial"/>
          <w:b/>
          <w:bCs/>
          <w:bdr w:val="none" w:sz="0" w:space="0" w:color="auto" w:frame="1"/>
        </w:rPr>
        <w:t>(A)</w:t>
      </w:r>
      <w:r>
        <w:rPr>
          <w:rFonts w:ascii="Arial" w:hAnsi="Arial" w:cs="Arial"/>
        </w:rPr>
        <w:t> (1 2 (4 5 6 7))</w:t>
      </w:r>
      <w:r>
        <w:rPr>
          <w:rFonts w:ascii="Arial" w:hAnsi="Arial" w:cs="Arial"/>
        </w:rPr>
        <w:br/>
      </w:r>
      <w:r>
        <w:rPr>
          <w:rFonts w:ascii="Arial" w:hAnsi="Arial" w:cs="Arial"/>
          <w:b/>
          <w:bCs/>
          <w:bdr w:val="none" w:sz="0" w:space="0" w:color="auto" w:frame="1"/>
        </w:rPr>
        <w:t>(B)</w:t>
      </w:r>
      <w:r>
        <w:rPr>
          <w:rFonts w:ascii="Arial" w:hAnsi="Arial" w:cs="Arial"/>
        </w:rPr>
        <w:t> (1 (2 3 4) 5 6) 7)</w:t>
      </w:r>
      <w:r>
        <w:rPr>
          <w:rFonts w:ascii="Arial" w:hAnsi="Arial" w:cs="Arial"/>
        </w:rPr>
        <w:br/>
      </w:r>
      <w:r>
        <w:rPr>
          <w:rFonts w:ascii="Arial" w:hAnsi="Arial" w:cs="Arial"/>
          <w:b/>
          <w:bCs/>
          <w:bdr w:val="none" w:sz="0" w:space="0" w:color="auto" w:frame="1"/>
        </w:rPr>
        <w:t>(C)</w:t>
      </w:r>
      <w:r>
        <w:rPr>
          <w:rFonts w:ascii="Arial" w:hAnsi="Arial" w:cs="Arial"/>
        </w:rPr>
        <w:t> (1 (2 3 4)(5 6 7))</w:t>
      </w:r>
      <w:r>
        <w:rPr>
          <w:rFonts w:ascii="Arial" w:hAnsi="Arial" w:cs="Arial"/>
        </w:rPr>
        <w:br/>
      </w:r>
      <w:r>
        <w:rPr>
          <w:rFonts w:ascii="Arial" w:hAnsi="Arial" w:cs="Arial"/>
          <w:b/>
          <w:bCs/>
          <w:bdr w:val="none" w:sz="0" w:space="0" w:color="auto" w:frame="1"/>
        </w:rPr>
        <w:t>(D)</w:t>
      </w:r>
      <w:r>
        <w:rPr>
          <w:rFonts w:ascii="Arial" w:hAnsi="Arial" w:cs="Arial"/>
        </w:rPr>
        <w:t> (1 (2 3 NULL) (4 5))</w:t>
      </w:r>
      <w:r>
        <w:rPr>
          <w:rFonts w:ascii="Arial" w:hAnsi="Arial" w:cs="Arial"/>
        </w:rPr>
        <w:br/>
      </w:r>
      <w:r>
        <w:rPr>
          <w:rFonts w:ascii="Arial" w:hAnsi="Arial" w:cs="Arial"/>
        </w:rPr>
        <w:br/>
      </w:r>
      <w:r>
        <w:rPr>
          <w:rFonts w:ascii="Arial" w:hAnsi="Arial" w:cs="Arial"/>
        </w:rPr>
        <w:br/>
      </w:r>
      <w:r>
        <w:rPr>
          <w:rFonts w:ascii="Arial" w:hAnsi="Arial" w:cs="Arial"/>
          <w:b/>
          <w:bCs/>
          <w:bdr w:val="none" w:sz="0" w:space="0" w:color="auto" w:frame="1"/>
        </w:rPr>
        <w:t>Answer:</w:t>
      </w:r>
      <w:r>
        <w:rPr>
          <w:rFonts w:ascii="Arial" w:hAnsi="Arial" w:cs="Arial"/>
        </w:rPr>
        <w:t> </w:t>
      </w:r>
      <w:r>
        <w:rPr>
          <w:rFonts w:ascii="Arial" w:hAnsi="Arial" w:cs="Arial"/>
          <w:b/>
          <w:bCs/>
          <w:bdr w:val="none" w:sz="0" w:space="0" w:color="auto" w:frame="1"/>
        </w:rPr>
        <w:t>(C)</w:t>
      </w:r>
      <w:r>
        <w:rPr>
          <w:rFonts w:ascii="Arial" w:hAnsi="Arial" w:cs="Arial"/>
        </w:rPr>
        <w:t> </w:t>
      </w:r>
      <w:r>
        <w:rPr>
          <w:rFonts w:ascii="Arial" w:hAnsi="Arial" w:cs="Arial"/>
        </w:rPr>
        <w:br/>
      </w:r>
      <w:r>
        <w:rPr>
          <w:rFonts w:ascii="Arial" w:hAnsi="Arial" w:cs="Arial"/>
        </w:rPr>
        <w:br/>
      </w:r>
      <w:r>
        <w:rPr>
          <w:rFonts w:ascii="Arial" w:hAnsi="Arial" w:cs="Arial"/>
          <w:b/>
          <w:bCs/>
          <w:bdr w:val="none" w:sz="0" w:space="0" w:color="auto" w:frame="1"/>
        </w:rPr>
        <w:t>Explanation:</w:t>
      </w:r>
      <w:r>
        <w:rPr>
          <w:rFonts w:ascii="Arial" w:hAnsi="Arial" w:cs="Arial"/>
        </w:rPr>
        <w:t> C is fine.</w:t>
      </w:r>
    </w:p>
    <w:p w:rsidR="008E19CF" w:rsidRDefault="008E19CF" w:rsidP="008E19CF">
      <w:pPr>
        <w:pStyle w:val="HTML"/>
        <w:shd w:val="clear" w:color="auto" w:fill="E0E0E0"/>
        <w:spacing w:after="150"/>
        <w:textAlignment w:val="baseline"/>
        <w:rPr>
          <w:rFonts w:ascii="Consolas" w:hAnsi="Consolas" w:cs="Consolas"/>
          <w:sz w:val="23"/>
          <w:szCs w:val="23"/>
        </w:rPr>
      </w:pPr>
      <w:r>
        <w:rPr>
          <w:rFonts w:ascii="Consolas" w:hAnsi="Consolas" w:cs="Consolas"/>
          <w:sz w:val="23"/>
          <w:szCs w:val="23"/>
        </w:rPr>
        <w:t>(1 (2 3 4)(5 6 7))  represents following binary tree</w:t>
      </w:r>
    </w:p>
    <w:p w:rsidR="008E19CF" w:rsidRDefault="008E19CF" w:rsidP="008E19CF">
      <w:pPr>
        <w:pStyle w:val="HTML"/>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1</w:t>
      </w:r>
    </w:p>
    <w:p w:rsidR="008E19CF" w:rsidRDefault="008E19CF" w:rsidP="008E19CF">
      <w:pPr>
        <w:pStyle w:val="HTML"/>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    \</w:t>
      </w:r>
    </w:p>
    <w:p w:rsidR="008E19CF" w:rsidRDefault="008E19CF" w:rsidP="008E19CF">
      <w:pPr>
        <w:pStyle w:val="HTML"/>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2      5 </w:t>
      </w:r>
    </w:p>
    <w:p w:rsidR="008E19CF" w:rsidRDefault="008E19CF" w:rsidP="008E19CF">
      <w:pPr>
        <w:pStyle w:val="HTML"/>
        <w:shd w:val="clear" w:color="auto" w:fill="E0E0E0"/>
        <w:spacing w:after="150"/>
        <w:textAlignment w:val="baseline"/>
        <w:rPr>
          <w:rFonts w:ascii="Consolas" w:hAnsi="Consolas" w:cs="Consolas"/>
          <w:sz w:val="23"/>
          <w:szCs w:val="23"/>
        </w:rPr>
      </w:pPr>
      <w:r>
        <w:rPr>
          <w:rFonts w:ascii="Consolas" w:hAnsi="Consolas" w:cs="Consolas"/>
          <w:sz w:val="23"/>
          <w:szCs w:val="23"/>
        </w:rPr>
        <w:t xml:space="preserve"> / \    / \</w:t>
      </w:r>
    </w:p>
    <w:p w:rsidR="008E19CF" w:rsidRDefault="008E19CF" w:rsidP="008E19CF">
      <w:pPr>
        <w:pStyle w:val="HTML"/>
        <w:shd w:val="clear" w:color="auto" w:fill="E0E0E0"/>
        <w:spacing w:after="150"/>
        <w:textAlignment w:val="baseline"/>
        <w:rPr>
          <w:rFonts w:ascii="Consolas" w:hAnsi="Consolas" w:cs="Consolas"/>
          <w:sz w:val="23"/>
          <w:szCs w:val="23"/>
        </w:rPr>
      </w:pPr>
      <w:r>
        <w:rPr>
          <w:rFonts w:ascii="Consolas" w:hAnsi="Consolas" w:cs="Consolas"/>
          <w:sz w:val="23"/>
          <w:szCs w:val="23"/>
        </w:rPr>
        <w:t>3   4  6   7</w:t>
      </w:r>
    </w:p>
    <w:p w:rsidR="008E19CF" w:rsidRDefault="008E19CF" w:rsidP="008E19CF">
      <w:pPr>
        <w:pStyle w:val="NormalWeb"/>
        <w:spacing w:before="0" w:beforeAutospacing="0" w:after="150" w:afterAutospacing="0"/>
        <w:textAlignment w:val="baseline"/>
        <w:rPr>
          <w:rFonts w:ascii="Arial" w:hAnsi="Arial" w:cs="Arial"/>
        </w:rPr>
      </w:pPr>
      <w:r>
        <w:rPr>
          <w:rFonts w:ascii="Arial" w:hAnsi="Arial" w:cs="Arial"/>
        </w:rPr>
        <w:t>A) (1 2 (4 5 6 7)) is not fine as there are 4 elements in one bracket.</w:t>
      </w:r>
    </w:p>
    <w:p w:rsidR="008E19CF" w:rsidRDefault="008E19CF" w:rsidP="008E19CF">
      <w:pPr>
        <w:pStyle w:val="NormalWeb"/>
        <w:spacing w:before="0" w:beforeAutospacing="0" w:after="150" w:afterAutospacing="0"/>
        <w:textAlignment w:val="baseline"/>
        <w:rPr>
          <w:rFonts w:ascii="Arial" w:hAnsi="Arial" w:cs="Arial"/>
        </w:rPr>
      </w:pPr>
      <w:r>
        <w:rPr>
          <w:rFonts w:ascii="Arial" w:hAnsi="Arial" w:cs="Arial"/>
        </w:rPr>
        <w:t>B) (1 (2 3 4) 5 6) 7) is not fine as there are 2 opening brackets and 3 closing.</w:t>
      </w:r>
    </w:p>
    <w:p w:rsidR="008E19CF" w:rsidRDefault="008E19CF" w:rsidP="008E19CF">
      <w:pPr>
        <w:bidi w:val="0"/>
        <w:spacing w:line="285" w:lineRule="atLeast"/>
        <w:jc w:val="both"/>
        <w:textAlignment w:val="baseline"/>
        <w:rPr>
          <w:ins w:id="180" w:author="Unknown"/>
          <w:rFonts w:ascii="Arial" w:hAnsi="Arial" w:cs="Arial"/>
        </w:rPr>
      </w:pPr>
      <w:ins w:id="181" w:author="Unknown">
        <w:r>
          <w:rPr>
            <w:rFonts w:ascii="Arial" w:hAnsi="Arial" w:cs="Arial"/>
          </w:rPr>
          <w:t>D) (1 (2 3 NULL) (4 5)) is not fine one bracket has only two entries (4 5)</w:t>
        </w:r>
      </w:ins>
    </w:p>
    <w:p w:rsidR="008E19CF" w:rsidRPr="008E19CF" w:rsidRDefault="008E19CF" w:rsidP="00381399">
      <w:pPr>
        <w:rPr>
          <w:sz w:val="28"/>
          <w:szCs w:val="28"/>
          <w:rtl/>
        </w:rPr>
      </w:pPr>
    </w:p>
    <w:p w:rsidR="00381399" w:rsidRPr="00381399" w:rsidRDefault="00381399" w:rsidP="00381399">
      <w:pPr>
        <w:bidi w:val="0"/>
        <w:spacing w:after="225" w:line="240" w:lineRule="auto"/>
        <w:textAlignment w:val="baseline"/>
        <w:outlineLvl w:val="0"/>
        <w:rPr>
          <w:rFonts w:ascii="Times New Roman" w:eastAsia="Times New Roman" w:hAnsi="Times New Roman" w:cs="Times New Roman"/>
          <w:kern w:val="36"/>
          <w:sz w:val="42"/>
          <w:szCs w:val="42"/>
        </w:rPr>
      </w:pPr>
      <w:r w:rsidRPr="00381399">
        <w:rPr>
          <w:rFonts w:ascii="Times New Roman" w:eastAsia="Times New Roman" w:hAnsi="Times New Roman" w:cs="Times New Roman"/>
          <w:kern w:val="36"/>
          <w:sz w:val="42"/>
          <w:szCs w:val="42"/>
        </w:rPr>
        <w:lastRenderedPageBreak/>
        <w:t>Data Structures | Binary Trees | Question 13</w:t>
      </w:r>
    </w:p>
    <w:p w:rsidR="00381399" w:rsidRPr="00381399" w:rsidRDefault="00381399" w:rsidP="008E19CF">
      <w:pPr>
        <w:bidi w:val="0"/>
        <w:spacing w:after="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Postorder traversal of a given binary search tree, T produces the following sequence of keys</w:t>
      </w:r>
      <w:r w:rsidRPr="00381399">
        <w:rPr>
          <w:rFonts w:ascii="Arial" w:eastAsia="Times New Roman" w:hAnsi="Arial" w:cs="Arial"/>
          <w:sz w:val="24"/>
          <w:szCs w:val="24"/>
        </w:rPr>
        <w:br/>
        <w:t>10, 9, 23, 22, 27, 25, 15, 50, 95, 60, 40, 29</w:t>
      </w:r>
      <w:r w:rsidRPr="00381399">
        <w:rPr>
          <w:rFonts w:ascii="Arial" w:eastAsia="Times New Roman" w:hAnsi="Arial" w:cs="Arial"/>
          <w:sz w:val="24"/>
          <w:szCs w:val="24"/>
        </w:rPr>
        <w:br/>
        <w:t>Which one of the following sequences of keys can be the result of an in-order traversal of the tree T?</w:t>
      </w:r>
      <w:r w:rsidR="008E19CF" w:rsidRPr="00381399">
        <w:rPr>
          <w:rFonts w:ascii="Arial" w:eastAsia="Times New Roman" w:hAnsi="Arial" w:cs="Arial"/>
          <w:sz w:val="24"/>
          <w:szCs w:val="24"/>
        </w:rPr>
        <w:t xml:space="preserve"> </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(A)</w:t>
      </w:r>
      <w:r w:rsidRPr="00381399">
        <w:rPr>
          <w:rFonts w:ascii="Arial" w:eastAsia="Times New Roman" w:hAnsi="Arial" w:cs="Arial"/>
          <w:sz w:val="24"/>
          <w:szCs w:val="24"/>
        </w:rPr>
        <w:t> 9, 10, 15, 22, 23, 25, 27, 29, 40, 50, 60, 95</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(B)</w:t>
      </w:r>
      <w:r w:rsidRPr="00381399">
        <w:rPr>
          <w:rFonts w:ascii="Arial" w:eastAsia="Times New Roman" w:hAnsi="Arial" w:cs="Arial"/>
          <w:sz w:val="24"/>
          <w:szCs w:val="24"/>
        </w:rPr>
        <w:t> 9, 10, 15, 22, 40, 50, 60, 95, 23, 25, 27, 29</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(C)</w:t>
      </w:r>
      <w:r w:rsidRPr="00381399">
        <w:rPr>
          <w:rFonts w:ascii="Arial" w:eastAsia="Times New Roman" w:hAnsi="Arial" w:cs="Arial"/>
          <w:sz w:val="24"/>
          <w:szCs w:val="24"/>
        </w:rPr>
        <w:t> 29, 15, 9, 10, 25, 22, 23, 27, 40, 60, 50, 95</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(D)</w:t>
      </w:r>
      <w:r w:rsidRPr="00381399">
        <w:rPr>
          <w:rFonts w:ascii="Arial" w:eastAsia="Times New Roman" w:hAnsi="Arial" w:cs="Arial"/>
          <w:sz w:val="24"/>
          <w:szCs w:val="24"/>
        </w:rPr>
        <w:t> 95, 50, 60, 40, 27, 23, 22, 25, 10, 9, 15, 29</w:t>
      </w:r>
      <w:r w:rsidRPr="00381399">
        <w:rPr>
          <w:rFonts w:ascii="Arial" w:eastAsia="Times New Roman" w:hAnsi="Arial" w:cs="Arial"/>
          <w:sz w:val="24"/>
          <w:szCs w:val="24"/>
        </w:rPr>
        <w:br/>
      </w:r>
      <w:r w:rsidRPr="00381399">
        <w:rPr>
          <w:rFonts w:ascii="Arial" w:eastAsia="Times New Roman" w:hAnsi="Arial" w:cs="Arial"/>
          <w:sz w:val="24"/>
          <w:szCs w:val="24"/>
        </w:rPr>
        <w:br/>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Answer:</w:t>
      </w:r>
      <w:r w:rsidRPr="00381399">
        <w:rPr>
          <w:rFonts w:ascii="Arial" w:eastAsia="Times New Roman" w:hAnsi="Arial" w:cs="Arial"/>
          <w:sz w:val="24"/>
          <w:szCs w:val="24"/>
        </w:rPr>
        <w:t> </w:t>
      </w:r>
      <w:r w:rsidRPr="00381399">
        <w:rPr>
          <w:rFonts w:ascii="Arial" w:eastAsia="Times New Roman" w:hAnsi="Arial" w:cs="Arial"/>
          <w:b/>
          <w:bCs/>
          <w:sz w:val="24"/>
          <w:szCs w:val="24"/>
          <w:bdr w:val="none" w:sz="0" w:space="0" w:color="auto" w:frame="1"/>
        </w:rPr>
        <w:t>(A)</w:t>
      </w:r>
      <w:r w:rsidRPr="00381399">
        <w:rPr>
          <w:rFonts w:ascii="Arial" w:eastAsia="Times New Roman" w:hAnsi="Arial" w:cs="Arial"/>
          <w:sz w:val="24"/>
          <w:szCs w:val="24"/>
        </w:rPr>
        <w:t> </w:t>
      </w:r>
      <w:r w:rsidRPr="00381399">
        <w:rPr>
          <w:rFonts w:ascii="Arial" w:eastAsia="Times New Roman" w:hAnsi="Arial" w:cs="Arial"/>
          <w:sz w:val="24"/>
          <w:szCs w:val="24"/>
        </w:rPr>
        <w:br/>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Explanation:</w:t>
      </w:r>
      <w:r w:rsidRPr="00381399">
        <w:rPr>
          <w:rFonts w:ascii="Arial" w:eastAsia="Times New Roman" w:hAnsi="Arial" w:cs="Arial"/>
          <w:sz w:val="24"/>
          <w:szCs w:val="24"/>
        </w:rPr>
        <w:t> Inorder traversal of a </w:t>
      </w:r>
      <w:hyperlink r:id="rId20" w:history="1">
        <w:r w:rsidRPr="00381399">
          <w:rPr>
            <w:rFonts w:ascii="Arial" w:eastAsia="Times New Roman" w:hAnsi="Arial" w:cs="Arial"/>
            <w:color w:val="EC4E20"/>
            <w:sz w:val="24"/>
            <w:szCs w:val="24"/>
            <w:u w:val="single"/>
            <w:bdr w:val="none" w:sz="0" w:space="0" w:color="auto" w:frame="1"/>
          </w:rPr>
          <w:t>BST </w:t>
        </w:r>
      </w:hyperlink>
      <w:r w:rsidRPr="00381399">
        <w:rPr>
          <w:rFonts w:ascii="Arial" w:eastAsia="Times New Roman" w:hAnsi="Arial" w:cs="Arial"/>
          <w:sz w:val="24"/>
          <w:szCs w:val="24"/>
        </w:rPr>
        <w:t>always gives elements in increasing order. Among all four options, a) is the only increasing order sequence.</w:t>
      </w:r>
      <w:r w:rsidRPr="00381399">
        <w:rPr>
          <w:rFonts w:ascii="Arial" w:eastAsia="Times New Roman" w:hAnsi="Arial" w:cs="Arial"/>
          <w:sz w:val="24"/>
          <w:szCs w:val="24"/>
        </w:rPr>
        <w:br/>
      </w:r>
    </w:p>
    <w:p w:rsidR="00381399" w:rsidRPr="00381399" w:rsidRDefault="00381399" w:rsidP="00381399">
      <w:pPr>
        <w:bidi w:val="0"/>
        <w:spacing w:after="0" w:line="285" w:lineRule="atLeast"/>
        <w:jc w:val="both"/>
        <w:textAlignment w:val="baseline"/>
        <w:rPr>
          <w:ins w:id="182" w:author="Unknown"/>
          <w:rFonts w:ascii="Arial" w:eastAsia="Times New Roman" w:hAnsi="Arial" w:cs="Arial"/>
          <w:sz w:val="24"/>
          <w:szCs w:val="24"/>
        </w:rPr>
      </w:pPr>
      <w:ins w:id="183" w:author="Unknown">
        <w:r w:rsidRPr="00381399">
          <w:rPr>
            <w:rFonts w:ascii="Arial" w:eastAsia="Times New Roman" w:hAnsi="Arial" w:cs="Arial"/>
            <w:sz w:val="24"/>
            <w:szCs w:val="24"/>
          </w:rPr>
          <w:br/>
        </w:r>
      </w:ins>
    </w:p>
    <w:p w:rsidR="00381399" w:rsidRDefault="00381399" w:rsidP="00381399">
      <w:pPr>
        <w:rPr>
          <w:sz w:val="28"/>
          <w:szCs w:val="28"/>
          <w:rtl/>
        </w:rPr>
      </w:pPr>
    </w:p>
    <w:p w:rsidR="00381399" w:rsidRPr="00381399" w:rsidRDefault="00381399" w:rsidP="00381399">
      <w:pPr>
        <w:bidi w:val="0"/>
        <w:spacing w:after="225" w:line="240" w:lineRule="auto"/>
        <w:textAlignment w:val="baseline"/>
        <w:outlineLvl w:val="0"/>
        <w:rPr>
          <w:rFonts w:ascii="Times New Roman" w:eastAsia="Times New Roman" w:hAnsi="Times New Roman" w:cs="Times New Roman"/>
          <w:kern w:val="36"/>
          <w:sz w:val="42"/>
          <w:szCs w:val="42"/>
        </w:rPr>
      </w:pPr>
      <w:r w:rsidRPr="00381399">
        <w:rPr>
          <w:rFonts w:ascii="Times New Roman" w:eastAsia="Times New Roman" w:hAnsi="Times New Roman" w:cs="Times New Roman"/>
          <w:kern w:val="36"/>
          <w:sz w:val="42"/>
          <w:szCs w:val="42"/>
        </w:rPr>
        <w:t>Data Structures | Binary Trees | Question 1</w:t>
      </w:r>
    </w:p>
    <w:p w:rsidR="00381399" w:rsidRPr="00381399" w:rsidRDefault="00381399" w:rsidP="00381399">
      <w:pPr>
        <w:bidi w:val="0"/>
        <w:spacing w:after="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Which of the following is a true about Binary Trees</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(A)</w:t>
      </w:r>
      <w:r w:rsidRPr="00381399">
        <w:rPr>
          <w:rFonts w:ascii="Arial" w:eastAsia="Times New Roman" w:hAnsi="Arial" w:cs="Arial"/>
          <w:sz w:val="24"/>
          <w:szCs w:val="24"/>
        </w:rPr>
        <w:t> Every binary tree is either complete or full.</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(B)</w:t>
      </w:r>
      <w:r w:rsidRPr="00381399">
        <w:rPr>
          <w:rFonts w:ascii="Arial" w:eastAsia="Times New Roman" w:hAnsi="Arial" w:cs="Arial"/>
          <w:sz w:val="24"/>
          <w:szCs w:val="24"/>
        </w:rPr>
        <w:t> Every complete binary tree is also a full binary tree.</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(C)</w:t>
      </w:r>
      <w:r w:rsidRPr="00381399">
        <w:rPr>
          <w:rFonts w:ascii="Arial" w:eastAsia="Times New Roman" w:hAnsi="Arial" w:cs="Arial"/>
          <w:sz w:val="24"/>
          <w:szCs w:val="24"/>
        </w:rPr>
        <w:t> Every full binary tree is also a complete binary tree.</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(D)</w:t>
      </w:r>
      <w:r w:rsidRPr="00381399">
        <w:rPr>
          <w:rFonts w:ascii="Arial" w:eastAsia="Times New Roman" w:hAnsi="Arial" w:cs="Arial"/>
          <w:sz w:val="24"/>
          <w:szCs w:val="24"/>
        </w:rPr>
        <w:t> No binary tree is both complete and full.</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(E)</w:t>
      </w:r>
      <w:r w:rsidRPr="00381399">
        <w:rPr>
          <w:rFonts w:ascii="Arial" w:eastAsia="Times New Roman" w:hAnsi="Arial" w:cs="Arial"/>
          <w:sz w:val="24"/>
          <w:szCs w:val="24"/>
        </w:rPr>
        <w:t> None of the above</w:t>
      </w:r>
      <w:r w:rsidRPr="00381399">
        <w:rPr>
          <w:rFonts w:ascii="Arial" w:eastAsia="Times New Roman" w:hAnsi="Arial" w:cs="Arial"/>
          <w:sz w:val="24"/>
          <w:szCs w:val="24"/>
        </w:rPr>
        <w:br/>
      </w:r>
      <w:r w:rsidRPr="00381399">
        <w:rPr>
          <w:rFonts w:ascii="Arial" w:eastAsia="Times New Roman" w:hAnsi="Arial" w:cs="Arial"/>
          <w:sz w:val="24"/>
          <w:szCs w:val="24"/>
        </w:rPr>
        <w:br/>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Answer:</w:t>
      </w:r>
      <w:r w:rsidRPr="00381399">
        <w:rPr>
          <w:rFonts w:ascii="Arial" w:eastAsia="Times New Roman" w:hAnsi="Arial" w:cs="Arial"/>
          <w:sz w:val="24"/>
          <w:szCs w:val="24"/>
        </w:rPr>
        <w:t> </w:t>
      </w:r>
      <w:r w:rsidRPr="00381399">
        <w:rPr>
          <w:rFonts w:ascii="Arial" w:eastAsia="Times New Roman" w:hAnsi="Arial" w:cs="Arial"/>
          <w:b/>
          <w:bCs/>
          <w:sz w:val="24"/>
          <w:szCs w:val="24"/>
          <w:bdr w:val="none" w:sz="0" w:space="0" w:color="auto" w:frame="1"/>
        </w:rPr>
        <w:t>(E)</w:t>
      </w:r>
      <w:r w:rsidRPr="00381399">
        <w:rPr>
          <w:rFonts w:ascii="Arial" w:eastAsia="Times New Roman" w:hAnsi="Arial" w:cs="Arial"/>
          <w:sz w:val="24"/>
          <w:szCs w:val="24"/>
        </w:rPr>
        <w:t> </w:t>
      </w:r>
      <w:r w:rsidRPr="00381399">
        <w:rPr>
          <w:rFonts w:ascii="Arial" w:eastAsia="Times New Roman" w:hAnsi="Arial" w:cs="Arial"/>
          <w:sz w:val="24"/>
          <w:szCs w:val="24"/>
        </w:rPr>
        <w:br/>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Explanation:</w:t>
      </w:r>
      <w:r w:rsidRPr="00381399">
        <w:rPr>
          <w:rFonts w:ascii="Arial" w:eastAsia="Times New Roman" w:hAnsi="Arial" w:cs="Arial"/>
          <w:sz w:val="24"/>
          <w:szCs w:val="24"/>
        </w:rPr>
        <w:t> A full binary tree (sometimes proper binary tree or 2-tree or strictly binary tree) is a tree in which every node other than the leaves has two children.</w:t>
      </w:r>
    </w:p>
    <w:p w:rsidR="00381399" w:rsidRPr="00381399" w:rsidRDefault="00381399" w:rsidP="00381399">
      <w:pPr>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A complete binary tree is a binary tree in which every level, except possibly the last, is completely filled, and all nodes are as far left as possible.</w:t>
      </w:r>
    </w:p>
    <w:p w:rsidR="00381399" w:rsidRPr="00381399" w:rsidRDefault="00381399" w:rsidP="00381399">
      <w:pPr>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A) is incorrect. For example, the following Binary tree is neither complete nor full</w:t>
      </w:r>
    </w:p>
    <w:p w:rsidR="00381399" w:rsidRPr="00381399" w:rsidRDefault="00381399" w:rsidP="00381399">
      <w:pPr>
        <w:bidi w:val="0"/>
        <w:spacing w:after="0" w:line="285" w:lineRule="atLeast"/>
        <w:jc w:val="both"/>
        <w:textAlignment w:val="baseline"/>
        <w:rPr>
          <w:ins w:id="184" w:author="Unknown"/>
          <w:rFonts w:ascii="Arial" w:eastAsia="Times New Roman" w:hAnsi="Arial" w:cs="Arial"/>
          <w:sz w:val="24"/>
          <w:szCs w:val="24"/>
        </w:rPr>
      </w:pPr>
      <w:ins w:id="185" w:author="Unknown">
        <w:r w:rsidRPr="00381399">
          <w:rPr>
            <w:rFonts w:ascii="Arial" w:eastAsia="Times New Roman" w:hAnsi="Arial" w:cs="Arial"/>
            <w:sz w:val="24"/>
            <w:szCs w:val="24"/>
          </w:rPr>
          <w:br/>
        </w:r>
        <w:r w:rsidRPr="00381399">
          <w:rPr>
            <w:rFonts w:ascii="Arial" w:eastAsia="Times New Roman" w:hAnsi="Arial" w:cs="Arial"/>
            <w:sz w:val="24"/>
            <w:szCs w:val="24"/>
          </w:rPr>
          <w:br/>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86" w:author="Unknown"/>
          <w:rFonts w:ascii="Consolas" w:eastAsia="Times New Roman" w:hAnsi="Consolas" w:cs="Consolas"/>
          <w:sz w:val="23"/>
          <w:szCs w:val="23"/>
        </w:rPr>
      </w:pPr>
      <w:ins w:id="187" w:author="Unknown">
        <w:r w:rsidRPr="00381399">
          <w:rPr>
            <w:rFonts w:ascii="Consolas" w:eastAsia="Times New Roman" w:hAnsi="Consolas" w:cs="Consolas"/>
            <w:sz w:val="23"/>
            <w:szCs w:val="23"/>
          </w:rPr>
          <w:t xml:space="preserve">     12</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88" w:author="Unknown"/>
          <w:rFonts w:ascii="Consolas" w:eastAsia="Times New Roman" w:hAnsi="Consolas" w:cs="Consolas"/>
          <w:sz w:val="23"/>
          <w:szCs w:val="23"/>
        </w:rPr>
      </w:pPr>
      <w:ins w:id="189"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90" w:author="Unknown"/>
          <w:rFonts w:ascii="Consolas" w:eastAsia="Times New Roman" w:hAnsi="Consolas" w:cs="Consolas"/>
          <w:sz w:val="23"/>
          <w:szCs w:val="23"/>
        </w:rPr>
      </w:pPr>
      <w:ins w:id="191" w:author="Unknown">
        <w:r w:rsidRPr="00381399">
          <w:rPr>
            <w:rFonts w:ascii="Consolas" w:eastAsia="Times New Roman" w:hAnsi="Consolas" w:cs="Consolas"/>
            <w:sz w:val="23"/>
            <w:szCs w:val="23"/>
          </w:rPr>
          <w:t xml:space="preserve">  20</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92" w:author="Unknown"/>
          <w:rFonts w:ascii="Consolas" w:eastAsia="Times New Roman" w:hAnsi="Consolas" w:cs="Consolas"/>
          <w:sz w:val="23"/>
          <w:szCs w:val="23"/>
        </w:rPr>
      </w:pPr>
      <w:ins w:id="193" w:author="Unknown">
        <w:r w:rsidRPr="00381399">
          <w:rPr>
            <w:rFonts w:ascii="Consolas" w:eastAsia="Times New Roman" w:hAnsi="Consolas" w:cs="Consolas"/>
            <w:sz w:val="23"/>
            <w:szCs w:val="23"/>
          </w:rPr>
          <w:t xml:space="preserve">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94" w:author="Unknown"/>
          <w:rFonts w:ascii="Consolas" w:eastAsia="Times New Roman" w:hAnsi="Consolas" w:cs="Consolas"/>
          <w:sz w:val="23"/>
          <w:szCs w:val="23"/>
        </w:rPr>
      </w:pPr>
      <w:ins w:id="195" w:author="Unknown">
        <w:r w:rsidRPr="00381399">
          <w:rPr>
            <w:rFonts w:ascii="Consolas" w:eastAsia="Times New Roman" w:hAnsi="Consolas" w:cs="Consolas"/>
            <w:sz w:val="23"/>
            <w:szCs w:val="23"/>
          </w:rPr>
          <w:t>30</w:t>
        </w:r>
      </w:ins>
    </w:p>
    <w:p w:rsidR="00381399" w:rsidRPr="00381399" w:rsidRDefault="00381399" w:rsidP="00381399">
      <w:pPr>
        <w:bidi w:val="0"/>
        <w:spacing w:after="150" w:line="240" w:lineRule="auto"/>
        <w:textAlignment w:val="baseline"/>
        <w:rPr>
          <w:ins w:id="196" w:author="Unknown"/>
          <w:rFonts w:ascii="Arial" w:eastAsia="Times New Roman" w:hAnsi="Arial" w:cs="Arial"/>
          <w:sz w:val="24"/>
          <w:szCs w:val="24"/>
        </w:rPr>
      </w:pPr>
      <w:ins w:id="197" w:author="Unknown">
        <w:r w:rsidRPr="00381399">
          <w:rPr>
            <w:rFonts w:ascii="Arial" w:eastAsia="Times New Roman" w:hAnsi="Arial" w:cs="Arial"/>
            <w:sz w:val="24"/>
            <w:szCs w:val="24"/>
          </w:rPr>
          <w:t>B) is incorrect. The following binary tree is complete but not full</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198" w:author="Unknown"/>
          <w:rFonts w:ascii="Consolas" w:eastAsia="Times New Roman" w:hAnsi="Consolas" w:cs="Consolas"/>
          <w:sz w:val="23"/>
          <w:szCs w:val="23"/>
        </w:rPr>
      </w:pPr>
      <w:ins w:id="199" w:author="Unknown">
        <w:r w:rsidRPr="00381399">
          <w:rPr>
            <w:rFonts w:ascii="Consolas" w:eastAsia="Times New Roman" w:hAnsi="Consolas" w:cs="Consolas"/>
            <w:sz w:val="23"/>
            <w:szCs w:val="23"/>
          </w:rPr>
          <w:lastRenderedPageBreak/>
          <w:t xml:space="preserve">     12</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00" w:author="Unknown"/>
          <w:rFonts w:ascii="Consolas" w:eastAsia="Times New Roman" w:hAnsi="Consolas" w:cs="Consolas"/>
          <w:sz w:val="23"/>
          <w:szCs w:val="23"/>
        </w:rPr>
      </w:pPr>
      <w:ins w:id="201"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02" w:author="Unknown"/>
          <w:rFonts w:ascii="Consolas" w:eastAsia="Times New Roman" w:hAnsi="Consolas" w:cs="Consolas"/>
          <w:sz w:val="23"/>
          <w:szCs w:val="23"/>
        </w:rPr>
      </w:pPr>
      <w:ins w:id="203" w:author="Unknown">
        <w:r w:rsidRPr="00381399">
          <w:rPr>
            <w:rFonts w:ascii="Consolas" w:eastAsia="Times New Roman" w:hAnsi="Consolas" w:cs="Consolas"/>
            <w:sz w:val="23"/>
            <w:szCs w:val="23"/>
          </w:rPr>
          <w:t xml:space="preserve">  20    30</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04" w:author="Unknown"/>
          <w:rFonts w:ascii="Consolas" w:eastAsia="Times New Roman" w:hAnsi="Consolas" w:cs="Consolas"/>
          <w:sz w:val="23"/>
          <w:szCs w:val="23"/>
        </w:rPr>
      </w:pPr>
      <w:ins w:id="205" w:author="Unknown">
        <w:r w:rsidRPr="00381399">
          <w:rPr>
            <w:rFonts w:ascii="Consolas" w:eastAsia="Times New Roman" w:hAnsi="Consolas" w:cs="Consolas"/>
            <w:sz w:val="23"/>
            <w:szCs w:val="23"/>
          </w:rPr>
          <w:t xml:space="preserve">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06" w:author="Unknown"/>
          <w:rFonts w:ascii="Consolas" w:eastAsia="Times New Roman" w:hAnsi="Consolas" w:cs="Consolas"/>
          <w:sz w:val="23"/>
          <w:szCs w:val="23"/>
        </w:rPr>
      </w:pPr>
      <w:ins w:id="207" w:author="Unknown">
        <w:r w:rsidRPr="00381399">
          <w:rPr>
            <w:rFonts w:ascii="Consolas" w:eastAsia="Times New Roman" w:hAnsi="Consolas" w:cs="Consolas"/>
            <w:sz w:val="23"/>
            <w:szCs w:val="23"/>
          </w:rPr>
          <w:t>30</w:t>
        </w:r>
      </w:ins>
    </w:p>
    <w:p w:rsidR="00381399" w:rsidRPr="00381399" w:rsidRDefault="00381399" w:rsidP="00381399">
      <w:pPr>
        <w:bidi w:val="0"/>
        <w:spacing w:after="150" w:line="240" w:lineRule="auto"/>
        <w:textAlignment w:val="baseline"/>
        <w:rPr>
          <w:ins w:id="208" w:author="Unknown"/>
          <w:rFonts w:ascii="Arial" w:eastAsia="Times New Roman" w:hAnsi="Arial" w:cs="Arial"/>
          <w:sz w:val="24"/>
          <w:szCs w:val="24"/>
        </w:rPr>
      </w:pPr>
      <w:ins w:id="209" w:author="Unknown">
        <w:r w:rsidRPr="00381399">
          <w:rPr>
            <w:rFonts w:ascii="Arial" w:eastAsia="Times New Roman" w:hAnsi="Arial" w:cs="Arial"/>
            <w:sz w:val="24"/>
            <w:szCs w:val="24"/>
          </w:rPr>
          <w:t>C) is incorrect. Following Binary tree is full, but not complete</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10" w:author="Unknown"/>
          <w:rFonts w:ascii="Consolas" w:eastAsia="Times New Roman" w:hAnsi="Consolas" w:cs="Consolas"/>
          <w:sz w:val="23"/>
          <w:szCs w:val="23"/>
        </w:rPr>
      </w:pPr>
      <w:ins w:id="211" w:author="Unknown">
        <w:r w:rsidRPr="00381399">
          <w:rPr>
            <w:rFonts w:ascii="Consolas" w:eastAsia="Times New Roman" w:hAnsi="Consolas" w:cs="Consolas"/>
            <w:sz w:val="23"/>
            <w:szCs w:val="23"/>
          </w:rPr>
          <w:t xml:space="preserve">     12</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12" w:author="Unknown"/>
          <w:rFonts w:ascii="Consolas" w:eastAsia="Times New Roman" w:hAnsi="Consolas" w:cs="Consolas"/>
          <w:sz w:val="23"/>
          <w:szCs w:val="23"/>
        </w:rPr>
      </w:pPr>
      <w:ins w:id="213"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14" w:author="Unknown"/>
          <w:rFonts w:ascii="Consolas" w:eastAsia="Times New Roman" w:hAnsi="Consolas" w:cs="Consolas"/>
          <w:sz w:val="23"/>
          <w:szCs w:val="23"/>
        </w:rPr>
      </w:pPr>
      <w:ins w:id="215" w:author="Unknown">
        <w:r w:rsidRPr="00381399">
          <w:rPr>
            <w:rFonts w:ascii="Consolas" w:eastAsia="Times New Roman" w:hAnsi="Consolas" w:cs="Consolas"/>
            <w:sz w:val="23"/>
            <w:szCs w:val="23"/>
          </w:rPr>
          <w:t xml:space="preserve">  20    30</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16" w:author="Unknown"/>
          <w:rFonts w:ascii="Consolas" w:eastAsia="Times New Roman" w:hAnsi="Consolas" w:cs="Consolas"/>
          <w:sz w:val="23"/>
          <w:szCs w:val="23"/>
        </w:rPr>
      </w:pPr>
      <w:ins w:id="217" w:author="Unknown">
        <w:r w:rsidRPr="00381399">
          <w:rPr>
            <w:rFonts w:ascii="Consolas" w:eastAsia="Times New Roman" w:hAnsi="Consolas" w:cs="Consolas"/>
            <w:sz w:val="23"/>
            <w:szCs w:val="23"/>
          </w:rPr>
          <w:t xml:space="preserve">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18" w:author="Unknown"/>
          <w:rFonts w:ascii="Consolas" w:eastAsia="Times New Roman" w:hAnsi="Consolas" w:cs="Consolas"/>
          <w:sz w:val="23"/>
          <w:szCs w:val="23"/>
        </w:rPr>
      </w:pPr>
      <w:ins w:id="219" w:author="Unknown">
        <w:r w:rsidRPr="00381399">
          <w:rPr>
            <w:rFonts w:ascii="Consolas" w:eastAsia="Times New Roman" w:hAnsi="Consolas" w:cs="Consolas"/>
            <w:sz w:val="23"/>
            <w:szCs w:val="23"/>
          </w:rPr>
          <w:t xml:space="preserve">      20   40</w:t>
        </w:r>
      </w:ins>
    </w:p>
    <w:p w:rsidR="00381399" w:rsidRPr="00381399" w:rsidRDefault="00381399" w:rsidP="00381399">
      <w:pPr>
        <w:bidi w:val="0"/>
        <w:spacing w:after="150" w:line="240" w:lineRule="auto"/>
        <w:textAlignment w:val="baseline"/>
        <w:rPr>
          <w:ins w:id="220" w:author="Unknown"/>
          <w:rFonts w:ascii="Arial" w:eastAsia="Times New Roman" w:hAnsi="Arial" w:cs="Arial"/>
          <w:sz w:val="24"/>
          <w:szCs w:val="24"/>
        </w:rPr>
      </w:pPr>
      <w:ins w:id="221" w:author="Unknown">
        <w:r w:rsidRPr="00381399">
          <w:rPr>
            <w:rFonts w:ascii="Arial" w:eastAsia="Times New Roman" w:hAnsi="Arial" w:cs="Arial"/>
            <w:sz w:val="24"/>
            <w:szCs w:val="24"/>
          </w:rPr>
          <w:t>D) is incorrect. Following Binary tree is both complete and full</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22" w:author="Unknown"/>
          <w:rFonts w:ascii="Consolas" w:eastAsia="Times New Roman" w:hAnsi="Consolas" w:cs="Consolas"/>
          <w:sz w:val="23"/>
          <w:szCs w:val="23"/>
        </w:rPr>
      </w:pPr>
      <w:ins w:id="223" w:author="Unknown">
        <w:r w:rsidRPr="00381399">
          <w:rPr>
            <w:rFonts w:ascii="Consolas" w:eastAsia="Times New Roman" w:hAnsi="Consolas" w:cs="Consolas"/>
            <w:sz w:val="23"/>
            <w:szCs w:val="23"/>
          </w:rPr>
          <w:t xml:space="preserve">      12</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24" w:author="Unknown"/>
          <w:rFonts w:ascii="Consolas" w:eastAsia="Times New Roman" w:hAnsi="Consolas" w:cs="Consolas"/>
          <w:sz w:val="23"/>
          <w:szCs w:val="23"/>
        </w:rPr>
      </w:pPr>
      <w:ins w:id="225"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26" w:author="Unknown"/>
          <w:rFonts w:ascii="Consolas" w:eastAsia="Times New Roman" w:hAnsi="Consolas" w:cs="Consolas"/>
          <w:sz w:val="23"/>
          <w:szCs w:val="23"/>
        </w:rPr>
      </w:pPr>
      <w:ins w:id="227" w:author="Unknown">
        <w:r w:rsidRPr="00381399">
          <w:rPr>
            <w:rFonts w:ascii="Consolas" w:eastAsia="Times New Roman" w:hAnsi="Consolas" w:cs="Consolas"/>
            <w:sz w:val="23"/>
            <w:szCs w:val="23"/>
          </w:rPr>
          <w:t xml:space="preserve">   20    30</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28" w:author="Unknown"/>
          <w:rFonts w:ascii="Consolas" w:eastAsia="Times New Roman" w:hAnsi="Consolas" w:cs="Consolas"/>
          <w:sz w:val="23"/>
          <w:szCs w:val="23"/>
        </w:rPr>
      </w:pPr>
      <w:ins w:id="229" w:author="Unknown">
        <w:r w:rsidRPr="00381399">
          <w:rPr>
            <w:rFonts w:ascii="Consolas" w:eastAsia="Times New Roman" w:hAnsi="Consolas" w:cs="Consolas"/>
            <w:sz w:val="23"/>
            <w:szCs w:val="23"/>
          </w:rPr>
          <w:t xml:space="preserve">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30" w:author="Unknown"/>
          <w:rFonts w:ascii="Consolas" w:eastAsia="Times New Roman" w:hAnsi="Consolas" w:cs="Consolas"/>
          <w:sz w:val="23"/>
          <w:szCs w:val="23"/>
        </w:rPr>
      </w:pPr>
      <w:ins w:id="231" w:author="Unknown">
        <w:r w:rsidRPr="00381399">
          <w:rPr>
            <w:rFonts w:ascii="Consolas" w:eastAsia="Times New Roman" w:hAnsi="Consolas" w:cs="Consolas"/>
            <w:sz w:val="23"/>
            <w:szCs w:val="23"/>
          </w:rPr>
          <w:t xml:space="preserve"> 10   40</w:t>
        </w:r>
      </w:ins>
    </w:p>
    <w:p w:rsidR="00381399" w:rsidRDefault="00381399" w:rsidP="00381399">
      <w:pPr>
        <w:rPr>
          <w:sz w:val="28"/>
          <w:szCs w:val="28"/>
          <w:rtl/>
        </w:rPr>
      </w:pPr>
    </w:p>
    <w:p w:rsidR="00381399" w:rsidRPr="00381399" w:rsidRDefault="00381399" w:rsidP="00381399">
      <w:pPr>
        <w:bidi w:val="0"/>
        <w:spacing w:after="225" w:line="240" w:lineRule="auto"/>
        <w:textAlignment w:val="baseline"/>
        <w:outlineLvl w:val="0"/>
        <w:rPr>
          <w:rFonts w:ascii="Times New Roman" w:eastAsia="Times New Roman" w:hAnsi="Times New Roman" w:cs="Times New Roman"/>
          <w:kern w:val="36"/>
          <w:sz w:val="42"/>
          <w:szCs w:val="42"/>
        </w:rPr>
      </w:pPr>
      <w:r w:rsidRPr="00381399">
        <w:rPr>
          <w:rFonts w:ascii="Times New Roman" w:eastAsia="Times New Roman" w:hAnsi="Times New Roman" w:cs="Times New Roman"/>
          <w:kern w:val="36"/>
          <w:sz w:val="42"/>
          <w:szCs w:val="42"/>
        </w:rPr>
        <w:t>Construct Full Binary Tree from given preorder and postorder traversals</w:t>
      </w:r>
    </w:p>
    <w:p w:rsidR="00381399" w:rsidRPr="00381399" w:rsidRDefault="00381399" w:rsidP="00381399">
      <w:pPr>
        <w:bidi w:val="0"/>
        <w:spacing w:after="150" w:line="240" w:lineRule="auto"/>
        <w:textAlignment w:val="baseline"/>
        <w:rPr>
          <w:rFonts w:ascii="Times New Roman" w:eastAsia="Times New Roman" w:hAnsi="Times New Roman" w:cs="Times New Roman"/>
          <w:sz w:val="24"/>
          <w:szCs w:val="24"/>
        </w:rPr>
      </w:pPr>
      <w:r w:rsidRPr="00381399">
        <w:rPr>
          <w:rFonts w:ascii="Times New Roman" w:eastAsia="Times New Roman" w:hAnsi="Times New Roman" w:cs="Times New Roman"/>
          <w:sz w:val="24"/>
          <w:szCs w:val="24"/>
        </w:rPr>
        <w:t>Given two arrays that represent preorder and postorder traversals of a full binary tree, construct the binary tree.</w:t>
      </w:r>
    </w:p>
    <w:p w:rsidR="00381399" w:rsidRPr="00381399" w:rsidRDefault="00381399" w:rsidP="00381399">
      <w:pPr>
        <w:bidi w:val="0"/>
        <w:spacing w:after="0" w:line="240" w:lineRule="auto"/>
        <w:textAlignment w:val="baseline"/>
        <w:rPr>
          <w:rFonts w:ascii="Times New Roman" w:eastAsia="Times New Roman" w:hAnsi="Times New Roman" w:cs="Times New Roman"/>
          <w:sz w:val="24"/>
          <w:szCs w:val="24"/>
        </w:rPr>
      </w:pPr>
      <w:r w:rsidRPr="00381399">
        <w:rPr>
          <w:rFonts w:ascii="Times New Roman" w:eastAsia="Times New Roman" w:hAnsi="Times New Roman" w:cs="Times New Roman"/>
          <w:sz w:val="24"/>
          <w:szCs w:val="24"/>
        </w:rPr>
        <w:t>A </w:t>
      </w:r>
      <w:r w:rsidRPr="00381399">
        <w:rPr>
          <w:rFonts w:ascii="Times New Roman" w:eastAsia="Times New Roman" w:hAnsi="Times New Roman" w:cs="Times New Roman"/>
          <w:b/>
          <w:bCs/>
          <w:sz w:val="24"/>
          <w:szCs w:val="24"/>
          <w:bdr w:val="none" w:sz="0" w:space="0" w:color="auto" w:frame="1"/>
        </w:rPr>
        <w:t>Full Binary Tree</w:t>
      </w:r>
      <w:r w:rsidRPr="00381399">
        <w:rPr>
          <w:rFonts w:ascii="Times New Roman" w:eastAsia="Times New Roman" w:hAnsi="Times New Roman" w:cs="Times New Roman"/>
          <w:sz w:val="24"/>
          <w:szCs w:val="24"/>
        </w:rPr>
        <w:t> is a binary tree where every node has either 0 or 2 children</w:t>
      </w:r>
    </w:p>
    <w:p w:rsidR="00381399" w:rsidRPr="00381399" w:rsidRDefault="00381399" w:rsidP="00381399">
      <w:pPr>
        <w:bidi w:val="0"/>
        <w:spacing w:after="150" w:line="240" w:lineRule="auto"/>
        <w:textAlignment w:val="baseline"/>
        <w:rPr>
          <w:rFonts w:ascii="Times New Roman" w:eastAsia="Times New Roman" w:hAnsi="Times New Roman" w:cs="Times New Roman"/>
          <w:sz w:val="24"/>
          <w:szCs w:val="24"/>
        </w:rPr>
      </w:pPr>
      <w:r w:rsidRPr="00381399">
        <w:rPr>
          <w:rFonts w:ascii="Times New Roman" w:eastAsia="Times New Roman" w:hAnsi="Times New Roman" w:cs="Times New Roman"/>
          <w:sz w:val="24"/>
          <w:szCs w:val="24"/>
        </w:rPr>
        <w:t>Following are examples of Full Trees.</w:t>
      </w:r>
    </w:p>
    <w:p w:rsidR="00381399" w:rsidRPr="00381399" w:rsidRDefault="00381399" w:rsidP="00381399">
      <w:pPr>
        <w:bidi w:val="0"/>
        <w:spacing w:after="0" w:line="285" w:lineRule="atLeast"/>
        <w:textAlignment w:val="baseline"/>
        <w:rPr>
          <w:ins w:id="232" w:author="Unknown"/>
          <w:rFonts w:ascii="Times New Roman" w:eastAsia="Times New Roman" w:hAnsi="Times New Roman" w:cs="Times New Roman"/>
          <w:sz w:val="24"/>
          <w:szCs w:val="24"/>
        </w:rPr>
      </w:pPr>
      <w:ins w:id="233" w:author="Unknown">
        <w:r w:rsidRPr="00381399">
          <w:rPr>
            <w:rFonts w:ascii="Times New Roman" w:eastAsia="Times New Roman" w:hAnsi="Times New Roman" w:cs="Times New Roman"/>
            <w:sz w:val="24"/>
            <w:szCs w:val="24"/>
          </w:rPr>
          <w:br/>
        </w:r>
        <w:r w:rsidRPr="00381399">
          <w:rPr>
            <w:rFonts w:ascii="Times New Roman" w:eastAsia="Times New Roman" w:hAnsi="Times New Roman" w:cs="Times New Roman"/>
            <w:sz w:val="24"/>
            <w:szCs w:val="24"/>
          </w:rPr>
          <w:br/>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34" w:author="Unknown"/>
          <w:rFonts w:ascii="Consolas" w:eastAsia="Times New Roman" w:hAnsi="Consolas" w:cs="Consolas"/>
          <w:sz w:val="23"/>
          <w:szCs w:val="23"/>
        </w:rPr>
      </w:pPr>
      <w:ins w:id="235" w:author="Unknown">
        <w:r w:rsidRPr="00381399">
          <w:rPr>
            <w:rFonts w:ascii="Consolas" w:eastAsia="Times New Roman" w:hAnsi="Consolas" w:cs="Consolas"/>
            <w:sz w:val="23"/>
            <w:szCs w:val="23"/>
          </w:rPr>
          <w:t xml:space="preserve">        1</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36" w:author="Unknown"/>
          <w:rFonts w:ascii="Consolas" w:eastAsia="Times New Roman" w:hAnsi="Consolas" w:cs="Consolas"/>
          <w:sz w:val="23"/>
          <w:szCs w:val="23"/>
        </w:rPr>
      </w:pPr>
      <w:ins w:id="237"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38" w:author="Unknown"/>
          <w:rFonts w:ascii="Consolas" w:eastAsia="Times New Roman" w:hAnsi="Consolas" w:cs="Consolas"/>
          <w:sz w:val="23"/>
          <w:szCs w:val="23"/>
        </w:rPr>
      </w:pPr>
      <w:ins w:id="239" w:author="Unknown">
        <w:r w:rsidRPr="00381399">
          <w:rPr>
            <w:rFonts w:ascii="Consolas" w:eastAsia="Times New Roman" w:hAnsi="Consolas" w:cs="Consolas"/>
            <w:sz w:val="23"/>
            <w:szCs w:val="23"/>
          </w:rPr>
          <w:t xml:space="preserve">    2       3</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40" w:author="Unknown"/>
          <w:rFonts w:ascii="Consolas" w:eastAsia="Times New Roman" w:hAnsi="Consolas" w:cs="Consolas"/>
          <w:sz w:val="23"/>
          <w:szCs w:val="23"/>
        </w:rPr>
      </w:pPr>
      <w:ins w:id="241" w:author="Unknown">
        <w:r w:rsidRPr="00381399">
          <w:rPr>
            <w:rFonts w:ascii="Consolas" w:eastAsia="Times New Roman" w:hAnsi="Consolas" w:cs="Consolas"/>
            <w:sz w:val="23"/>
            <w:szCs w:val="23"/>
          </w:rPr>
          <w:t xml:space="preserve">  /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42" w:author="Unknown"/>
          <w:rFonts w:ascii="Consolas" w:eastAsia="Times New Roman" w:hAnsi="Consolas" w:cs="Consolas"/>
          <w:sz w:val="23"/>
          <w:szCs w:val="23"/>
        </w:rPr>
      </w:pPr>
      <w:ins w:id="243" w:author="Unknown">
        <w:r w:rsidRPr="00381399">
          <w:rPr>
            <w:rFonts w:ascii="Consolas" w:eastAsia="Times New Roman" w:hAnsi="Consolas" w:cs="Consolas"/>
            <w:sz w:val="23"/>
            <w:szCs w:val="23"/>
          </w:rPr>
          <w:t xml:space="preserve"> 4    5   6    7</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44" w:author="Unknown"/>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45" w:author="Unknown"/>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46" w:author="Unknown"/>
          <w:rFonts w:ascii="Consolas" w:eastAsia="Times New Roman" w:hAnsi="Consolas" w:cs="Consolas"/>
          <w:sz w:val="23"/>
          <w:szCs w:val="23"/>
        </w:rPr>
      </w:pPr>
      <w:ins w:id="247" w:author="Unknown">
        <w:r w:rsidRPr="00381399">
          <w:rPr>
            <w:rFonts w:ascii="Consolas" w:eastAsia="Times New Roman" w:hAnsi="Consolas" w:cs="Consolas"/>
            <w:sz w:val="23"/>
            <w:szCs w:val="23"/>
          </w:rPr>
          <w:t xml:space="preserve">       1</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48" w:author="Unknown"/>
          <w:rFonts w:ascii="Consolas" w:eastAsia="Times New Roman" w:hAnsi="Consolas" w:cs="Consolas"/>
          <w:sz w:val="23"/>
          <w:szCs w:val="23"/>
        </w:rPr>
      </w:pPr>
      <w:ins w:id="249" w:author="Unknown">
        <w:r w:rsidRPr="00381399">
          <w:rPr>
            <w:rFonts w:ascii="Consolas" w:eastAsia="Times New Roman" w:hAnsi="Consolas" w:cs="Consolas"/>
            <w:sz w:val="23"/>
            <w:szCs w:val="23"/>
          </w:rPr>
          <w:lastRenderedPageBreak/>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50" w:author="Unknown"/>
          <w:rFonts w:ascii="Consolas" w:eastAsia="Times New Roman" w:hAnsi="Consolas" w:cs="Consolas"/>
          <w:sz w:val="23"/>
          <w:szCs w:val="23"/>
        </w:rPr>
      </w:pPr>
      <w:ins w:id="251" w:author="Unknown">
        <w:r w:rsidRPr="00381399">
          <w:rPr>
            <w:rFonts w:ascii="Consolas" w:eastAsia="Times New Roman" w:hAnsi="Consolas" w:cs="Consolas"/>
            <w:sz w:val="23"/>
            <w:szCs w:val="23"/>
          </w:rPr>
          <w:t xml:space="preserve">   2      3</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52" w:author="Unknown"/>
          <w:rFonts w:ascii="Consolas" w:eastAsia="Times New Roman" w:hAnsi="Consolas" w:cs="Consolas"/>
          <w:sz w:val="23"/>
          <w:szCs w:val="23"/>
        </w:rPr>
      </w:pPr>
      <w:ins w:id="253" w:author="Unknown">
        <w:r w:rsidRPr="00381399">
          <w:rPr>
            <w:rFonts w:ascii="Consolas" w:eastAsia="Times New Roman" w:hAnsi="Consolas" w:cs="Consolas"/>
            <w:sz w:val="23"/>
            <w:szCs w:val="23"/>
          </w:rPr>
          <w:t xml:space="preserve">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54" w:author="Unknown"/>
          <w:rFonts w:ascii="Consolas" w:eastAsia="Times New Roman" w:hAnsi="Consolas" w:cs="Consolas"/>
          <w:sz w:val="23"/>
          <w:szCs w:val="23"/>
        </w:rPr>
      </w:pPr>
      <w:ins w:id="255" w:author="Unknown">
        <w:r w:rsidRPr="00381399">
          <w:rPr>
            <w:rFonts w:ascii="Consolas" w:eastAsia="Times New Roman" w:hAnsi="Consolas" w:cs="Consolas"/>
            <w:sz w:val="23"/>
            <w:szCs w:val="23"/>
          </w:rPr>
          <w:t xml:space="preserve">       4     5</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56" w:author="Unknown"/>
          <w:rFonts w:ascii="Consolas" w:eastAsia="Times New Roman" w:hAnsi="Consolas" w:cs="Consolas"/>
          <w:sz w:val="23"/>
          <w:szCs w:val="23"/>
        </w:rPr>
      </w:pPr>
      <w:ins w:id="257" w:author="Unknown">
        <w:r w:rsidRPr="00381399">
          <w:rPr>
            <w:rFonts w:ascii="Consolas" w:eastAsia="Times New Roman" w:hAnsi="Consolas" w:cs="Consolas"/>
            <w:sz w:val="23"/>
            <w:szCs w:val="23"/>
          </w:rPr>
          <w:t xml:space="preserve">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58" w:author="Unknown"/>
          <w:rFonts w:ascii="Consolas" w:eastAsia="Times New Roman" w:hAnsi="Consolas" w:cs="Consolas"/>
          <w:sz w:val="23"/>
          <w:szCs w:val="23"/>
        </w:rPr>
      </w:pPr>
      <w:ins w:id="259" w:author="Unknown">
        <w:r w:rsidRPr="00381399">
          <w:rPr>
            <w:rFonts w:ascii="Consolas" w:eastAsia="Times New Roman" w:hAnsi="Consolas" w:cs="Consolas"/>
            <w:sz w:val="23"/>
            <w:szCs w:val="23"/>
          </w:rPr>
          <w:t xml:space="preserve">          6    7</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60" w:author="Unknown"/>
          <w:rFonts w:ascii="Consolas" w:eastAsia="Times New Roman" w:hAnsi="Consolas" w:cs="Consolas"/>
          <w:sz w:val="23"/>
          <w:szCs w:val="23"/>
        </w:rPr>
      </w:pPr>
      <w:ins w:id="261" w:author="Unknown">
        <w:r w:rsidRPr="00381399">
          <w:rPr>
            <w:rFonts w:ascii="Consolas" w:eastAsia="Times New Roman" w:hAnsi="Consolas" w:cs="Consolas"/>
            <w:sz w:val="23"/>
            <w:szCs w:val="23"/>
          </w:rPr>
          <w:t xml:space="preserve">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62" w:author="Unknown"/>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63" w:author="Unknown"/>
          <w:rFonts w:ascii="Consolas" w:eastAsia="Times New Roman" w:hAnsi="Consolas" w:cs="Consolas"/>
          <w:sz w:val="23"/>
          <w:szCs w:val="23"/>
        </w:rPr>
      </w:pPr>
      <w:ins w:id="264" w:author="Unknown">
        <w:r w:rsidRPr="00381399">
          <w:rPr>
            <w:rFonts w:ascii="Consolas" w:eastAsia="Times New Roman" w:hAnsi="Consolas" w:cs="Consolas"/>
            <w:sz w:val="23"/>
            <w:szCs w:val="23"/>
          </w:rPr>
          <w:t xml:space="preserve">          1</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65" w:author="Unknown"/>
          <w:rFonts w:ascii="Consolas" w:eastAsia="Times New Roman" w:hAnsi="Consolas" w:cs="Consolas"/>
          <w:sz w:val="23"/>
          <w:szCs w:val="23"/>
        </w:rPr>
      </w:pPr>
      <w:ins w:id="266"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67" w:author="Unknown"/>
          <w:rFonts w:ascii="Consolas" w:eastAsia="Times New Roman" w:hAnsi="Consolas" w:cs="Consolas"/>
          <w:sz w:val="23"/>
          <w:szCs w:val="23"/>
        </w:rPr>
      </w:pPr>
      <w:ins w:id="268" w:author="Unknown">
        <w:r w:rsidRPr="00381399">
          <w:rPr>
            <w:rFonts w:ascii="Consolas" w:eastAsia="Times New Roman" w:hAnsi="Consolas" w:cs="Consolas"/>
            <w:sz w:val="23"/>
            <w:szCs w:val="23"/>
          </w:rPr>
          <w:t xml:space="preserve">      2       3</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69" w:author="Unknown"/>
          <w:rFonts w:ascii="Consolas" w:eastAsia="Times New Roman" w:hAnsi="Consolas" w:cs="Consolas"/>
          <w:sz w:val="23"/>
          <w:szCs w:val="23"/>
        </w:rPr>
      </w:pPr>
      <w:ins w:id="270" w:author="Unknown">
        <w:r w:rsidRPr="00381399">
          <w:rPr>
            <w:rFonts w:ascii="Consolas" w:eastAsia="Times New Roman" w:hAnsi="Consolas" w:cs="Consolas"/>
            <w:sz w:val="23"/>
            <w:szCs w:val="23"/>
          </w:rPr>
          <w:t xml:space="preserve">    /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71" w:author="Unknown"/>
          <w:rFonts w:ascii="Consolas" w:eastAsia="Times New Roman" w:hAnsi="Consolas" w:cs="Consolas"/>
          <w:sz w:val="23"/>
          <w:szCs w:val="23"/>
        </w:rPr>
      </w:pPr>
      <w:ins w:id="272" w:author="Unknown">
        <w:r w:rsidRPr="00381399">
          <w:rPr>
            <w:rFonts w:ascii="Consolas" w:eastAsia="Times New Roman" w:hAnsi="Consolas" w:cs="Consolas"/>
            <w:sz w:val="23"/>
            <w:szCs w:val="23"/>
          </w:rPr>
          <w:t xml:space="preserve">   4    5   6    7</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73" w:author="Unknown"/>
          <w:rFonts w:ascii="Consolas" w:eastAsia="Times New Roman" w:hAnsi="Consolas" w:cs="Consolas"/>
          <w:sz w:val="23"/>
          <w:szCs w:val="23"/>
        </w:rPr>
      </w:pPr>
      <w:ins w:id="274" w:author="Unknown">
        <w:r w:rsidRPr="00381399">
          <w:rPr>
            <w:rFonts w:ascii="Consolas" w:eastAsia="Times New Roman" w:hAnsi="Consolas" w:cs="Consolas"/>
            <w:sz w:val="23"/>
            <w:szCs w:val="23"/>
          </w:rPr>
          <w:t xml:space="preserve">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75" w:author="Unknown"/>
          <w:rFonts w:ascii="Consolas" w:eastAsia="Times New Roman" w:hAnsi="Consolas" w:cs="Consolas"/>
          <w:sz w:val="23"/>
          <w:szCs w:val="23"/>
        </w:rPr>
      </w:pPr>
      <w:ins w:id="276" w:author="Unknown">
        <w:r w:rsidRPr="00381399">
          <w:rPr>
            <w:rFonts w:ascii="Consolas" w:eastAsia="Times New Roman" w:hAnsi="Consolas" w:cs="Consolas"/>
            <w:sz w:val="23"/>
            <w:szCs w:val="23"/>
          </w:rPr>
          <w:t xml:space="preserve">8    9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77" w:author="Unknown"/>
          <w:rFonts w:ascii="Consolas" w:eastAsia="Times New Roman" w:hAnsi="Consolas" w:cs="Consolas"/>
          <w:sz w:val="23"/>
          <w:szCs w:val="23"/>
        </w:rPr>
      </w:pPr>
    </w:p>
    <w:p w:rsidR="00381399" w:rsidRPr="00381399" w:rsidRDefault="00381399" w:rsidP="00381399">
      <w:pPr>
        <w:bidi w:val="0"/>
        <w:spacing w:after="0" w:line="240" w:lineRule="auto"/>
        <w:textAlignment w:val="baseline"/>
        <w:rPr>
          <w:ins w:id="278" w:author="Unknown"/>
          <w:rFonts w:ascii="Times New Roman" w:eastAsia="Times New Roman" w:hAnsi="Times New Roman" w:cs="Times New Roman"/>
          <w:sz w:val="24"/>
          <w:szCs w:val="24"/>
        </w:rPr>
      </w:pPr>
      <w:ins w:id="279" w:author="Unknown">
        <w:r w:rsidRPr="00381399">
          <w:rPr>
            <w:rFonts w:ascii="Times New Roman" w:eastAsia="Times New Roman" w:hAnsi="Times New Roman" w:cs="Times New Roman"/>
            <w:sz w:val="24"/>
            <w:szCs w:val="24"/>
          </w:rPr>
          <w:t>It is not possible to construct a general Binary Tree from preorder and postorder traversals (See </w:t>
        </w:r>
        <w:r w:rsidRPr="00381399">
          <w:rPr>
            <w:rFonts w:ascii="Times New Roman" w:eastAsia="Times New Roman" w:hAnsi="Times New Roman" w:cs="Times New Roman"/>
            <w:sz w:val="24"/>
            <w:szCs w:val="24"/>
          </w:rPr>
          <w:fldChar w:fldCharType="begin"/>
        </w:r>
        <w:r w:rsidRPr="00381399">
          <w:rPr>
            <w:rFonts w:ascii="Times New Roman" w:eastAsia="Times New Roman" w:hAnsi="Times New Roman" w:cs="Times New Roman"/>
            <w:sz w:val="24"/>
            <w:szCs w:val="24"/>
          </w:rPr>
          <w:instrText xml:space="preserve"> HYPERLINK "https://www.geeksforgeeks.org/archives/657" </w:instrText>
        </w:r>
        <w:r w:rsidRPr="00381399">
          <w:rPr>
            <w:rFonts w:ascii="Times New Roman" w:eastAsia="Times New Roman" w:hAnsi="Times New Roman" w:cs="Times New Roman"/>
            <w:sz w:val="24"/>
            <w:szCs w:val="24"/>
          </w:rPr>
          <w:fldChar w:fldCharType="separate"/>
        </w:r>
        <w:r w:rsidRPr="00381399">
          <w:rPr>
            <w:rFonts w:ascii="Times New Roman" w:eastAsia="Times New Roman" w:hAnsi="Times New Roman" w:cs="Times New Roman"/>
            <w:color w:val="EC4E20"/>
            <w:sz w:val="24"/>
            <w:szCs w:val="24"/>
            <w:u w:val="single"/>
            <w:bdr w:val="none" w:sz="0" w:space="0" w:color="auto" w:frame="1"/>
          </w:rPr>
          <w:t>this</w:t>
        </w:r>
        <w:r w:rsidRPr="00381399">
          <w:rPr>
            <w:rFonts w:ascii="Times New Roman" w:eastAsia="Times New Roman" w:hAnsi="Times New Roman" w:cs="Times New Roman"/>
            <w:sz w:val="24"/>
            <w:szCs w:val="24"/>
          </w:rPr>
          <w:fldChar w:fldCharType="end"/>
        </w:r>
        <w:r w:rsidRPr="00381399">
          <w:rPr>
            <w:rFonts w:ascii="Times New Roman" w:eastAsia="Times New Roman" w:hAnsi="Times New Roman" w:cs="Times New Roman"/>
            <w:sz w:val="24"/>
            <w:szCs w:val="24"/>
          </w:rPr>
          <w:t>). But if know that the Binary Tree is Full, we can construct the tree without ambiguity. Let us understand this with the help of following example.</w:t>
        </w:r>
      </w:ins>
    </w:p>
    <w:p w:rsidR="00381399" w:rsidRPr="00381399" w:rsidRDefault="00381399" w:rsidP="00381399">
      <w:pPr>
        <w:bidi w:val="0"/>
        <w:spacing w:after="150" w:line="240" w:lineRule="auto"/>
        <w:textAlignment w:val="baseline"/>
        <w:rPr>
          <w:ins w:id="280" w:author="Unknown"/>
          <w:rFonts w:ascii="Times New Roman" w:eastAsia="Times New Roman" w:hAnsi="Times New Roman" w:cs="Times New Roman"/>
          <w:sz w:val="24"/>
          <w:szCs w:val="24"/>
        </w:rPr>
      </w:pPr>
      <w:ins w:id="281" w:author="Unknown">
        <w:r w:rsidRPr="00381399">
          <w:rPr>
            <w:rFonts w:ascii="Times New Roman" w:eastAsia="Times New Roman" w:hAnsi="Times New Roman" w:cs="Times New Roman"/>
            <w:sz w:val="24"/>
            <w:szCs w:val="24"/>
          </w:rPr>
          <w:t>Let us consider the two given arrays as pre[] = {1, 2, 4, 8, 9, 5, 3, 6, 7} and post[] = {8, 9, 4, 5, 2, 6, 7, 3, 1};</w:t>
        </w:r>
        <w:r w:rsidRPr="00381399">
          <w:rPr>
            <w:rFonts w:ascii="Times New Roman" w:eastAsia="Times New Roman" w:hAnsi="Times New Roman" w:cs="Times New Roman"/>
            <w:sz w:val="24"/>
            <w:szCs w:val="24"/>
          </w:rPr>
          <w:br/>
          <w:t>In pre[], the leftmost element is root of tree. Since the tree is full and array size is more than 1. The value next to 1 in pre[], must be left child of root. So we know 1 is root and 2 is left child. How to find the all nodes in left subtree? We know 2 is root of all nodes in left subtree. All nodes before 2 in post[] must be in left subtree. Now we know 1 is root, elements {8, 9, 4, 5, 2} are in left subtree, and the elements {6, 7, 3} are in right subtree.</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82" w:author="Unknown"/>
          <w:rFonts w:ascii="Consolas" w:eastAsia="Times New Roman" w:hAnsi="Consolas" w:cs="Consolas"/>
          <w:sz w:val="23"/>
          <w:szCs w:val="23"/>
        </w:rPr>
      </w:pPr>
      <w:ins w:id="283" w:author="Unknown">
        <w:r w:rsidRPr="00381399">
          <w:rPr>
            <w:rFonts w:ascii="Consolas" w:eastAsia="Times New Roman" w:hAnsi="Consolas" w:cs="Consolas"/>
            <w:sz w:val="23"/>
            <w:szCs w:val="23"/>
          </w:rPr>
          <w:t xml:space="preserve">                  1</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84" w:author="Unknown"/>
          <w:rFonts w:ascii="Consolas" w:eastAsia="Times New Roman" w:hAnsi="Consolas" w:cs="Consolas"/>
          <w:sz w:val="23"/>
          <w:szCs w:val="23"/>
        </w:rPr>
      </w:pPr>
      <w:ins w:id="285"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86" w:author="Unknown"/>
          <w:rFonts w:ascii="Consolas" w:eastAsia="Times New Roman" w:hAnsi="Consolas" w:cs="Consolas"/>
          <w:sz w:val="23"/>
          <w:szCs w:val="23"/>
        </w:rPr>
      </w:pPr>
      <w:ins w:id="287"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88" w:author="Unknown"/>
          <w:rFonts w:ascii="Consolas" w:eastAsia="Times New Roman" w:hAnsi="Consolas" w:cs="Consolas"/>
          <w:sz w:val="23"/>
          <w:szCs w:val="23"/>
        </w:rPr>
      </w:pPr>
      <w:ins w:id="289" w:author="Unknown">
        <w:r w:rsidRPr="00381399">
          <w:rPr>
            <w:rFonts w:ascii="Consolas" w:eastAsia="Times New Roman" w:hAnsi="Consolas" w:cs="Consolas"/>
            <w:sz w:val="23"/>
            <w:szCs w:val="23"/>
          </w:rPr>
          <w:t xml:space="preserve">     {8, 9, 4, 5, 2}     {6, 7, 3}</w:t>
        </w:r>
      </w:ins>
    </w:p>
    <w:p w:rsidR="00381399" w:rsidRPr="00381399" w:rsidRDefault="00381399" w:rsidP="00381399">
      <w:pPr>
        <w:bidi w:val="0"/>
        <w:spacing w:after="150" w:line="240" w:lineRule="auto"/>
        <w:textAlignment w:val="baseline"/>
        <w:rPr>
          <w:ins w:id="290" w:author="Unknown"/>
          <w:rFonts w:ascii="Times New Roman" w:eastAsia="Times New Roman" w:hAnsi="Times New Roman" w:cs="Times New Roman"/>
          <w:sz w:val="24"/>
          <w:szCs w:val="24"/>
        </w:rPr>
      </w:pPr>
      <w:ins w:id="291" w:author="Unknown">
        <w:r w:rsidRPr="00381399">
          <w:rPr>
            <w:rFonts w:ascii="Times New Roman" w:eastAsia="Times New Roman" w:hAnsi="Times New Roman" w:cs="Times New Roman"/>
            <w:sz w:val="24"/>
            <w:szCs w:val="24"/>
          </w:rPr>
          <w:t>We recursively follow the above approach and get the following tree.</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92" w:author="Unknown"/>
          <w:rFonts w:ascii="Consolas" w:eastAsia="Times New Roman" w:hAnsi="Consolas" w:cs="Consolas"/>
          <w:sz w:val="23"/>
          <w:szCs w:val="23"/>
        </w:rPr>
      </w:pPr>
      <w:ins w:id="293" w:author="Unknown">
        <w:r w:rsidRPr="00381399">
          <w:rPr>
            <w:rFonts w:ascii="Consolas" w:eastAsia="Times New Roman" w:hAnsi="Consolas" w:cs="Consolas"/>
            <w:sz w:val="23"/>
            <w:szCs w:val="23"/>
          </w:rPr>
          <w:t xml:space="preserve">          1</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94" w:author="Unknown"/>
          <w:rFonts w:ascii="Consolas" w:eastAsia="Times New Roman" w:hAnsi="Consolas" w:cs="Consolas"/>
          <w:sz w:val="23"/>
          <w:szCs w:val="23"/>
        </w:rPr>
      </w:pPr>
      <w:ins w:id="295" w:author="Unknown">
        <w:r w:rsidRPr="00381399">
          <w:rPr>
            <w:rFonts w:ascii="Consolas" w:eastAsia="Times New Roman" w:hAnsi="Consolas" w:cs="Consolas"/>
            <w:sz w:val="23"/>
            <w:szCs w:val="23"/>
          </w:rPr>
          <w:t xml:space="preserve">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96" w:author="Unknown"/>
          <w:rFonts w:ascii="Consolas" w:eastAsia="Times New Roman" w:hAnsi="Consolas" w:cs="Consolas"/>
          <w:sz w:val="23"/>
          <w:szCs w:val="23"/>
        </w:rPr>
      </w:pPr>
      <w:ins w:id="297" w:author="Unknown">
        <w:r w:rsidRPr="00381399">
          <w:rPr>
            <w:rFonts w:ascii="Consolas" w:eastAsia="Times New Roman" w:hAnsi="Consolas" w:cs="Consolas"/>
            <w:sz w:val="23"/>
            <w:szCs w:val="23"/>
          </w:rPr>
          <w:t xml:space="preserve">      2       3</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298" w:author="Unknown"/>
          <w:rFonts w:ascii="Consolas" w:eastAsia="Times New Roman" w:hAnsi="Consolas" w:cs="Consolas"/>
          <w:sz w:val="23"/>
          <w:szCs w:val="23"/>
        </w:rPr>
      </w:pPr>
      <w:ins w:id="299" w:author="Unknown">
        <w:r w:rsidRPr="00381399">
          <w:rPr>
            <w:rFonts w:ascii="Consolas" w:eastAsia="Times New Roman" w:hAnsi="Consolas" w:cs="Consolas"/>
            <w:sz w:val="23"/>
            <w:szCs w:val="23"/>
          </w:rPr>
          <w:t xml:space="preserve">    /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00" w:author="Unknown"/>
          <w:rFonts w:ascii="Consolas" w:eastAsia="Times New Roman" w:hAnsi="Consolas" w:cs="Consolas"/>
          <w:sz w:val="23"/>
          <w:szCs w:val="23"/>
        </w:rPr>
      </w:pPr>
      <w:ins w:id="301" w:author="Unknown">
        <w:r w:rsidRPr="00381399">
          <w:rPr>
            <w:rFonts w:ascii="Consolas" w:eastAsia="Times New Roman" w:hAnsi="Consolas" w:cs="Consolas"/>
            <w:sz w:val="23"/>
            <w:szCs w:val="23"/>
          </w:rPr>
          <w:t xml:space="preserve">   4    5   6    7</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02" w:author="Unknown"/>
          <w:rFonts w:ascii="Consolas" w:eastAsia="Times New Roman" w:hAnsi="Consolas" w:cs="Consolas"/>
          <w:sz w:val="23"/>
          <w:szCs w:val="23"/>
        </w:rPr>
      </w:pPr>
      <w:ins w:id="303" w:author="Unknown">
        <w:r w:rsidRPr="00381399">
          <w:rPr>
            <w:rFonts w:ascii="Consolas" w:eastAsia="Times New Roman" w:hAnsi="Consolas" w:cs="Consolas"/>
            <w:sz w:val="23"/>
            <w:szCs w:val="23"/>
          </w:rPr>
          <w:t xml:space="preserve">  / \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04" w:author="Unknown"/>
          <w:rFonts w:ascii="Consolas" w:eastAsia="Times New Roman" w:hAnsi="Consolas" w:cs="Consolas"/>
          <w:sz w:val="23"/>
          <w:szCs w:val="23"/>
        </w:rPr>
      </w:pPr>
      <w:ins w:id="305" w:author="Unknown">
        <w:r w:rsidRPr="00381399">
          <w:rPr>
            <w:rFonts w:ascii="Consolas" w:eastAsia="Times New Roman" w:hAnsi="Consolas" w:cs="Consolas"/>
            <w:sz w:val="23"/>
            <w:szCs w:val="23"/>
          </w:rPr>
          <w:t xml:space="preserve"> 8   9 </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06" w:author="Unknown"/>
          <w:rFonts w:ascii="Consolas" w:eastAsia="Times New Roman" w:hAnsi="Consolas" w:cs="Consolas"/>
          <w:sz w:val="23"/>
          <w:szCs w:val="23"/>
        </w:rPr>
      </w:pPr>
    </w:p>
    <w:p w:rsidR="00381399" w:rsidRPr="00381399" w:rsidRDefault="00381399" w:rsidP="00381399">
      <w:pPr>
        <w:shd w:val="clear" w:color="auto" w:fill="FFFFFF"/>
        <w:bidi w:val="0"/>
        <w:spacing w:line="285" w:lineRule="atLeast"/>
        <w:textAlignment w:val="baseline"/>
        <w:rPr>
          <w:ins w:id="307" w:author="Unknown"/>
          <w:rFonts w:ascii="Times New Roman" w:eastAsia="Times New Roman" w:hAnsi="Times New Roman" w:cs="Times New Roman"/>
          <w:sz w:val="24"/>
          <w:szCs w:val="24"/>
        </w:rPr>
      </w:pPr>
    </w:p>
    <w:tbl>
      <w:tblPr>
        <w:tblW w:w="9735" w:type="dxa"/>
        <w:tblCellMar>
          <w:left w:w="0" w:type="dxa"/>
          <w:right w:w="0" w:type="dxa"/>
        </w:tblCellMar>
        <w:tblLook w:val="04A0" w:firstRow="1" w:lastRow="0" w:firstColumn="1" w:lastColumn="0" w:noHBand="0" w:noVBand="1"/>
      </w:tblPr>
      <w:tblGrid>
        <w:gridCol w:w="9735"/>
      </w:tblGrid>
      <w:tr w:rsidR="00381399" w:rsidRPr="00381399" w:rsidTr="00381399">
        <w:tc>
          <w:tcPr>
            <w:tcW w:w="9735" w:type="dxa"/>
            <w:vAlign w:val="center"/>
            <w:hideMark/>
          </w:tcPr>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program for construction of full binary tree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&lt;bits/stdc++.h&gt;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using</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namespace</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std;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binary tree node has data, pointer to left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and a pointer to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class</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public: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*left;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utility function to create a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newNode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node* temp = new</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temp-&gt;data =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temp-&gt;left = temp-&gt;right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temp;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recursive function to construct Full from pre[] and post[].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preIndex is used to keep track of index in pre[].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l is low index and h is high index for the current subarray in post[]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constructTreeUtil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pre[],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post[], int* preIndex,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l,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h,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size)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Base case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(*preIndex &gt;= size || l &gt; h)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The first node in preorder traversal is root. So take the node at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preIndex from preorder and make it root, and increment preIndex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root = newNode ( pre[*preIndex]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++*preIndex;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If the current subarry has only one element, no need to recur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(l == h)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Search the next element of pre[] in post[]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for</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 = l; i &lt;= h; ++i)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(pre[*preIndex] == post[i])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break;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Use the index of element found in postorder to divide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postorder array in two parts. Left subtree and right subtree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 &lt;= h)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 constructTreeUtil (pre, post, preIndex,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l, i, size);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 constructTreeUtil (pre, post, preIndex,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 + 1, h, size);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The main function to construct Full Binary Tree from given preorder and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postorder traversals. This function mainly uses constructTreeUtil()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*constructTree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pre[],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post[],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size)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preIndex = 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constructTreeUtil (pre, post, &amp;preIndex, 0, size - 1, size);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utility function to print inorder traversal of a Binary Tree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printInorder (node*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return;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printInorder(node-&gt;left);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cout&lt;&lt;node-&gt;data&lt;&lt;"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printInorder(node-&gt;right);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Driver program to test above functions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main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pre[] = {1, 2, 4, 8, 9, 5, 3, 6, 7};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post[] = {8, 9, 4, 5, 2, 6, 7, 3, 1};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size = sizeof( pre ) / sizeof( pre[0]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*root = constructTree(pre, post, size);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cout&lt;&lt;"Inorder traversal of the constructed tree: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printInorder(root);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//This code is contributed by rathbhupendra </w:t>
            </w:r>
          </w:p>
        </w:tc>
      </w:tr>
    </w:tbl>
    <w:p w:rsidR="00381399" w:rsidRPr="00381399" w:rsidRDefault="00381399" w:rsidP="00381399">
      <w:pPr>
        <w:bidi w:val="0"/>
        <w:spacing w:after="0" w:line="285" w:lineRule="atLeast"/>
        <w:textAlignment w:val="baseline"/>
        <w:rPr>
          <w:ins w:id="308" w:author="Unknown"/>
          <w:rFonts w:ascii="Times New Roman" w:eastAsia="Times New Roman" w:hAnsi="Times New Roman" w:cs="Times New Roman"/>
          <w:sz w:val="24"/>
          <w:szCs w:val="24"/>
        </w:rPr>
      </w:pPr>
      <w:ins w:id="309" w:author="Unknown">
        <w:r w:rsidRPr="00381399">
          <w:rPr>
            <w:rFonts w:ascii="Times New Roman" w:eastAsia="Times New Roman" w:hAnsi="Times New Roman" w:cs="Times New Roman"/>
            <w:sz w:val="24"/>
            <w:szCs w:val="24"/>
          </w:rPr>
          <w:lastRenderedPageBreak/>
          <w:br/>
        </w:r>
        <w:r w:rsidRPr="00381399">
          <w:rPr>
            <w:rFonts w:ascii="Times New Roman" w:eastAsia="Times New Roman" w:hAnsi="Times New Roman" w:cs="Times New Roman"/>
            <w:b/>
            <w:bCs/>
            <w:sz w:val="24"/>
            <w:szCs w:val="24"/>
            <w:bdr w:val="none" w:sz="0" w:space="0" w:color="auto" w:frame="1"/>
          </w:rPr>
          <w:t>Output:</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10" w:author="Unknown"/>
          <w:rFonts w:ascii="Consolas" w:eastAsia="Times New Roman" w:hAnsi="Consolas" w:cs="Consolas"/>
          <w:sz w:val="23"/>
          <w:szCs w:val="23"/>
        </w:rPr>
      </w:pPr>
      <w:ins w:id="311" w:author="Unknown">
        <w:r w:rsidRPr="00381399">
          <w:rPr>
            <w:rFonts w:ascii="Consolas" w:eastAsia="Times New Roman" w:hAnsi="Consolas" w:cs="Consolas"/>
            <w:sz w:val="23"/>
            <w:szCs w:val="23"/>
          </w:rPr>
          <w:t>Inorder traversal of the constructed tree:</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12" w:author="Unknown"/>
          <w:rFonts w:ascii="Consolas" w:eastAsia="Times New Roman" w:hAnsi="Consolas" w:cs="Consolas"/>
          <w:sz w:val="23"/>
          <w:szCs w:val="23"/>
        </w:rPr>
      </w:pPr>
      <w:ins w:id="313" w:author="Unknown">
        <w:r w:rsidRPr="00381399">
          <w:rPr>
            <w:rFonts w:ascii="Consolas" w:eastAsia="Times New Roman" w:hAnsi="Consolas" w:cs="Consolas"/>
            <w:sz w:val="23"/>
            <w:szCs w:val="23"/>
          </w:rPr>
          <w:t>8 4 9 2 5 1 6 3 7</w:t>
        </w:r>
      </w:ins>
    </w:p>
    <w:p w:rsidR="00381399" w:rsidRPr="00381399" w:rsidRDefault="00381399" w:rsidP="00381399">
      <w:pPr>
        <w:bidi w:val="0"/>
        <w:spacing w:after="0" w:line="285" w:lineRule="atLeast"/>
        <w:textAlignment w:val="baseline"/>
        <w:rPr>
          <w:ins w:id="314" w:author="Unknown"/>
          <w:rFonts w:ascii="Times New Roman" w:eastAsia="Times New Roman" w:hAnsi="Times New Roman" w:cs="Times New Roman"/>
          <w:sz w:val="24"/>
          <w:szCs w:val="24"/>
        </w:rPr>
      </w:pPr>
      <w:ins w:id="315" w:author="Unknown">
        <w:r w:rsidRPr="00381399">
          <w:rPr>
            <w:rFonts w:ascii="Times New Roman" w:eastAsia="Times New Roman" w:hAnsi="Times New Roman" w:cs="Times New Roman"/>
            <w:sz w:val="24"/>
            <w:szCs w:val="24"/>
          </w:rPr>
          <w:br/>
        </w:r>
      </w:ins>
    </w:p>
    <w:p w:rsidR="00381399" w:rsidRPr="00381399" w:rsidRDefault="00381399" w:rsidP="00381399">
      <w:pPr>
        <w:bidi w:val="0"/>
        <w:spacing w:after="0" w:line="285" w:lineRule="atLeast"/>
        <w:textAlignment w:val="baseline"/>
        <w:rPr>
          <w:ins w:id="316" w:author="Unknown"/>
          <w:rFonts w:ascii="Times New Roman" w:eastAsia="Times New Roman" w:hAnsi="Times New Roman" w:cs="Times New Roman"/>
          <w:sz w:val="24"/>
          <w:szCs w:val="24"/>
        </w:rPr>
      </w:pPr>
      <w:ins w:id="317" w:author="Unknown">
        <w:r w:rsidRPr="00381399">
          <w:rPr>
            <w:rFonts w:ascii="Times New Roman" w:eastAsia="Times New Roman" w:hAnsi="Times New Roman" w:cs="Times New Roman"/>
            <w:sz w:val="24"/>
            <w:szCs w:val="24"/>
          </w:rPr>
          <w:br/>
        </w:r>
        <w:r w:rsidRPr="00381399">
          <w:rPr>
            <w:rFonts w:ascii="Times New Roman" w:eastAsia="Times New Roman" w:hAnsi="Times New Roman" w:cs="Times New Roman"/>
            <w:b/>
            <w:bCs/>
            <w:sz w:val="24"/>
            <w:szCs w:val="24"/>
            <w:bdr w:val="none" w:sz="0" w:space="0" w:color="auto" w:frame="1"/>
          </w:rPr>
          <w:t>Improved By : </w:t>
        </w:r>
        <w:r w:rsidRPr="00381399">
          <w:rPr>
            <w:rFonts w:ascii="Times New Roman" w:eastAsia="Times New Roman" w:hAnsi="Times New Roman" w:cs="Times New Roman"/>
            <w:sz w:val="24"/>
            <w:szCs w:val="24"/>
          </w:rPr>
          <w:fldChar w:fldCharType="begin"/>
        </w:r>
        <w:r w:rsidRPr="00381399">
          <w:rPr>
            <w:rFonts w:ascii="Times New Roman" w:eastAsia="Times New Roman" w:hAnsi="Times New Roman" w:cs="Times New Roman"/>
            <w:sz w:val="24"/>
            <w:szCs w:val="24"/>
          </w:rPr>
          <w:instrText xml:space="preserve"> HYPERLINK "https://auth.geeksforgeeks.org/user/shrikanth13/" </w:instrText>
        </w:r>
        <w:r w:rsidRPr="00381399">
          <w:rPr>
            <w:rFonts w:ascii="Times New Roman" w:eastAsia="Times New Roman" w:hAnsi="Times New Roman" w:cs="Times New Roman"/>
            <w:sz w:val="24"/>
            <w:szCs w:val="24"/>
          </w:rPr>
          <w:fldChar w:fldCharType="separate"/>
        </w:r>
        <w:r w:rsidRPr="00381399">
          <w:rPr>
            <w:rFonts w:ascii="Times New Roman" w:eastAsia="Times New Roman" w:hAnsi="Times New Roman" w:cs="Times New Roman"/>
            <w:color w:val="EC4E20"/>
            <w:sz w:val="24"/>
            <w:szCs w:val="24"/>
            <w:u w:val="single"/>
            <w:bdr w:val="none" w:sz="0" w:space="0" w:color="auto" w:frame="1"/>
          </w:rPr>
          <w:t>shrikanth13</w:t>
        </w:r>
        <w:r w:rsidRPr="00381399">
          <w:rPr>
            <w:rFonts w:ascii="Times New Roman" w:eastAsia="Times New Roman" w:hAnsi="Times New Roman" w:cs="Times New Roman"/>
            <w:sz w:val="24"/>
            <w:szCs w:val="24"/>
          </w:rPr>
          <w:fldChar w:fldCharType="end"/>
        </w:r>
        <w:r w:rsidRPr="00381399">
          <w:rPr>
            <w:rFonts w:ascii="Times New Roman" w:eastAsia="Times New Roman" w:hAnsi="Times New Roman" w:cs="Times New Roman"/>
            <w:sz w:val="24"/>
            <w:szCs w:val="24"/>
          </w:rPr>
          <w:t>, </w:t>
        </w:r>
        <w:r w:rsidRPr="00381399">
          <w:rPr>
            <w:rFonts w:ascii="Times New Roman" w:eastAsia="Times New Roman" w:hAnsi="Times New Roman" w:cs="Times New Roman"/>
            <w:sz w:val="24"/>
            <w:szCs w:val="24"/>
          </w:rPr>
          <w:fldChar w:fldCharType="begin"/>
        </w:r>
        <w:r w:rsidRPr="00381399">
          <w:rPr>
            <w:rFonts w:ascii="Times New Roman" w:eastAsia="Times New Roman" w:hAnsi="Times New Roman" w:cs="Times New Roman"/>
            <w:sz w:val="24"/>
            <w:szCs w:val="24"/>
          </w:rPr>
          <w:instrText xml:space="preserve"> HYPERLINK "https://auth.geeksforgeeks.org/user/rathbhupendra/" </w:instrText>
        </w:r>
        <w:r w:rsidRPr="00381399">
          <w:rPr>
            <w:rFonts w:ascii="Times New Roman" w:eastAsia="Times New Roman" w:hAnsi="Times New Roman" w:cs="Times New Roman"/>
            <w:sz w:val="24"/>
            <w:szCs w:val="24"/>
          </w:rPr>
          <w:fldChar w:fldCharType="separate"/>
        </w:r>
        <w:r w:rsidRPr="00381399">
          <w:rPr>
            <w:rFonts w:ascii="Times New Roman" w:eastAsia="Times New Roman" w:hAnsi="Times New Roman" w:cs="Times New Roman"/>
            <w:color w:val="EC4E20"/>
            <w:sz w:val="24"/>
            <w:szCs w:val="24"/>
            <w:u w:val="single"/>
            <w:bdr w:val="none" w:sz="0" w:space="0" w:color="auto" w:frame="1"/>
          </w:rPr>
          <w:t>rathbhupendra</w:t>
        </w:r>
        <w:r w:rsidRPr="00381399">
          <w:rPr>
            <w:rFonts w:ascii="Times New Roman" w:eastAsia="Times New Roman" w:hAnsi="Times New Roman" w:cs="Times New Roman"/>
            <w:sz w:val="24"/>
            <w:szCs w:val="24"/>
          </w:rPr>
          <w:fldChar w:fldCharType="end"/>
        </w:r>
      </w:ins>
    </w:p>
    <w:p w:rsidR="00381399" w:rsidRPr="00381399" w:rsidRDefault="00381399" w:rsidP="00381399">
      <w:pPr>
        <w:bidi w:val="0"/>
        <w:spacing w:after="0" w:line="285" w:lineRule="atLeast"/>
        <w:textAlignment w:val="baseline"/>
        <w:rPr>
          <w:ins w:id="318" w:author="Unknown"/>
          <w:rFonts w:ascii="Times New Roman" w:eastAsia="Times New Roman" w:hAnsi="Times New Roman" w:cs="Times New Roman"/>
          <w:sz w:val="20"/>
          <w:szCs w:val="20"/>
        </w:rPr>
      </w:pPr>
      <w:ins w:id="319" w:author="Unknown">
        <w:r w:rsidRPr="00381399">
          <w:rPr>
            <w:rFonts w:ascii="Times New Roman" w:eastAsia="Times New Roman" w:hAnsi="Times New Roman" w:cs="Times New Roman"/>
            <w:sz w:val="24"/>
            <w:szCs w:val="24"/>
          </w:rPr>
          <w:br/>
        </w:r>
      </w:ins>
    </w:p>
    <w:p w:rsidR="00381399" w:rsidRDefault="00381399" w:rsidP="00381399">
      <w:pPr>
        <w:rPr>
          <w:sz w:val="28"/>
          <w:szCs w:val="28"/>
          <w:rtl/>
        </w:rPr>
      </w:pPr>
    </w:p>
    <w:p w:rsidR="00381399" w:rsidRPr="00381399" w:rsidRDefault="00381399" w:rsidP="00381399">
      <w:pPr>
        <w:bidi w:val="0"/>
        <w:spacing w:after="225" w:line="240" w:lineRule="auto"/>
        <w:textAlignment w:val="baseline"/>
        <w:outlineLvl w:val="0"/>
        <w:rPr>
          <w:rFonts w:ascii="Times New Roman" w:eastAsia="Times New Roman" w:hAnsi="Times New Roman" w:cs="Times New Roman"/>
          <w:kern w:val="36"/>
          <w:sz w:val="42"/>
          <w:szCs w:val="42"/>
        </w:rPr>
      </w:pPr>
      <w:r w:rsidRPr="00381399">
        <w:rPr>
          <w:rFonts w:ascii="Times New Roman" w:eastAsia="Times New Roman" w:hAnsi="Times New Roman" w:cs="Times New Roman"/>
          <w:kern w:val="36"/>
          <w:sz w:val="42"/>
          <w:szCs w:val="42"/>
        </w:rPr>
        <w:t>Construct Complete Binary Tree from its Linked List Representation</w:t>
      </w:r>
    </w:p>
    <w:p w:rsidR="00381399" w:rsidRPr="00381399" w:rsidRDefault="00381399" w:rsidP="00381399">
      <w:pPr>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lastRenderedPageBreak/>
        <w:t>Given Linked List Representation of Complete Binary Tree, construct the Binary tree. A complete binary tree can be represented in an array in the following approach.</w:t>
      </w:r>
    </w:p>
    <w:p w:rsidR="00381399" w:rsidRPr="00381399" w:rsidRDefault="00381399" w:rsidP="00381399">
      <w:pPr>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If root node is stored at index i, its left, and right children are stored at indices 2*i+1, 2*i+2 respectively.</w:t>
      </w:r>
      <w:r w:rsidRPr="00381399">
        <w:rPr>
          <w:rFonts w:ascii="Arial" w:eastAsia="Times New Roman" w:hAnsi="Arial" w:cs="Arial"/>
          <w:sz w:val="24"/>
          <w:szCs w:val="24"/>
        </w:rPr>
        <w:br/>
        <w:t>Suppose tree is represented by a linked list in same way, how do we convert this into normal linked representation of binary tree where every node has data, left and right pointers? In the linked list representation, we cannot directly access the children of the current node unless we traverse the list.</w:t>
      </w:r>
    </w:p>
    <w:p w:rsidR="00381399" w:rsidRPr="00381399" w:rsidRDefault="00381399" w:rsidP="00381399">
      <w:pPr>
        <w:bidi w:val="0"/>
        <w:spacing w:after="0" w:line="285" w:lineRule="atLeast"/>
        <w:jc w:val="both"/>
        <w:textAlignment w:val="baseline"/>
        <w:rPr>
          <w:ins w:id="320" w:author="Unknown"/>
          <w:rFonts w:ascii="Arial" w:eastAsia="Times New Roman" w:hAnsi="Arial" w:cs="Arial"/>
          <w:sz w:val="24"/>
          <w:szCs w:val="24"/>
        </w:rPr>
      </w:pPr>
      <w:r>
        <w:rPr>
          <w:rFonts w:ascii="Arial" w:eastAsia="Times New Roman" w:hAnsi="Arial" w:cs="Arial"/>
          <w:noProof/>
          <w:sz w:val="24"/>
          <w:szCs w:val="24"/>
        </w:rPr>
        <w:drawing>
          <wp:inline distT="0" distB="0" distL="0" distR="0">
            <wp:extent cx="5274310" cy="2496185"/>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ListToBST.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496185"/>
                    </a:xfrm>
                    <a:prstGeom prst="rect">
                      <a:avLst/>
                    </a:prstGeom>
                  </pic:spPr>
                </pic:pic>
              </a:graphicData>
            </a:graphic>
          </wp:inline>
        </w:drawing>
      </w:r>
    </w:p>
    <w:p w:rsidR="00381399" w:rsidRPr="00381399" w:rsidRDefault="00381399" w:rsidP="00381399">
      <w:pPr>
        <w:bidi w:val="0"/>
        <w:spacing w:after="0" w:line="240" w:lineRule="auto"/>
        <w:jc w:val="both"/>
        <w:textAlignment w:val="baseline"/>
        <w:outlineLvl w:val="1"/>
        <w:rPr>
          <w:ins w:id="321" w:author="Unknown"/>
          <w:rFonts w:ascii="Arial" w:eastAsia="Times New Roman" w:hAnsi="Arial" w:cs="Arial"/>
          <w:b/>
          <w:bCs/>
          <w:sz w:val="27"/>
          <w:szCs w:val="27"/>
        </w:rPr>
      </w:pPr>
      <w:ins w:id="322" w:author="Unknown">
        <w:r w:rsidRPr="00381399">
          <w:rPr>
            <w:rFonts w:ascii="Arial" w:eastAsia="Times New Roman" w:hAnsi="Arial" w:cs="Arial"/>
            <w:b/>
            <w:bCs/>
            <w:sz w:val="27"/>
            <w:szCs w:val="27"/>
          </w:rPr>
          <w:fldChar w:fldCharType="begin"/>
        </w:r>
        <w:r w:rsidRPr="00381399">
          <w:rPr>
            <w:rFonts w:ascii="Arial" w:eastAsia="Times New Roman" w:hAnsi="Arial" w:cs="Arial"/>
            <w:b/>
            <w:bCs/>
            <w:sz w:val="27"/>
            <w:szCs w:val="27"/>
          </w:rPr>
          <w:instrText xml:space="preserve"> HYPERLINK "https://practice.geeksforgeeks.org/problems/make-binary-tree/1" </w:instrText>
        </w:r>
        <w:r w:rsidRPr="00381399">
          <w:rPr>
            <w:rFonts w:ascii="Arial" w:eastAsia="Times New Roman" w:hAnsi="Arial" w:cs="Arial"/>
            <w:b/>
            <w:bCs/>
            <w:sz w:val="27"/>
            <w:szCs w:val="27"/>
          </w:rPr>
          <w:fldChar w:fldCharType="separate"/>
        </w:r>
        <w:r w:rsidRPr="00381399">
          <w:rPr>
            <w:rFonts w:ascii="Arial" w:eastAsia="Times New Roman" w:hAnsi="Arial" w:cs="Arial"/>
            <w:b/>
            <w:bCs/>
            <w:color w:val="EC4E20"/>
            <w:sz w:val="27"/>
            <w:szCs w:val="27"/>
            <w:u w:val="single"/>
            <w:bdr w:val="none" w:sz="0" w:space="0" w:color="auto" w:frame="1"/>
          </w:rPr>
          <w:t>Recommended: Please solve it on “</w:t>
        </w:r>
        <w:r w:rsidRPr="00381399">
          <w:rPr>
            <w:rFonts w:ascii="Arial" w:eastAsia="Times New Roman" w:hAnsi="Arial" w:cs="Arial"/>
            <w:b/>
            <w:bCs/>
            <w:i/>
            <w:iCs/>
            <w:color w:val="EC4E20"/>
            <w:sz w:val="27"/>
            <w:szCs w:val="27"/>
            <w:u w:val="single"/>
            <w:bdr w:val="none" w:sz="0" w:space="0" w:color="auto" w:frame="1"/>
          </w:rPr>
          <w:t>PRACTICE</w:t>
        </w:r>
        <w:r w:rsidRPr="00381399">
          <w:rPr>
            <w:rFonts w:ascii="Arial" w:eastAsia="Times New Roman" w:hAnsi="Arial" w:cs="Arial"/>
            <w:b/>
            <w:bCs/>
            <w:color w:val="EC4E20"/>
            <w:sz w:val="27"/>
            <w:szCs w:val="27"/>
            <w:u w:val="single"/>
            <w:bdr w:val="none" w:sz="0" w:space="0" w:color="auto" w:frame="1"/>
          </w:rPr>
          <w:t>” first, before moving on to the solution.</w:t>
        </w:r>
        <w:r w:rsidRPr="00381399">
          <w:rPr>
            <w:rFonts w:ascii="Arial" w:eastAsia="Times New Roman" w:hAnsi="Arial" w:cs="Arial"/>
            <w:b/>
            <w:bCs/>
            <w:sz w:val="27"/>
            <w:szCs w:val="27"/>
          </w:rPr>
          <w:fldChar w:fldCharType="end"/>
        </w:r>
      </w:ins>
    </w:p>
    <w:p w:rsidR="00381399" w:rsidRPr="00381399" w:rsidRDefault="00381399" w:rsidP="00381399">
      <w:pPr>
        <w:bidi w:val="0"/>
        <w:spacing w:after="150" w:line="240" w:lineRule="auto"/>
        <w:textAlignment w:val="baseline"/>
        <w:rPr>
          <w:ins w:id="323" w:author="Unknown"/>
          <w:rFonts w:ascii="Arial" w:eastAsia="Times New Roman" w:hAnsi="Arial" w:cs="Arial"/>
          <w:sz w:val="24"/>
          <w:szCs w:val="24"/>
        </w:rPr>
      </w:pPr>
      <w:ins w:id="324" w:author="Unknown">
        <w:r w:rsidRPr="00381399">
          <w:rPr>
            <w:rFonts w:ascii="Arial" w:eastAsia="Times New Roman" w:hAnsi="Arial" w:cs="Arial"/>
            <w:sz w:val="24"/>
            <w:szCs w:val="24"/>
          </w:rPr>
          <w:t>We are mainly given level order traversal in sequential access form. We know head of linked list is always is root of the tree. We take the first node as root and we also know that the next two nodes are left and right children of root. So we know partial Binary Tree. The idea is to do Level order traversal of the partially built Binary Tree using queue and traverse the linked list at the same time. At every step, we take the parent node from queue, make next two nodes of linked list as children of the parent node, and enqueue the next two nodes to queue.</w:t>
        </w:r>
      </w:ins>
    </w:p>
    <w:p w:rsidR="00381399" w:rsidRPr="00381399" w:rsidRDefault="00381399" w:rsidP="00381399">
      <w:pPr>
        <w:bidi w:val="0"/>
        <w:spacing w:after="0" w:line="240" w:lineRule="auto"/>
        <w:textAlignment w:val="baseline"/>
        <w:rPr>
          <w:ins w:id="325" w:author="Unknown"/>
          <w:rFonts w:ascii="Arial" w:eastAsia="Times New Roman" w:hAnsi="Arial" w:cs="Arial"/>
          <w:sz w:val="24"/>
          <w:szCs w:val="24"/>
        </w:rPr>
      </w:pPr>
      <w:ins w:id="326" w:author="Unknown">
        <w:r w:rsidRPr="00381399">
          <w:rPr>
            <w:rFonts w:ascii="Arial" w:eastAsia="Times New Roman" w:hAnsi="Arial" w:cs="Arial"/>
            <w:b/>
            <w:bCs/>
            <w:sz w:val="24"/>
            <w:szCs w:val="24"/>
            <w:bdr w:val="none" w:sz="0" w:space="0" w:color="auto" w:frame="1"/>
          </w:rPr>
          <w:t>1.</w:t>
        </w:r>
        <w:r w:rsidRPr="00381399">
          <w:rPr>
            <w:rFonts w:ascii="Arial" w:eastAsia="Times New Roman" w:hAnsi="Arial" w:cs="Arial"/>
            <w:sz w:val="24"/>
            <w:szCs w:val="24"/>
          </w:rPr>
          <w:t> Create an empty queue.</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2.</w:t>
        </w:r>
        <w:r w:rsidRPr="00381399">
          <w:rPr>
            <w:rFonts w:ascii="Arial" w:eastAsia="Times New Roman" w:hAnsi="Arial" w:cs="Arial"/>
            <w:sz w:val="24"/>
            <w:szCs w:val="24"/>
          </w:rPr>
          <w:t> Make the first node of the list as root, and enqueue it to the queue.</w:t>
        </w:r>
        <w:r w:rsidRPr="00381399">
          <w:rPr>
            <w:rFonts w:ascii="Arial" w:eastAsia="Times New Roman" w:hAnsi="Arial" w:cs="Arial"/>
            <w:sz w:val="24"/>
            <w:szCs w:val="24"/>
          </w:rPr>
          <w:br/>
        </w:r>
        <w:r w:rsidRPr="00381399">
          <w:rPr>
            <w:rFonts w:ascii="Arial" w:eastAsia="Times New Roman" w:hAnsi="Arial" w:cs="Arial"/>
            <w:b/>
            <w:bCs/>
            <w:sz w:val="24"/>
            <w:szCs w:val="24"/>
            <w:bdr w:val="none" w:sz="0" w:space="0" w:color="auto" w:frame="1"/>
          </w:rPr>
          <w:t>3. </w:t>
        </w:r>
        <w:r w:rsidRPr="00381399">
          <w:rPr>
            <w:rFonts w:ascii="Arial" w:eastAsia="Times New Roman" w:hAnsi="Arial" w:cs="Arial"/>
            <w:sz w:val="24"/>
            <w:szCs w:val="24"/>
          </w:rPr>
          <w:t>Until we reach the end of the list, do the following.</w:t>
        </w:r>
        <w:r w:rsidRPr="00381399">
          <w:rPr>
            <w:rFonts w:ascii="Arial" w:eastAsia="Times New Roman" w:hAnsi="Arial" w:cs="Arial"/>
            <w:sz w:val="24"/>
            <w:szCs w:val="24"/>
          </w:rPr>
          <w:br/>
          <w:t>………</w:t>
        </w:r>
        <w:r w:rsidRPr="00381399">
          <w:rPr>
            <w:rFonts w:ascii="Arial" w:eastAsia="Times New Roman" w:hAnsi="Arial" w:cs="Arial"/>
            <w:b/>
            <w:bCs/>
            <w:sz w:val="24"/>
            <w:szCs w:val="24"/>
            <w:bdr w:val="none" w:sz="0" w:space="0" w:color="auto" w:frame="1"/>
          </w:rPr>
          <w:t>a.</w:t>
        </w:r>
        <w:r w:rsidRPr="00381399">
          <w:rPr>
            <w:rFonts w:ascii="Arial" w:eastAsia="Times New Roman" w:hAnsi="Arial" w:cs="Arial"/>
            <w:sz w:val="24"/>
            <w:szCs w:val="24"/>
          </w:rPr>
          <w:t> Dequeue one node from the queue. This is the current parent.</w:t>
        </w:r>
        <w:r w:rsidRPr="00381399">
          <w:rPr>
            <w:rFonts w:ascii="Arial" w:eastAsia="Times New Roman" w:hAnsi="Arial" w:cs="Arial"/>
            <w:sz w:val="24"/>
            <w:szCs w:val="24"/>
          </w:rPr>
          <w:br/>
          <w:t>………</w:t>
        </w:r>
        <w:r w:rsidRPr="00381399">
          <w:rPr>
            <w:rFonts w:ascii="Arial" w:eastAsia="Times New Roman" w:hAnsi="Arial" w:cs="Arial"/>
            <w:b/>
            <w:bCs/>
            <w:sz w:val="24"/>
            <w:szCs w:val="24"/>
            <w:bdr w:val="none" w:sz="0" w:space="0" w:color="auto" w:frame="1"/>
          </w:rPr>
          <w:t>b.</w:t>
        </w:r>
        <w:r w:rsidRPr="00381399">
          <w:rPr>
            <w:rFonts w:ascii="Arial" w:eastAsia="Times New Roman" w:hAnsi="Arial" w:cs="Arial"/>
            <w:sz w:val="24"/>
            <w:szCs w:val="24"/>
          </w:rPr>
          <w:t> Traverse two nodes in the list, add them as children of the current parent.</w:t>
        </w:r>
        <w:r w:rsidRPr="00381399">
          <w:rPr>
            <w:rFonts w:ascii="Arial" w:eastAsia="Times New Roman" w:hAnsi="Arial" w:cs="Arial"/>
            <w:sz w:val="24"/>
            <w:szCs w:val="24"/>
          </w:rPr>
          <w:br/>
          <w:t>………</w:t>
        </w:r>
        <w:r w:rsidRPr="00381399">
          <w:rPr>
            <w:rFonts w:ascii="Arial" w:eastAsia="Times New Roman" w:hAnsi="Arial" w:cs="Arial"/>
            <w:b/>
            <w:bCs/>
            <w:sz w:val="24"/>
            <w:szCs w:val="24"/>
            <w:bdr w:val="none" w:sz="0" w:space="0" w:color="auto" w:frame="1"/>
          </w:rPr>
          <w:t>c.</w:t>
        </w:r>
        <w:r w:rsidRPr="00381399">
          <w:rPr>
            <w:rFonts w:ascii="Arial" w:eastAsia="Times New Roman" w:hAnsi="Arial" w:cs="Arial"/>
            <w:sz w:val="24"/>
            <w:szCs w:val="24"/>
          </w:rPr>
          <w:t> Enqueue the two nodes into the queue.</w:t>
        </w:r>
      </w:ins>
    </w:p>
    <w:p w:rsidR="00381399" w:rsidRPr="00381399" w:rsidRDefault="00381399" w:rsidP="00381399">
      <w:pPr>
        <w:bidi w:val="0"/>
        <w:spacing w:after="150" w:line="240" w:lineRule="auto"/>
        <w:textAlignment w:val="baseline"/>
        <w:rPr>
          <w:ins w:id="327" w:author="Unknown"/>
          <w:rFonts w:ascii="Arial" w:eastAsia="Times New Roman" w:hAnsi="Arial" w:cs="Arial"/>
          <w:sz w:val="24"/>
          <w:szCs w:val="24"/>
        </w:rPr>
      </w:pPr>
      <w:ins w:id="328" w:author="Unknown">
        <w:r w:rsidRPr="00381399">
          <w:rPr>
            <w:rFonts w:ascii="Arial" w:eastAsia="Times New Roman" w:hAnsi="Arial" w:cs="Arial"/>
            <w:sz w:val="24"/>
            <w:szCs w:val="24"/>
          </w:rPr>
          <w:t>Below is the code which implements the same in C++.</w:t>
        </w:r>
      </w:ins>
    </w:p>
    <w:tbl>
      <w:tblPr>
        <w:tblW w:w="9975" w:type="dxa"/>
        <w:tblCellMar>
          <w:left w:w="0" w:type="dxa"/>
          <w:right w:w="0" w:type="dxa"/>
        </w:tblCellMar>
        <w:tblLook w:val="04A0" w:firstRow="1" w:lastRow="0" w:firstColumn="1" w:lastColumn="0" w:noHBand="0" w:noVBand="1"/>
      </w:tblPr>
      <w:tblGrid>
        <w:gridCol w:w="9975"/>
      </w:tblGrid>
      <w:tr w:rsidR="00381399" w:rsidRPr="00381399" w:rsidTr="00381399">
        <w:tc>
          <w:tcPr>
            <w:tcW w:w="9975" w:type="dxa"/>
            <w:vAlign w:val="center"/>
            <w:hideMark/>
          </w:tcPr>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 program to create a Complete Binary tree from its Linked List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Representation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&lt;iostream&gt;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&lt;string&gt;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&lt;queue&gt;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using</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namespace</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std;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Linked list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ListNode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ListNode* next;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Binary tree node structure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BinaryTreeNode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BinaryTreeNode *left, *right;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insert a node at the beginning of the Linked List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push(struct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ListNode** head_ref,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new_data)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allocate node and assign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ListNode* new_node = new</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ListNode;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new_node-&gt;data = new_data;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link the old list off the new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new_node-&gt;next = (*head_ref);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move the head to point to the new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(*head_ref)    = new_node;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method to create a new binary tree node from the given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BinaryTreeNode* newBinaryTreeNode(int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BinaryTreeNode *temp = new</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BinaryTreeNode;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temp-&gt;data =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temp-&gt;left = temp-&gt;right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temp;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converts a given linked list representing a complete binary tree into the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linked representation of binary tree.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convertList2Binary(ListNode *head, BinaryTreeNode* &amp;root)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queue to store the parent nodes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queue&lt;BinaryTreeNode *&gt; q;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Base Case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(head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 = NULL; // Note that root is passed by reference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return;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1.) The first node is always the root node, and add it to the queue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 = newBinaryTreeNode(head-&gt;data);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q.push(root);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advance the pointer to the next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head = head-&gt;next;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until the end of linked list is reached, do the following steps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while</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(head)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2.a) take the parent node from the q and remove it from q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BinaryTreeNode* parent = q.front();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q.pop();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2.c) take next two nodes from the linked list. We will add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them as children of the current parent node in step 2.b. Push them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into the queue so that they will be parents to the future nodes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BinaryTreeNode *leftChild = NULL, *rightChild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leftChild = newBinaryTreeNode(head-&gt;data);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 xml:space="preserve">        q.push(leftChild);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head = head-&gt;next;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(head)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rightChild = newBinaryTreeNode(head-&gt;data);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q.push(rightChild);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head = head-&gt;next;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2.b) assign the left and right children of parent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parent-&gt;left = leftChild;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parent-&gt;right = rightChild;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Utility function to traverse the binary tree after conversion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inorderTraversal(BinaryTreeNode*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inorderTraversal( root-&gt;left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 &lt;&lt; root-&gt;data &lt;&lt; "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inorderTraversal( root-&gt;right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Driver program to test above functions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main()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create a linked list shown in above diagram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ListNode* head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push(&amp;head, 36);  /* Last node of Linked List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push(&amp;head, 30);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push(&amp;head, 25);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push(&amp;head, 15);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push(&amp;head, 12);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push(&amp;head, 10); /* First node of Linked List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BinaryTreeNode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convertList2Binary(head,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 &lt;&lt; "Inorder Traversal of the constructed Binary Tree is: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inorderTraversal(root);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tc>
      </w:tr>
    </w:tbl>
    <w:p w:rsidR="00381399" w:rsidRPr="00381399" w:rsidRDefault="00381399" w:rsidP="00381399">
      <w:pPr>
        <w:bidi w:val="0"/>
        <w:spacing w:after="0" w:line="285" w:lineRule="atLeast"/>
        <w:jc w:val="both"/>
        <w:textAlignment w:val="baseline"/>
        <w:rPr>
          <w:ins w:id="329" w:author="Unknown"/>
          <w:rFonts w:ascii="Arial" w:eastAsia="Times New Roman" w:hAnsi="Arial" w:cs="Arial"/>
          <w:sz w:val="24"/>
          <w:szCs w:val="24"/>
        </w:rPr>
      </w:pPr>
      <w:ins w:id="330" w:author="Unknown">
        <w:r w:rsidRPr="00381399">
          <w:rPr>
            <w:rFonts w:ascii="Arial" w:eastAsia="Times New Roman" w:hAnsi="Arial" w:cs="Arial"/>
            <w:sz w:val="24"/>
            <w:szCs w:val="24"/>
          </w:rPr>
          <w:lastRenderedPageBreak/>
          <w:br/>
        </w:r>
        <w:r w:rsidRPr="00381399">
          <w:rPr>
            <w:rFonts w:ascii="Arial" w:eastAsia="Times New Roman" w:hAnsi="Arial" w:cs="Arial"/>
            <w:b/>
            <w:bCs/>
            <w:sz w:val="24"/>
            <w:szCs w:val="24"/>
            <w:bdr w:val="none" w:sz="0" w:space="0" w:color="auto" w:frame="1"/>
          </w:rPr>
          <w:t>Output:</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31" w:author="Unknown"/>
          <w:rFonts w:ascii="Consolas" w:eastAsia="Times New Roman" w:hAnsi="Consolas" w:cs="Consolas"/>
          <w:sz w:val="23"/>
          <w:szCs w:val="23"/>
        </w:rPr>
      </w:pPr>
      <w:ins w:id="332" w:author="Unknown">
        <w:r w:rsidRPr="00381399">
          <w:rPr>
            <w:rFonts w:ascii="Consolas" w:eastAsia="Times New Roman" w:hAnsi="Consolas" w:cs="Consolas"/>
            <w:sz w:val="23"/>
            <w:szCs w:val="23"/>
          </w:rPr>
          <w:t>Inorder Traversal of the constructed Binary Tree is:</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33" w:author="Unknown"/>
          <w:rFonts w:ascii="Consolas" w:eastAsia="Times New Roman" w:hAnsi="Consolas" w:cs="Consolas"/>
          <w:sz w:val="23"/>
          <w:szCs w:val="23"/>
        </w:rPr>
      </w:pPr>
      <w:ins w:id="334" w:author="Unknown">
        <w:r w:rsidRPr="00381399">
          <w:rPr>
            <w:rFonts w:ascii="Consolas" w:eastAsia="Times New Roman" w:hAnsi="Consolas" w:cs="Consolas"/>
            <w:sz w:val="23"/>
            <w:szCs w:val="23"/>
          </w:rPr>
          <w:t>25 12 30 10 36 15</w:t>
        </w:r>
      </w:ins>
    </w:p>
    <w:p w:rsidR="00381399" w:rsidRPr="00381399" w:rsidRDefault="00381399" w:rsidP="00381399">
      <w:pPr>
        <w:bidi w:val="0"/>
        <w:spacing w:after="0" w:line="240" w:lineRule="auto"/>
        <w:textAlignment w:val="baseline"/>
        <w:rPr>
          <w:ins w:id="335" w:author="Unknown"/>
          <w:rFonts w:ascii="Arial" w:eastAsia="Times New Roman" w:hAnsi="Arial" w:cs="Arial"/>
          <w:sz w:val="24"/>
          <w:szCs w:val="24"/>
        </w:rPr>
      </w:pPr>
      <w:ins w:id="336" w:author="Unknown">
        <w:r w:rsidRPr="00381399">
          <w:rPr>
            <w:rFonts w:ascii="Arial" w:eastAsia="Times New Roman" w:hAnsi="Arial" w:cs="Arial"/>
            <w:b/>
            <w:bCs/>
            <w:sz w:val="24"/>
            <w:szCs w:val="24"/>
            <w:bdr w:val="none" w:sz="0" w:space="0" w:color="auto" w:frame="1"/>
          </w:rPr>
          <w:t>Time Complexity: </w:t>
        </w:r>
        <w:r w:rsidRPr="00381399">
          <w:rPr>
            <w:rFonts w:ascii="Arial" w:eastAsia="Times New Roman" w:hAnsi="Arial" w:cs="Arial"/>
            <w:sz w:val="24"/>
            <w:szCs w:val="24"/>
          </w:rPr>
          <w:t>Time complexity of the above solution is O(n) where n is the number of nodes.</w:t>
        </w:r>
      </w:ins>
    </w:p>
    <w:p w:rsidR="00381399" w:rsidRPr="00381399" w:rsidRDefault="00381399" w:rsidP="00381399">
      <w:pPr>
        <w:bidi w:val="0"/>
        <w:spacing w:after="0" w:line="240" w:lineRule="auto"/>
        <w:textAlignment w:val="baseline"/>
        <w:rPr>
          <w:ins w:id="337" w:author="Unknown"/>
          <w:rFonts w:ascii="Arial" w:eastAsia="Times New Roman" w:hAnsi="Arial" w:cs="Arial"/>
          <w:sz w:val="20"/>
          <w:szCs w:val="20"/>
        </w:rPr>
      </w:pPr>
      <w:ins w:id="338" w:author="Unknown">
        <w:r w:rsidRPr="00381399">
          <w:rPr>
            <w:rFonts w:ascii="Arial" w:eastAsia="Times New Roman" w:hAnsi="Arial" w:cs="Arial"/>
            <w:sz w:val="20"/>
            <w:szCs w:val="20"/>
          </w:rPr>
          <w:t>This article is compiled by </w:t>
        </w:r>
        <w:r w:rsidRPr="00381399">
          <w:rPr>
            <w:rFonts w:ascii="Arial" w:eastAsia="Times New Roman" w:hAnsi="Arial" w:cs="Arial"/>
            <w:b/>
            <w:bCs/>
            <w:sz w:val="20"/>
            <w:szCs w:val="20"/>
            <w:bdr w:val="none" w:sz="0" w:space="0" w:color="auto" w:frame="1"/>
          </w:rPr>
          <w:t>Ravi Chandra Enaganti</w:t>
        </w:r>
      </w:ins>
    </w:p>
    <w:p w:rsidR="00381399" w:rsidRPr="00381399" w:rsidRDefault="00381399" w:rsidP="00381399">
      <w:pPr>
        <w:rPr>
          <w:sz w:val="28"/>
          <w:szCs w:val="28"/>
          <w:rtl/>
        </w:rPr>
      </w:pPr>
    </w:p>
    <w:p w:rsidR="00381399" w:rsidRPr="00381399" w:rsidRDefault="00381399" w:rsidP="00381399">
      <w:pPr>
        <w:bidi w:val="0"/>
        <w:spacing w:after="225" w:line="240" w:lineRule="auto"/>
        <w:textAlignment w:val="baseline"/>
        <w:outlineLvl w:val="0"/>
        <w:rPr>
          <w:rFonts w:ascii="Times New Roman" w:eastAsia="Times New Roman" w:hAnsi="Times New Roman" w:cs="Times New Roman"/>
          <w:kern w:val="36"/>
          <w:sz w:val="42"/>
          <w:szCs w:val="42"/>
        </w:rPr>
      </w:pPr>
      <w:r w:rsidRPr="00381399">
        <w:rPr>
          <w:rFonts w:ascii="Times New Roman" w:eastAsia="Times New Roman" w:hAnsi="Times New Roman" w:cs="Times New Roman"/>
          <w:kern w:val="36"/>
          <w:sz w:val="42"/>
          <w:szCs w:val="42"/>
        </w:rPr>
        <w:t>Construct a complete binary tree from given array in level order fashion</w:t>
      </w:r>
    </w:p>
    <w:p w:rsidR="00381399" w:rsidRPr="00381399" w:rsidRDefault="00381399" w:rsidP="00381399">
      <w:pPr>
        <w:shd w:val="clear" w:color="auto" w:fill="FFFFFF"/>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lastRenderedPageBreak/>
        <w:t>Given an array of elements, our task is to construct a complete binary tree from this array in level order fashion. That is, elements from left in the array will be filled in the tree level wise starting from level 0.</w:t>
      </w:r>
    </w:p>
    <w:p w:rsidR="00381399" w:rsidRPr="00381399" w:rsidRDefault="00381399" w:rsidP="00381399">
      <w:pPr>
        <w:shd w:val="clear" w:color="auto" w:fill="FFFFFF"/>
        <w:bidi w:val="0"/>
        <w:spacing w:after="0" w:line="240" w:lineRule="auto"/>
        <w:textAlignment w:val="baseline"/>
        <w:rPr>
          <w:rFonts w:ascii="Arial" w:eastAsia="Times New Roman" w:hAnsi="Arial" w:cs="Arial"/>
          <w:sz w:val="24"/>
          <w:szCs w:val="24"/>
        </w:rPr>
      </w:pPr>
      <w:r w:rsidRPr="00381399">
        <w:rPr>
          <w:rFonts w:ascii="Arial" w:eastAsia="Times New Roman" w:hAnsi="Arial" w:cs="Arial"/>
          <w:b/>
          <w:bCs/>
          <w:sz w:val="24"/>
          <w:szCs w:val="24"/>
          <w:bdr w:val="none" w:sz="0" w:space="0" w:color="auto" w:frame="1"/>
        </w:rPr>
        <w:t>Examples:</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Input  :  arr[] = {1, 2, 3, 4, 5,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Output : Root of the following tree</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1</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2   3</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4  5 6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Input: arr[] = {1, 2, 3, 4, 5, 6, 6, 6, 6,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Output: Root of the following tree</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1</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2   3</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4  5 6  6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6  6 6</w:t>
      </w:r>
    </w:p>
    <w:p w:rsidR="00381399" w:rsidRPr="00381399" w:rsidRDefault="00381399" w:rsidP="00381399">
      <w:pPr>
        <w:bidi w:val="0"/>
        <w:spacing w:after="0" w:line="285" w:lineRule="atLeast"/>
        <w:textAlignment w:val="baseline"/>
        <w:rPr>
          <w:ins w:id="339" w:author="Unknown"/>
          <w:rFonts w:ascii="Times New Roman" w:eastAsia="Times New Roman" w:hAnsi="Times New Roman" w:cs="Times New Roman"/>
          <w:sz w:val="24"/>
          <w:szCs w:val="24"/>
        </w:rPr>
      </w:pPr>
      <w:ins w:id="340" w:author="Unknown">
        <w:r w:rsidRPr="00381399">
          <w:rPr>
            <w:rFonts w:ascii="Arial" w:eastAsia="Times New Roman" w:hAnsi="Arial" w:cs="Arial"/>
            <w:sz w:val="24"/>
            <w:szCs w:val="24"/>
          </w:rPr>
          <w:br/>
        </w:r>
      </w:ins>
    </w:p>
    <w:p w:rsidR="00381399" w:rsidRPr="00381399" w:rsidRDefault="00381399" w:rsidP="00381399">
      <w:pPr>
        <w:shd w:val="clear" w:color="auto" w:fill="FFFFFF"/>
        <w:bidi w:val="0"/>
        <w:spacing w:after="0" w:line="240" w:lineRule="auto"/>
        <w:jc w:val="both"/>
        <w:textAlignment w:val="baseline"/>
        <w:outlineLvl w:val="1"/>
        <w:rPr>
          <w:ins w:id="341" w:author="Unknown"/>
          <w:rFonts w:ascii="Arial" w:eastAsia="Times New Roman" w:hAnsi="Arial" w:cs="Arial"/>
          <w:b/>
          <w:bCs/>
          <w:sz w:val="27"/>
          <w:szCs w:val="27"/>
        </w:rPr>
      </w:pPr>
      <w:ins w:id="342" w:author="Unknown">
        <w:r w:rsidRPr="00381399">
          <w:rPr>
            <w:rFonts w:ascii="Arial" w:eastAsia="Times New Roman" w:hAnsi="Arial" w:cs="Arial"/>
            <w:b/>
            <w:bCs/>
            <w:sz w:val="27"/>
            <w:szCs w:val="27"/>
          </w:rPr>
          <w:fldChar w:fldCharType="begin"/>
        </w:r>
        <w:r w:rsidRPr="00381399">
          <w:rPr>
            <w:rFonts w:ascii="Arial" w:eastAsia="Times New Roman" w:hAnsi="Arial" w:cs="Arial"/>
            <w:b/>
            <w:bCs/>
            <w:sz w:val="27"/>
            <w:szCs w:val="27"/>
          </w:rPr>
          <w:instrText xml:space="preserve"> HYPERLINK "https://ide.geeksforgeeks.org/" </w:instrText>
        </w:r>
        <w:r w:rsidRPr="00381399">
          <w:rPr>
            <w:rFonts w:ascii="Arial" w:eastAsia="Times New Roman" w:hAnsi="Arial" w:cs="Arial"/>
            <w:b/>
            <w:bCs/>
            <w:sz w:val="27"/>
            <w:szCs w:val="27"/>
          </w:rPr>
          <w:fldChar w:fldCharType="separate"/>
        </w:r>
        <w:r w:rsidRPr="00381399">
          <w:rPr>
            <w:rFonts w:ascii="Arial" w:eastAsia="Times New Roman" w:hAnsi="Arial" w:cs="Arial"/>
            <w:b/>
            <w:bCs/>
            <w:color w:val="EC4E20"/>
            <w:sz w:val="27"/>
            <w:szCs w:val="27"/>
            <w:bdr w:val="none" w:sz="0" w:space="0" w:color="auto" w:frame="1"/>
          </w:rPr>
          <w:t>Recommended: Please try your approach on </w:t>
        </w:r>
        <w:r w:rsidRPr="00381399">
          <w:rPr>
            <w:rFonts w:ascii="Arial" w:eastAsia="Times New Roman" w:hAnsi="Arial" w:cs="Arial"/>
            <w:b/>
            <w:bCs/>
            <w:i/>
            <w:iCs/>
            <w:color w:val="EC4E20"/>
            <w:sz w:val="27"/>
            <w:szCs w:val="27"/>
            <w:u w:val="single"/>
            <w:bdr w:val="none" w:sz="0" w:space="0" w:color="auto" w:frame="1"/>
          </w:rPr>
          <w:t>{IDE}</w:t>
        </w:r>
        <w:r w:rsidRPr="00381399">
          <w:rPr>
            <w:rFonts w:ascii="Arial" w:eastAsia="Times New Roman" w:hAnsi="Arial" w:cs="Arial"/>
            <w:b/>
            <w:bCs/>
            <w:color w:val="EC4E20"/>
            <w:sz w:val="27"/>
            <w:szCs w:val="27"/>
            <w:bdr w:val="none" w:sz="0" w:space="0" w:color="auto" w:frame="1"/>
          </w:rPr>
          <w:t>first, before moving on to the solution.</w:t>
        </w:r>
        <w:r w:rsidRPr="00381399">
          <w:rPr>
            <w:rFonts w:ascii="Arial" w:eastAsia="Times New Roman" w:hAnsi="Arial" w:cs="Arial"/>
            <w:b/>
            <w:bCs/>
            <w:sz w:val="27"/>
            <w:szCs w:val="27"/>
          </w:rPr>
          <w:fldChar w:fldCharType="end"/>
        </w:r>
      </w:ins>
    </w:p>
    <w:p w:rsidR="00381399" w:rsidRPr="00381399" w:rsidRDefault="00381399" w:rsidP="00381399">
      <w:pPr>
        <w:shd w:val="clear" w:color="auto" w:fill="FFFFFF"/>
        <w:bidi w:val="0"/>
        <w:spacing w:after="150" w:line="240" w:lineRule="auto"/>
        <w:textAlignment w:val="baseline"/>
        <w:rPr>
          <w:ins w:id="343" w:author="Unknown"/>
          <w:rFonts w:ascii="Arial" w:eastAsia="Times New Roman" w:hAnsi="Arial" w:cs="Arial"/>
          <w:sz w:val="24"/>
          <w:szCs w:val="24"/>
        </w:rPr>
      </w:pPr>
      <w:ins w:id="344" w:author="Unknown">
        <w:r w:rsidRPr="00381399">
          <w:rPr>
            <w:rFonts w:ascii="Arial" w:eastAsia="Times New Roman" w:hAnsi="Arial" w:cs="Arial"/>
            <w:sz w:val="24"/>
            <w:szCs w:val="24"/>
          </w:rPr>
          <w:t>If we observe carefully we can see that if parent node is at index i in the array then the left child of that node is at index (2*i + 1) and right child is at index (2*i + 2) in the array.</w:t>
        </w:r>
        <w:r w:rsidRPr="00381399">
          <w:rPr>
            <w:rFonts w:ascii="Arial" w:eastAsia="Times New Roman" w:hAnsi="Arial" w:cs="Arial"/>
            <w:sz w:val="24"/>
            <w:szCs w:val="24"/>
          </w:rPr>
          <w:br/>
          <w:t>Using this concept, we can easily insert the left and right nodes by choosing its parent node. We will insert the first element present in the array as the root node at level 0 in the tree and start traversing the array and for every node i we will insert its both childs left and right in the tree.</w:t>
        </w:r>
        <w:r w:rsidRPr="00381399">
          <w:rPr>
            <w:rFonts w:ascii="Arial" w:eastAsia="Times New Roman" w:hAnsi="Arial" w:cs="Arial"/>
            <w:sz w:val="24"/>
            <w:szCs w:val="24"/>
          </w:rPr>
          <w:br/>
          <w:t>Below is the recursive program to do this:</w:t>
        </w:r>
      </w:ins>
    </w:p>
    <w:p w:rsidR="00381399" w:rsidRPr="00381399" w:rsidRDefault="00381399" w:rsidP="00381399">
      <w:pPr>
        <w:numPr>
          <w:ilvl w:val="0"/>
          <w:numId w:val="7"/>
        </w:numPr>
        <w:pBdr>
          <w:top w:val="single" w:sz="6" w:space="8" w:color="DDDDDD"/>
          <w:left w:val="single" w:sz="6" w:space="9" w:color="DDDDDD"/>
          <w:right w:val="single" w:sz="6" w:space="9" w:color="DDDDDD"/>
        </w:pBdr>
        <w:shd w:val="clear" w:color="auto" w:fill="FFFFFF"/>
        <w:bidi w:val="0"/>
        <w:spacing w:after="0" w:line="285" w:lineRule="atLeast"/>
        <w:ind w:left="0" w:right="180"/>
        <w:textAlignment w:val="baseline"/>
        <w:rPr>
          <w:ins w:id="345" w:author="Unknown"/>
          <w:rFonts w:ascii="Arial" w:eastAsia="Times New Roman" w:hAnsi="Arial" w:cs="Arial"/>
          <w:color w:val="EC4E20"/>
          <w:sz w:val="27"/>
          <w:szCs w:val="27"/>
        </w:rPr>
      </w:pPr>
      <w:ins w:id="346" w:author="Unknown">
        <w:r w:rsidRPr="00381399">
          <w:rPr>
            <w:rFonts w:ascii="Arial" w:eastAsia="Times New Roman" w:hAnsi="Arial" w:cs="Arial"/>
            <w:color w:val="EC4E20"/>
            <w:sz w:val="27"/>
            <w:szCs w:val="27"/>
          </w:rPr>
          <w:t>C++</w:t>
        </w:r>
      </w:ins>
    </w:p>
    <w:p w:rsidR="00381399" w:rsidRPr="00381399" w:rsidRDefault="00381399" w:rsidP="00381399">
      <w:pPr>
        <w:numPr>
          <w:ilvl w:val="0"/>
          <w:numId w:val="7"/>
        </w:numPr>
        <w:bidi w:val="0"/>
        <w:spacing w:before="15" w:after="0" w:line="285" w:lineRule="atLeast"/>
        <w:ind w:left="0" w:right="180"/>
        <w:textAlignment w:val="baseline"/>
        <w:rPr>
          <w:ins w:id="347" w:author="Unknown"/>
          <w:rFonts w:ascii="Arial" w:eastAsia="Times New Roman" w:hAnsi="Arial" w:cs="Arial"/>
          <w:color w:val="006600"/>
          <w:sz w:val="27"/>
          <w:szCs w:val="27"/>
        </w:rPr>
      </w:pPr>
      <w:ins w:id="348" w:author="Unknown">
        <w:r w:rsidRPr="00381399">
          <w:rPr>
            <w:rFonts w:ascii="Arial" w:eastAsia="Times New Roman" w:hAnsi="Arial" w:cs="Arial"/>
            <w:color w:val="006600"/>
            <w:sz w:val="27"/>
            <w:szCs w:val="27"/>
          </w:rPr>
          <w:t>Java</w:t>
        </w:r>
      </w:ins>
    </w:p>
    <w:p w:rsidR="00381399" w:rsidRPr="00381399" w:rsidRDefault="00381399" w:rsidP="00381399">
      <w:pPr>
        <w:numPr>
          <w:ilvl w:val="0"/>
          <w:numId w:val="7"/>
        </w:numPr>
        <w:bidi w:val="0"/>
        <w:spacing w:before="15" w:after="0" w:line="285" w:lineRule="atLeast"/>
        <w:ind w:left="0" w:right="180"/>
        <w:textAlignment w:val="baseline"/>
        <w:rPr>
          <w:ins w:id="349" w:author="Unknown"/>
          <w:rFonts w:ascii="Arial" w:eastAsia="Times New Roman" w:hAnsi="Arial" w:cs="Arial"/>
          <w:color w:val="006600"/>
          <w:sz w:val="27"/>
          <w:szCs w:val="27"/>
        </w:rPr>
      </w:pPr>
      <w:ins w:id="350" w:author="Unknown">
        <w:r w:rsidRPr="00381399">
          <w:rPr>
            <w:rFonts w:ascii="Arial" w:eastAsia="Times New Roman" w:hAnsi="Arial" w:cs="Arial"/>
            <w:color w:val="006600"/>
            <w:sz w:val="27"/>
            <w:szCs w:val="27"/>
          </w:rPr>
          <w:t>Python3</w:t>
        </w:r>
      </w:ins>
    </w:p>
    <w:p w:rsidR="00381399" w:rsidRPr="00381399" w:rsidRDefault="00381399" w:rsidP="00381399">
      <w:pPr>
        <w:numPr>
          <w:ilvl w:val="0"/>
          <w:numId w:val="7"/>
        </w:numPr>
        <w:bidi w:val="0"/>
        <w:spacing w:before="15" w:after="0" w:line="285" w:lineRule="atLeast"/>
        <w:ind w:left="0" w:right="180"/>
        <w:textAlignment w:val="baseline"/>
        <w:rPr>
          <w:ins w:id="351" w:author="Unknown"/>
          <w:rFonts w:ascii="Arial" w:eastAsia="Times New Roman" w:hAnsi="Arial" w:cs="Arial"/>
          <w:color w:val="006600"/>
          <w:sz w:val="27"/>
          <w:szCs w:val="27"/>
        </w:rPr>
      </w:pPr>
      <w:ins w:id="352" w:author="Unknown">
        <w:r w:rsidRPr="00381399">
          <w:rPr>
            <w:rFonts w:ascii="Arial" w:eastAsia="Times New Roman" w:hAnsi="Arial" w:cs="Arial"/>
            <w:color w:val="006600"/>
            <w:sz w:val="27"/>
            <w:szCs w:val="27"/>
          </w:rPr>
          <w:t>C#</w:t>
        </w:r>
      </w:ins>
    </w:p>
    <w:p w:rsidR="00381399" w:rsidRPr="00381399" w:rsidRDefault="00381399" w:rsidP="00381399">
      <w:pPr>
        <w:shd w:val="clear" w:color="auto" w:fill="FFFFFF"/>
        <w:bidi w:val="0"/>
        <w:spacing w:after="0" w:line="285" w:lineRule="atLeast"/>
        <w:jc w:val="both"/>
        <w:textAlignment w:val="baseline"/>
        <w:rPr>
          <w:ins w:id="353" w:author="Unknown"/>
          <w:rFonts w:ascii="Arial" w:eastAsia="Times New Roman" w:hAnsi="Arial" w:cs="Arial"/>
          <w:sz w:val="24"/>
          <w:szCs w:val="24"/>
        </w:rPr>
      </w:pPr>
      <w:ins w:id="354" w:author="Unknown">
        <w:r w:rsidRPr="00381399">
          <w:rPr>
            <w:rFonts w:ascii="Arial" w:eastAsia="Times New Roman" w:hAnsi="Arial" w:cs="Arial"/>
            <w:i/>
            <w:iCs/>
            <w:color w:val="454545"/>
            <w:sz w:val="24"/>
            <w:szCs w:val="24"/>
            <w:bdr w:val="none" w:sz="0" w:space="0" w:color="auto" w:frame="1"/>
            <w:shd w:val="clear" w:color="auto" w:fill="FFFFFF"/>
          </w:rPr>
          <w:t>filter_none</w:t>
        </w:r>
      </w:ins>
    </w:p>
    <w:p w:rsidR="00381399" w:rsidRPr="00381399" w:rsidRDefault="00381399" w:rsidP="00381399">
      <w:pPr>
        <w:shd w:val="clear" w:color="auto" w:fill="FFFFFF"/>
        <w:bidi w:val="0"/>
        <w:spacing w:after="0" w:line="285" w:lineRule="atLeast"/>
        <w:textAlignment w:val="baseline"/>
        <w:rPr>
          <w:ins w:id="355" w:author="Unknown"/>
          <w:rFonts w:ascii="Arial" w:eastAsia="Times New Roman" w:hAnsi="Arial" w:cs="Arial"/>
          <w:sz w:val="24"/>
          <w:szCs w:val="24"/>
        </w:rPr>
      </w:pPr>
      <w:ins w:id="356" w:author="Unknown">
        <w:r w:rsidRPr="00381399">
          <w:rPr>
            <w:rFonts w:ascii="Arial" w:eastAsia="Times New Roman" w:hAnsi="Arial" w:cs="Arial"/>
            <w:i/>
            <w:iCs/>
            <w:color w:val="454545"/>
            <w:sz w:val="24"/>
            <w:szCs w:val="24"/>
            <w:bdr w:val="none" w:sz="0" w:space="0" w:color="auto" w:frame="1"/>
            <w:shd w:val="clear" w:color="auto" w:fill="FFFFFF"/>
          </w:rPr>
          <w:t>edit</w:t>
        </w:r>
      </w:ins>
    </w:p>
    <w:p w:rsidR="00381399" w:rsidRPr="00381399" w:rsidRDefault="00381399" w:rsidP="00381399">
      <w:pPr>
        <w:shd w:val="clear" w:color="auto" w:fill="FFFFFF"/>
        <w:bidi w:val="0"/>
        <w:spacing w:after="0" w:line="285" w:lineRule="atLeast"/>
        <w:textAlignment w:val="baseline"/>
        <w:rPr>
          <w:ins w:id="357" w:author="Unknown"/>
          <w:rFonts w:ascii="Arial" w:eastAsia="Times New Roman" w:hAnsi="Arial" w:cs="Arial"/>
          <w:sz w:val="24"/>
          <w:szCs w:val="24"/>
        </w:rPr>
      </w:pPr>
      <w:ins w:id="358" w:author="Unknown">
        <w:r w:rsidRPr="00381399">
          <w:rPr>
            <w:rFonts w:ascii="Arial" w:eastAsia="Times New Roman" w:hAnsi="Arial" w:cs="Arial"/>
            <w:i/>
            <w:iCs/>
            <w:color w:val="454545"/>
            <w:sz w:val="24"/>
            <w:szCs w:val="24"/>
            <w:bdr w:val="none" w:sz="0" w:space="0" w:color="auto" w:frame="1"/>
            <w:shd w:val="clear" w:color="auto" w:fill="FFFFFF"/>
          </w:rPr>
          <w:t>play_arrow</w:t>
        </w:r>
      </w:ins>
    </w:p>
    <w:p w:rsidR="00381399" w:rsidRPr="00381399" w:rsidRDefault="00381399" w:rsidP="00381399">
      <w:pPr>
        <w:shd w:val="clear" w:color="auto" w:fill="FFFFFF"/>
        <w:bidi w:val="0"/>
        <w:spacing w:line="285" w:lineRule="atLeast"/>
        <w:textAlignment w:val="baseline"/>
        <w:rPr>
          <w:ins w:id="359" w:author="Unknown"/>
          <w:rFonts w:ascii="Arial" w:eastAsia="Times New Roman" w:hAnsi="Arial" w:cs="Arial"/>
          <w:sz w:val="24"/>
          <w:szCs w:val="24"/>
        </w:rPr>
      </w:pPr>
      <w:ins w:id="360" w:author="Unknown">
        <w:r w:rsidRPr="00381399">
          <w:rPr>
            <w:rFonts w:ascii="Arial" w:eastAsia="Times New Roman" w:hAnsi="Arial" w:cs="Arial"/>
            <w:i/>
            <w:iCs/>
            <w:color w:val="454545"/>
            <w:sz w:val="24"/>
            <w:szCs w:val="24"/>
            <w:bdr w:val="none" w:sz="0" w:space="0" w:color="auto" w:frame="1"/>
            <w:shd w:val="clear" w:color="auto" w:fill="FFFFFF"/>
          </w:rPr>
          <w:t>brightness_4</w:t>
        </w:r>
      </w:ins>
    </w:p>
    <w:tbl>
      <w:tblPr>
        <w:tblW w:w="6780" w:type="dxa"/>
        <w:tblCellMar>
          <w:left w:w="0" w:type="dxa"/>
          <w:right w:w="0" w:type="dxa"/>
        </w:tblCellMar>
        <w:tblLook w:val="04A0" w:firstRow="1" w:lastRow="0" w:firstColumn="1" w:lastColumn="0" w:noHBand="0" w:noVBand="1"/>
      </w:tblPr>
      <w:tblGrid>
        <w:gridCol w:w="6780"/>
      </w:tblGrid>
      <w:tr w:rsidR="00381399" w:rsidRPr="00381399" w:rsidTr="00381399">
        <w:tc>
          <w:tcPr>
            <w:tcW w:w="6780" w:type="dxa"/>
            <w:vAlign w:val="center"/>
            <w:hideMark/>
          </w:tcPr>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 xml:space="preserve">// CPP program to construct binary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tree from given array in level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order fashion Tree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&lt;bits/stdc++.h&gt;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using</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namespace</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std;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binary tree node has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pointer to left child and 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pointer to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left, * 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Helper function that allocates 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new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newNode(int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node = (Node*)malloc(sizeof(Node));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node-&gt;data =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node-&gt;left = node-&gt;right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insert nodes in level order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insertLevelOrder(int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arr[], 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i,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Base case for recursion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 &lt;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temp = newNode(arr[i]);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 = temp;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insert left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 insertLevelOrder(arr,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2 * i + 1,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insert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 insertLevelOrder(arr,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2 * i + 2,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print tree nodes 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 fashion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inOrder(Node*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inOrder(root-&gt;left);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 &lt;&lt; root-&gt;data &lt;&lt;"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inOrder(root-&gt;right);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Driver program to test above function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main()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arr[] = { 1, 2, 3, 4, 5, 6, 6, 6, 6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 = sizeof(arr)/sizeof(arr[0]);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root = insertLevelOrder(arr, root, 0,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This code is contributed by Chhavi </w:t>
            </w:r>
          </w:p>
        </w:tc>
      </w:tr>
    </w:tbl>
    <w:p w:rsidR="00381399" w:rsidRPr="00381399" w:rsidRDefault="00381399" w:rsidP="00381399">
      <w:pPr>
        <w:bidi w:val="0"/>
        <w:spacing w:after="0" w:line="285" w:lineRule="atLeast"/>
        <w:textAlignment w:val="baseline"/>
        <w:rPr>
          <w:ins w:id="361" w:author="Unknown"/>
          <w:rFonts w:ascii="Times New Roman" w:eastAsia="Times New Roman" w:hAnsi="Times New Roman" w:cs="Times New Roman"/>
          <w:sz w:val="24"/>
          <w:szCs w:val="24"/>
        </w:rPr>
      </w:pPr>
      <w:ins w:id="362" w:author="Unknown">
        <w:r w:rsidRPr="00381399">
          <w:rPr>
            <w:rFonts w:ascii="Arial" w:eastAsia="Times New Roman" w:hAnsi="Arial" w:cs="Arial"/>
            <w:sz w:val="24"/>
            <w:szCs w:val="24"/>
          </w:rPr>
          <w:lastRenderedPageBreak/>
          <w:br/>
        </w:r>
        <w:r w:rsidRPr="00381399">
          <w:rPr>
            <w:rFonts w:ascii="Arial" w:eastAsia="Times New Roman" w:hAnsi="Arial" w:cs="Arial"/>
            <w:b/>
            <w:bCs/>
            <w:sz w:val="24"/>
            <w:szCs w:val="24"/>
            <w:bdr w:val="none" w:sz="0" w:space="0" w:color="auto" w:frame="1"/>
            <w:shd w:val="clear" w:color="auto" w:fill="FFFFFF"/>
          </w:rPr>
          <w:t>Output:</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63" w:author="Unknown"/>
          <w:rFonts w:ascii="Consolas" w:eastAsia="Times New Roman" w:hAnsi="Consolas" w:cs="Consolas"/>
          <w:sz w:val="23"/>
          <w:szCs w:val="23"/>
        </w:rPr>
      </w:pPr>
      <w:ins w:id="364" w:author="Unknown">
        <w:r w:rsidRPr="00381399">
          <w:rPr>
            <w:rFonts w:ascii="Consolas" w:eastAsia="Times New Roman" w:hAnsi="Consolas" w:cs="Consolas"/>
            <w:sz w:val="23"/>
            <w:szCs w:val="23"/>
          </w:rPr>
          <w:t xml:space="preserve">6 4 6 2 5 1 6 3 6 </w:t>
        </w:r>
      </w:ins>
    </w:p>
    <w:p w:rsidR="00381399" w:rsidRPr="00381399" w:rsidRDefault="00381399" w:rsidP="00381399">
      <w:pPr>
        <w:shd w:val="clear" w:color="auto" w:fill="FFFFFF"/>
        <w:bidi w:val="0"/>
        <w:spacing w:after="0" w:line="240" w:lineRule="auto"/>
        <w:textAlignment w:val="baseline"/>
        <w:rPr>
          <w:ins w:id="365" w:author="Unknown"/>
          <w:rFonts w:ascii="Arial" w:eastAsia="Times New Roman" w:hAnsi="Arial" w:cs="Arial"/>
          <w:sz w:val="24"/>
          <w:szCs w:val="24"/>
        </w:rPr>
      </w:pPr>
      <w:ins w:id="366" w:author="Unknown">
        <w:r w:rsidRPr="00381399">
          <w:rPr>
            <w:rFonts w:ascii="Arial" w:eastAsia="Times New Roman" w:hAnsi="Arial" w:cs="Arial"/>
            <w:b/>
            <w:bCs/>
            <w:sz w:val="24"/>
            <w:szCs w:val="24"/>
            <w:bdr w:val="none" w:sz="0" w:space="0" w:color="auto" w:frame="1"/>
          </w:rPr>
          <w:t>Time Complexity</w:t>
        </w:r>
        <w:r w:rsidRPr="00381399">
          <w:rPr>
            <w:rFonts w:ascii="Arial" w:eastAsia="Times New Roman" w:hAnsi="Arial" w:cs="Arial"/>
            <w:sz w:val="24"/>
            <w:szCs w:val="24"/>
          </w:rPr>
          <w:t>: O(n), where n is the total number of nodes in the tree.</w:t>
        </w:r>
      </w:ins>
    </w:p>
    <w:p w:rsidR="00381399" w:rsidRPr="00381399" w:rsidRDefault="00381399" w:rsidP="00381399">
      <w:pPr>
        <w:shd w:val="clear" w:color="auto" w:fill="FFFFFF"/>
        <w:bidi w:val="0"/>
        <w:spacing w:after="0" w:line="240" w:lineRule="auto"/>
        <w:textAlignment w:val="baseline"/>
        <w:rPr>
          <w:ins w:id="367" w:author="Unknown"/>
          <w:rFonts w:ascii="Arial" w:eastAsia="Times New Roman" w:hAnsi="Arial" w:cs="Arial"/>
          <w:sz w:val="24"/>
          <w:szCs w:val="24"/>
        </w:rPr>
      </w:pPr>
      <w:ins w:id="368" w:author="Unknown">
        <w:r w:rsidRPr="00381399">
          <w:rPr>
            <w:rFonts w:ascii="Arial" w:eastAsia="Times New Roman" w:hAnsi="Arial" w:cs="Arial"/>
            <w:sz w:val="24"/>
            <w:szCs w:val="24"/>
          </w:rPr>
          <w:t>This article is contributed by </w:t>
        </w:r>
        <w:r w:rsidRPr="00381399">
          <w:rPr>
            <w:rFonts w:ascii="Arial" w:eastAsia="Times New Roman" w:hAnsi="Arial" w:cs="Arial"/>
            <w:b/>
            <w:bCs/>
            <w:sz w:val="24"/>
            <w:szCs w:val="24"/>
            <w:bdr w:val="none" w:sz="0" w:space="0" w:color="auto" w:frame="1"/>
          </w:rPr>
          <w:fldChar w:fldCharType="begin"/>
        </w:r>
        <w:r w:rsidRPr="00381399">
          <w:rPr>
            <w:rFonts w:ascii="Arial" w:eastAsia="Times New Roman" w:hAnsi="Arial" w:cs="Arial"/>
            <w:b/>
            <w:bCs/>
            <w:sz w:val="24"/>
            <w:szCs w:val="24"/>
            <w:bdr w:val="none" w:sz="0" w:space="0" w:color="auto" w:frame="1"/>
          </w:rPr>
          <w:instrText xml:space="preserve"> HYPERLINK "https://www.facebook.com/haribalaji.ravi" </w:instrText>
        </w:r>
        <w:r w:rsidRPr="00381399">
          <w:rPr>
            <w:rFonts w:ascii="Arial" w:eastAsia="Times New Roman" w:hAnsi="Arial" w:cs="Arial"/>
            <w:b/>
            <w:bCs/>
            <w:sz w:val="24"/>
            <w:szCs w:val="24"/>
            <w:bdr w:val="none" w:sz="0" w:space="0" w:color="auto" w:frame="1"/>
          </w:rPr>
          <w:fldChar w:fldCharType="separate"/>
        </w:r>
        <w:r w:rsidRPr="00381399">
          <w:rPr>
            <w:rFonts w:ascii="Arial" w:eastAsia="Times New Roman" w:hAnsi="Arial" w:cs="Arial"/>
            <w:b/>
            <w:bCs/>
            <w:color w:val="EC4E20"/>
            <w:sz w:val="24"/>
            <w:szCs w:val="24"/>
            <w:bdr w:val="none" w:sz="0" w:space="0" w:color="auto" w:frame="1"/>
          </w:rPr>
          <w:t>Haribalaji R</w:t>
        </w:r>
        <w:r w:rsidRPr="00381399">
          <w:rPr>
            <w:rFonts w:ascii="Arial" w:eastAsia="Times New Roman" w:hAnsi="Arial" w:cs="Arial"/>
            <w:b/>
            <w:bCs/>
            <w:sz w:val="24"/>
            <w:szCs w:val="24"/>
            <w:bdr w:val="none" w:sz="0" w:space="0" w:color="auto" w:frame="1"/>
          </w:rPr>
          <w:fldChar w:fldCharType="end"/>
        </w:r>
        <w:r w:rsidRPr="00381399">
          <w:rPr>
            <w:rFonts w:ascii="Arial" w:eastAsia="Times New Roman" w:hAnsi="Arial" w:cs="Arial"/>
            <w:sz w:val="24"/>
            <w:szCs w:val="24"/>
          </w:rPr>
          <w:t>. If you like GeeksforGeeks and would like to contribute, you can also write an article using </w:t>
        </w:r>
        <w:r w:rsidRPr="00381399">
          <w:rPr>
            <w:rFonts w:ascii="Arial" w:eastAsia="Times New Roman" w:hAnsi="Arial" w:cs="Arial"/>
            <w:sz w:val="24"/>
            <w:szCs w:val="24"/>
          </w:rPr>
          <w:fldChar w:fldCharType="begin"/>
        </w:r>
        <w:r w:rsidRPr="00381399">
          <w:rPr>
            <w:rFonts w:ascii="Arial" w:eastAsia="Times New Roman" w:hAnsi="Arial" w:cs="Arial"/>
            <w:sz w:val="24"/>
            <w:szCs w:val="24"/>
          </w:rPr>
          <w:instrText xml:space="preserve"> HYPERLINK "http://www.contribute.geeksforgeeks.org/" </w:instrText>
        </w:r>
        <w:r w:rsidRPr="00381399">
          <w:rPr>
            <w:rFonts w:ascii="Arial" w:eastAsia="Times New Roman" w:hAnsi="Arial" w:cs="Arial"/>
            <w:sz w:val="24"/>
            <w:szCs w:val="24"/>
          </w:rPr>
          <w:fldChar w:fldCharType="separate"/>
        </w:r>
        <w:r w:rsidRPr="00381399">
          <w:rPr>
            <w:rFonts w:ascii="Arial" w:eastAsia="Times New Roman" w:hAnsi="Arial" w:cs="Arial"/>
            <w:color w:val="EC4E20"/>
            <w:sz w:val="24"/>
            <w:szCs w:val="24"/>
            <w:bdr w:val="none" w:sz="0" w:space="0" w:color="auto" w:frame="1"/>
          </w:rPr>
          <w:t>contribute.geeksforgeeks.org</w:t>
        </w:r>
        <w:r w:rsidRPr="00381399">
          <w:rPr>
            <w:rFonts w:ascii="Arial" w:eastAsia="Times New Roman" w:hAnsi="Arial" w:cs="Arial"/>
            <w:sz w:val="24"/>
            <w:szCs w:val="24"/>
          </w:rPr>
          <w:fldChar w:fldCharType="end"/>
        </w:r>
        <w:r w:rsidRPr="00381399">
          <w:rPr>
            <w:rFonts w:ascii="Arial" w:eastAsia="Times New Roman" w:hAnsi="Arial" w:cs="Arial"/>
            <w:sz w:val="24"/>
            <w:szCs w:val="24"/>
          </w:rPr>
          <w:t> or mail your article to contribute@geeksforgeeks.org. See your article appearing on the GeeksforGeeks main page and help other Geeks.</w:t>
        </w:r>
      </w:ins>
    </w:p>
    <w:p w:rsidR="00381399" w:rsidRPr="00381399" w:rsidRDefault="00381399" w:rsidP="00381399">
      <w:pPr>
        <w:shd w:val="clear" w:color="auto" w:fill="FFFFFF"/>
        <w:bidi w:val="0"/>
        <w:spacing w:after="150" w:line="240" w:lineRule="auto"/>
        <w:textAlignment w:val="baseline"/>
        <w:rPr>
          <w:ins w:id="369" w:author="Unknown"/>
          <w:rFonts w:ascii="Arial" w:eastAsia="Times New Roman" w:hAnsi="Arial" w:cs="Arial"/>
          <w:sz w:val="24"/>
          <w:szCs w:val="24"/>
        </w:rPr>
      </w:pPr>
      <w:ins w:id="370" w:author="Unknown">
        <w:r w:rsidRPr="00381399">
          <w:rPr>
            <w:rFonts w:ascii="Arial" w:eastAsia="Times New Roman" w:hAnsi="Arial" w:cs="Arial"/>
            <w:sz w:val="24"/>
            <w:szCs w:val="24"/>
          </w:rPr>
          <w:t>Please write comments if you find anything incorrect, or you want to share more information about the topic discussed above.</w:t>
        </w:r>
      </w:ins>
    </w:p>
    <w:p w:rsidR="00381399" w:rsidRPr="00381399" w:rsidRDefault="00381399" w:rsidP="00381399">
      <w:pPr>
        <w:pStyle w:val="1"/>
        <w:spacing w:before="0" w:beforeAutospacing="0" w:after="225" w:afterAutospacing="0"/>
        <w:textAlignment w:val="baseline"/>
        <w:rPr>
          <w:b w:val="0"/>
          <w:bCs w:val="0"/>
          <w:sz w:val="42"/>
          <w:szCs w:val="42"/>
        </w:rPr>
      </w:pPr>
      <w:ins w:id="371" w:author="Unknown">
        <w:r w:rsidRPr="00381399">
          <w:rPr>
            <w:rFonts w:ascii="Arial" w:hAnsi="Arial" w:cs="Arial"/>
            <w:sz w:val="24"/>
            <w:szCs w:val="24"/>
          </w:rPr>
          <w:br/>
        </w:r>
      </w:ins>
      <w:r w:rsidRPr="00381399">
        <w:rPr>
          <w:b w:val="0"/>
          <w:bCs w:val="0"/>
          <w:sz w:val="42"/>
          <w:szCs w:val="42"/>
        </w:rPr>
        <w:t>Construct a complete binary tree from given array in level order fashion</w:t>
      </w:r>
    </w:p>
    <w:p w:rsidR="00381399" w:rsidRPr="00381399" w:rsidRDefault="00381399" w:rsidP="00381399">
      <w:pPr>
        <w:shd w:val="clear" w:color="auto" w:fill="FFFFFF"/>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Given an array of elements, our task is to construct a complete binary tree from this array in level order fashion. That is, elements from left in the array will be filled in the tree level wise starting from level 0.</w:t>
      </w:r>
    </w:p>
    <w:p w:rsidR="00381399" w:rsidRPr="00381399" w:rsidRDefault="00381399" w:rsidP="00381399">
      <w:pPr>
        <w:shd w:val="clear" w:color="auto" w:fill="FFFFFF"/>
        <w:bidi w:val="0"/>
        <w:spacing w:after="0" w:line="240" w:lineRule="auto"/>
        <w:textAlignment w:val="baseline"/>
        <w:rPr>
          <w:rFonts w:ascii="Arial" w:eastAsia="Times New Roman" w:hAnsi="Arial" w:cs="Arial"/>
          <w:sz w:val="24"/>
          <w:szCs w:val="24"/>
        </w:rPr>
      </w:pPr>
      <w:r w:rsidRPr="00381399">
        <w:rPr>
          <w:rFonts w:ascii="Arial" w:eastAsia="Times New Roman" w:hAnsi="Arial" w:cs="Arial"/>
          <w:b/>
          <w:bCs/>
          <w:sz w:val="24"/>
          <w:szCs w:val="24"/>
          <w:bdr w:val="none" w:sz="0" w:space="0" w:color="auto" w:frame="1"/>
        </w:rPr>
        <w:t>Examples:</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Input  :  arr[] = {1, 2, 3, 4, 5,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Output : Root of the following tree</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1</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2   3</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4  5 6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Input: arr[] = {1, 2, 3, 4, 5, 6, 6, 6, 6,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Output: Root of the following tree</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1</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2   3</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4  5 6  6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6  6 6</w:t>
      </w:r>
    </w:p>
    <w:p w:rsidR="00381399" w:rsidRPr="00381399" w:rsidRDefault="00381399" w:rsidP="00381399">
      <w:pPr>
        <w:bidi w:val="0"/>
        <w:spacing w:after="0" w:line="285" w:lineRule="atLeast"/>
        <w:textAlignment w:val="baseline"/>
        <w:rPr>
          <w:ins w:id="372" w:author="Unknown"/>
          <w:rFonts w:ascii="Times New Roman" w:eastAsia="Times New Roman" w:hAnsi="Times New Roman" w:cs="Times New Roman"/>
          <w:sz w:val="24"/>
          <w:szCs w:val="24"/>
        </w:rPr>
      </w:pPr>
      <w:ins w:id="373" w:author="Unknown">
        <w:r w:rsidRPr="00381399">
          <w:rPr>
            <w:rFonts w:ascii="Arial" w:eastAsia="Times New Roman" w:hAnsi="Arial" w:cs="Arial"/>
            <w:sz w:val="24"/>
            <w:szCs w:val="24"/>
          </w:rPr>
          <w:lastRenderedPageBreak/>
          <w:br/>
        </w:r>
      </w:ins>
    </w:p>
    <w:p w:rsidR="00381399" w:rsidRPr="00381399" w:rsidRDefault="00381399" w:rsidP="00381399">
      <w:pPr>
        <w:shd w:val="clear" w:color="auto" w:fill="FFFFFF"/>
        <w:bidi w:val="0"/>
        <w:spacing w:after="0" w:line="240" w:lineRule="auto"/>
        <w:jc w:val="both"/>
        <w:textAlignment w:val="baseline"/>
        <w:outlineLvl w:val="1"/>
        <w:rPr>
          <w:ins w:id="374" w:author="Unknown"/>
          <w:rFonts w:ascii="Arial" w:eastAsia="Times New Roman" w:hAnsi="Arial" w:cs="Arial"/>
          <w:b/>
          <w:bCs/>
          <w:sz w:val="27"/>
          <w:szCs w:val="27"/>
        </w:rPr>
      </w:pPr>
      <w:ins w:id="375" w:author="Unknown">
        <w:r w:rsidRPr="00381399">
          <w:rPr>
            <w:rFonts w:ascii="Arial" w:eastAsia="Times New Roman" w:hAnsi="Arial" w:cs="Arial"/>
            <w:b/>
            <w:bCs/>
            <w:sz w:val="27"/>
            <w:szCs w:val="27"/>
          </w:rPr>
          <w:fldChar w:fldCharType="begin"/>
        </w:r>
        <w:r w:rsidRPr="00381399">
          <w:rPr>
            <w:rFonts w:ascii="Arial" w:eastAsia="Times New Roman" w:hAnsi="Arial" w:cs="Arial"/>
            <w:b/>
            <w:bCs/>
            <w:sz w:val="27"/>
            <w:szCs w:val="27"/>
          </w:rPr>
          <w:instrText xml:space="preserve"> HYPERLINK "https://ide.geeksforgeeks.org/" </w:instrText>
        </w:r>
        <w:r w:rsidRPr="00381399">
          <w:rPr>
            <w:rFonts w:ascii="Arial" w:eastAsia="Times New Roman" w:hAnsi="Arial" w:cs="Arial"/>
            <w:b/>
            <w:bCs/>
            <w:sz w:val="27"/>
            <w:szCs w:val="27"/>
          </w:rPr>
          <w:fldChar w:fldCharType="separate"/>
        </w:r>
        <w:r w:rsidRPr="00381399">
          <w:rPr>
            <w:rFonts w:ascii="Arial" w:eastAsia="Times New Roman" w:hAnsi="Arial" w:cs="Arial"/>
            <w:b/>
            <w:bCs/>
            <w:color w:val="EC4E20"/>
            <w:sz w:val="27"/>
            <w:szCs w:val="27"/>
            <w:bdr w:val="none" w:sz="0" w:space="0" w:color="auto" w:frame="1"/>
          </w:rPr>
          <w:t>Recommended: Please try your approach on </w:t>
        </w:r>
        <w:r w:rsidRPr="00381399">
          <w:rPr>
            <w:rFonts w:ascii="Arial" w:eastAsia="Times New Roman" w:hAnsi="Arial" w:cs="Arial"/>
            <w:b/>
            <w:bCs/>
            <w:i/>
            <w:iCs/>
            <w:color w:val="EC4E20"/>
            <w:sz w:val="27"/>
            <w:szCs w:val="27"/>
            <w:u w:val="single"/>
            <w:bdr w:val="none" w:sz="0" w:space="0" w:color="auto" w:frame="1"/>
          </w:rPr>
          <w:t>{IDE}</w:t>
        </w:r>
        <w:r w:rsidRPr="00381399">
          <w:rPr>
            <w:rFonts w:ascii="Arial" w:eastAsia="Times New Roman" w:hAnsi="Arial" w:cs="Arial"/>
            <w:b/>
            <w:bCs/>
            <w:color w:val="EC4E20"/>
            <w:sz w:val="27"/>
            <w:szCs w:val="27"/>
            <w:bdr w:val="none" w:sz="0" w:space="0" w:color="auto" w:frame="1"/>
          </w:rPr>
          <w:t>first, before moving on to the solution.</w:t>
        </w:r>
        <w:r w:rsidRPr="00381399">
          <w:rPr>
            <w:rFonts w:ascii="Arial" w:eastAsia="Times New Roman" w:hAnsi="Arial" w:cs="Arial"/>
            <w:b/>
            <w:bCs/>
            <w:sz w:val="27"/>
            <w:szCs w:val="27"/>
          </w:rPr>
          <w:fldChar w:fldCharType="end"/>
        </w:r>
      </w:ins>
    </w:p>
    <w:p w:rsidR="00381399" w:rsidRPr="00381399" w:rsidRDefault="00381399" w:rsidP="00381399">
      <w:pPr>
        <w:shd w:val="clear" w:color="auto" w:fill="FFFFFF"/>
        <w:bidi w:val="0"/>
        <w:spacing w:after="150" w:line="240" w:lineRule="auto"/>
        <w:textAlignment w:val="baseline"/>
        <w:rPr>
          <w:ins w:id="376" w:author="Unknown"/>
          <w:rFonts w:ascii="Arial" w:eastAsia="Times New Roman" w:hAnsi="Arial" w:cs="Arial"/>
          <w:sz w:val="24"/>
          <w:szCs w:val="24"/>
        </w:rPr>
      </w:pPr>
      <w:ins w:id="377" w:author="Unknown">
        <w:r w:rsidRPr="00381399">
          <w:rPr>
            <w:rFonts w:ascii="Arial" w:eastAsia="Times New Roman" w:hAnsi="Arial" w:cs="Arial"/>
            <w:sz w:val="24"/>
            <w:szCs w:val="24"/>
          </w:rPr>
          <w:t>If we observe carefully we can see that if parent node is at index i in the array then the left child of that node is at index (2*i + 1) and right child is at index (2*i + 2) in the array.</w:t>
        </w:r>
        <w:r w:rsidRPr="00381399">
          <w:rPr>
            <w:rFonts w:ascii="Arial" w:eastAsia="Times New Roman" w:hAnsi="Arial" w:cs="Arial"/>
            <w:sz w:val="24"/>
            <w:szCs w:val="24"/>
          </w:rPr>
          <w:br/>
          <w:t>Using this concept, we can easily insert the left and right nodes by choosing its parent node. We will insert the first element present in the array as the root node at level 0 in the tree and start traversing the array and for every node i we will insert its both childs left and right in the tree.</w:t>
        </w:r>
        <w:r w:rsidRPr="00381399">
          <w:rPr>
            <w:rFonts w:ascii="Arial" w:eastAsia="Times New Roman" w:hAnsi="Arial" w:cs="Arial"/>
            <w:sz w:val="24"/>
            <w:szCs w:val="24"/>
          </w:rPr>
          <w:br/>
          <w:t>Below is the recursive program to do this:</w:t>
        </w:r>
      </w:ins>
    </w:p>
    <w:p w:rsidR="00381399" w:rsidRPr="00381399" w:rsidRDefault="00381399" w:rsidP="00381399">
      <w:pPr>
        <w:numPr>
          <w:ilvl w:val="0"/>
          <w:numId w:val="8"/>
        </w:numPr>
        <w:pBdr>
          <w:top w:val="single" w:sz="6" w:space="8" w:color="DDDDDD"/>
          <w:left w:val="single" w:sz="6" w:space="9" w:color="DDDDDD"/>
          <w:right w:val="single" w:sz="6" w:space="9" w:color="DDDDDD"/>
        </w:pBdr>
        <w:shd w:val="clear" w:color="auto" w:fill="FFFFFF"/>
        <w:bidi w:val="0"/>
        <w:spacing w:after="0" w:line="285" w:lineRule="atLeast"/>
        <w:ind w:left="0" w:right="180"/>
        <w:textAlignment w:val="baseline"/>
        <w:rPr>
          <w:ins w:id="378" w:author="Unknown"/>
          <w:rFonts w:ascii="Arial" w:eastAsia="Times New Roman" w:hAnsi="Arial" w:cs="Arial"/>
          <w:color w:val="EC4E20"/>
          <w:sz w:val="27"/>
          <w:szCs w:val="27"/>
        </w:rPr>
      </w:pPr>
      <w:ins w:id="379" w:author="Unknown">
        <w:r w:rsidRPr="00381399">
          <w:rPr>
            <w:rFonts w:ascii="Arial" w:eastAsia="Times New Roman" w:hAnsi="Arial" w:cs="Arial"/>
            <w:color w:val="EC4E20"/>
            <w:sz w:val="27"/>
            <w:szCs w:val="27"/>
          </w:rPr>
          <w:t>C++</w:t>
        </w:r>
      </w:ins>
    </w:p>
    <w:p w:rsidR="00381399" w:rsidRPr="00381399" w:rsidRDefault="00381399" w:rsidP="00381399">
      <w:pPr>
        <w:numPr>
          <w:ilvl w:val="0"/>
          <w:numId w:val="8"/>
        </w:numPr>
        <w:bidi w:val="0"/>
        <w:spacing w:before="15" w:after="0" w:line="285" w:lineRule="atLeast"/>
        <w:ind w:left="0" w:right="180"/>
        <w:textAlignment w:val="baseline"/>
        <w:rPr>
          <w:ins w:id="380" w:author="Unknown"/>
          <w:rFonts w:ascii="Arial" w:eastAsia="Times New Roman" w:hAnsi="Arial" w:cs="Arial"/>
          <w:color w:val="006600"/>
          <w:sz w:val="27"/>
          <w:szCs w:val="27"/>
        </w:rPr>
      </w:pPr>
      <w:ins w:id="381" w:author="Unknown">
        <w:r w:rsidRPr="00381399">
          <w:rPr>
            <w:rFonts w:ascii="Arial" w:eastAsia="Times New Roman" w:hAnsi="Arial" w:cs="Arial"/>
            <w:color w:val="006600"/>
            <w:sz w:val="27"/>
            <w:szCs w:val="27"/>
          </w:rPr>
          <w:t>Java</w:t>
        </w:r>
      </w:ins>
    </w:p>
    <w:p w:rsidR="00381399" w:rsidRPr="00381399" w:rsidRDefault="00381399" w:rsidP="00381399">
      <w:pPr>
        <w:numPr>
          <w:ilvl w:val="0"/>
          <w:numId w:val="8"/>
        </w:numPr>
        <w:bidi w:val="0"/>
        <w:spacing w:before="15" w:after="0" w:line="285" w:lineRule="atLeast"/>
        <w:ind w:left="0" w:right="180"/>
        <w:textAlignment w:val="baseline"/>
        <w:rPr>
          <w:ins w:id="382" w:author="Unknown"/>
          <w:rFonts w:ascii="Arial" w:eastAsia="Times New Roman" w:hAnsi="Arial" w:cs="Arial"/>
          <w:color w:val="006600"/>
          <w:sz w:val="27"/>
          <w:szCs w:val="27"/>
        </w:rPr>
      </w:pPr>
      <w:ins w:id="383" w:author="Unknown">
        <w:r w:rsidRPr="00381399">
          <w:rPr>
            <w:rFonts w:ascii="Arial" w:eastAsia="Times New Roman" w:hAnsi="Arial" w:cs="Arial"/>
            <w:color w:val="006600"/>
            <w:sz w:val="27"/>
            <w:szCs w:val="27"/>
          </w:rPr>
          <w:t>Python3</w:t>
        </w:r>
      </w:ins>
    </w:p>
    <w:p w:rsidR="00381399" w:rsidRPr="00381399" w:rsidRDefault="00381399" w:rsidP="00381399">
      <w:pPr>
        <w:numPr>
          <w:ilvl w:val="0"/>
          <w:numId w:val="8"/>
        </w:numPr>
        <w:bidi w:val="0"/>
        <w:spacing w:before="15" w:after="0" w:line="285" w:lineRule="atLeast"/>
        <w:ind w:left="0" w:right="180"/>
        <w:textAlignment w:val="baseline"/>
        <w:rPr>
          <w:ins w:id="384" w:author="Unknown"/>
          <w:rFonts w:ascii="Arial" w:eastAsia="Times New Roman" w:hAnsi="Arial" w:cs="Arial"/>
          <w:color w:val="006600"/>
          <w:sz w:val="27"/>
          <w:szCs w:val="27"/>
        </w:rPr>
      </w:pPr>
      <w:ins w:id="385" w:author="Unknown">
        <w:r w:rsidRPr="00381399">
          <w:rPr>
            <w:rFonts w:ascii="Arial" w:eastAsia="Times New Roman" w:hAnsi="Arial" w:cs="Arial"/>
            <w:color w:val="006600"/>
            <w:sz w:val="27"/>
            <w:szCs w:val="27"/>
          </w:rPr>
          <w:t>C#</w:t>
        </w:r>
      </w:ins>
    </w:p>
    <w:p w:rsidR="00381399" w:rsidRPr="00381399" w:rsidRDefault="00381399" w:rsidP="00381399">
      <w:pPr>
        <w:shd w:val="clear" w:color="auto" w:fill="FFFFFF"/>
        <w:bidi w:val="0"/>
        <w:spacing w:after="0" w:line="285" w:lineRule="atLeast"/>
        <w:jc w:val="both"/>
        <w:textAlignment w:val="baseline"/>
        <w:rPr>
          <w:ins w:id="386" w:author="Unknown"/>
          <w:rFonts w:ascii="Arial" w:eastAsia="Times New Roman" w:hAnsi="Arial" w:cs="Arial"/>
          <w:sz w:val="24"/>
          <w:szCs w:val="24"/>
        </w:rPr>
      </w:pPr>
      <w:ins w:id="387" w:author="Unknown">
        <w:r w:rsidRPr="00381399">
          <w:rPr>
            <w:rFonts w:ascii="Arial" w:eastAsia="Times New Roman" w:hAnsi="Arial" w:cs="Arial"/>
            <w:i/>
            <w:iCs/>
            <w:color w:val="454545"/>
            <w:sz w:val="24"/>
            <w:szCs w:val="24"/>
            <w:bdr w:val="none" w:sz="0" w:space="0" w:color="auto" w:frame="1"/>
            <w:shd w:val="clear" w:color="auto" w:fill="FFFFFF"/>
          </w:rPr>
          <w:t>filter_none</w:t>
        </w:r>
      </w:ins>
    </w:p>
    <w:p w:rsidR="00381399" w:rsidRPr="00381399" w:rsidRDefault="00381399" w:rsidP="00381399">
      <w:pPr>
        <w:shd w:val="clear" w:color="auto" w:fill="FFFFFF"/>
        <w:bidi w:val="0"/>
        <w:spacing w:after="0" w:line="285" w:lineRule="atLeast"/>
        <w:textAlignment w:val="baseline"/>
        <w:rPr>
          <w:ins w:id="388" w:author="Unknown"/>
          <w:rFonts w:ascii="Arial" w:eastAsia="Times New Roman" w:hAnsi="Arial" w:cs="Arial"/>
          <w:sz w:val="24"/>
          <w:szCs w:val="24"/>
        </w:rPr>
      </w:pPr>
      <w:ins w:id="389" w:author="Unknown">
        <w:r w:rsidRPr="00381399">
          <w:rPr>
            <w:rFonts w:ascii="Arial" w:eastAsia="Times New Roman" w:hAnsi="Arial" w:cs="Arial"/>
            <w:i/>
            <w:iCs/>
            <w:color w:val="454545"/>
            <w:sz w:val="24"/>
            <w:szCs w:val="24"/>
            <w:bdr w:val="none" w:sz="0" w:space="0" w:color="auto" w:frame="1"/>
            <w:shd w:val="clear" w:color="auto" w:fill="FFFFFF"/>
          </w:rPr>
          <w:t>edit</w:t>
        </w:r>
      </w:ins>
    </w:p>
    <w:p w:rsidR="00381399" w:rsidRPr="00381399" w:rsidRDefault="00381399" w:rsidP="00381399">
      <w:pPr>
        <w:shd w:val="clear" w:color="auto" w:fill="FFFFFF"/>
        <w:bidi w:val="0"/>
        <w:spacing w:after="0" w:line="285" w:lineRule="atLeast"/>
        <w:textAlignment w:val="baseline"/>
        <w:rPr>
          <w:ins w:id="390" w:author="Unknown"/>
          <w:rFonts w:ascii="Arial" w:eastAsia="Times New Roman" w:hAnsi="Arial" w:cs="Arial"/>
          <w:sz w:val="24"/>
          <w:szCs w:val="24"/>
        </w:rPr>
      </w:pPr>
      <w:ins w:id="391" w:author="Unknown">
        <w:r w:rsidRPr="00381399">
          <w:rPr>
            <w:rFonts w:ascii="Arial" w:eastAsia="Times New Roman" w:hAnsi="Arial" w:cs="Arial"/>
            <w:i/>
            <w:iCs/>
            <w:color w:val="454545"/>
            <w:sz w:val="24"/>
            <w:szCs w:val="24"/>
            <w:bdr w:val="none" w:sz="0" w:space="0" w:color="auto" w:frame="1"/>
            <w:shd w:val="clear" w:color="auto" w:fill="FFFFFF"/>
          </w:rPr>
          <w:t>play_arrow</w:t>
        </w:r>
      </w:ins>
    </w:p>
    <w:p w:rsidR="00381399" w:rsidRPr="00381399" w:rsidRDefault="00381399" w:rsidP="00381399">
      <w:pPr>
        <w:shd w:val="clear" w:color="auto" w:fill="FFFFFF"/>
        <w:bidi w:val="0"/>
        <w:spacing w:line="285" w:lineRule="atLeast"/>
        <w:textAlignment w:val="baseline"/>
        <w:rPr>
          <w:ins w:id="392" w:author="Unknown"/>
          <w:rFonts w:ascii="Arial" w:eastAsia="Times New Roman" w:hAnsi="Arial" w:cs="Arial"/>
          <w:sz w:val="24"/>
          <w:szCs w:val="24"/>
        </w:rPr>
      </w:pPr>
      <w:ins w:id="393" w:author="Unknown">
        <w:r w:rsidRPr="00381399">
          <w:rPr>
            <w:rFonts w:ascii="Arial" w:eastAsia="Times New Roman" w:hAnsi="Arial" w:cs="Arial"/>
            <w:i/>
            <w:iCs/>
            <w:color w:val="454545"/>
            <w:sz w:val="24"/>
            <w:szCs w:val="24"/>
            <w:bdr w:val="none" w:sz="0" w:space="0" w:color="auto" w:frame="1"/>
            <w:shd w:val="clear" w:color="auto" w:fill="FFFFFF"/>
          </w:rPr>
          <w:t>brightness_4</w:t>
        </w:r>
      </w:ins>
    </w:p>
    <w:tbl>
      <w:tblPr>
        <w:tblW w:w="6780" w:type="dxa"/>
        <w:tblCellMar>
          <w:left w:w="0" w:type="dxa"/>
          <w:right w:w="0" w:type="dxa"/>
        </w:tblCellMar>
        <w:tblLook w:val="04A0" w:firstRow="1" w:lastRow="0" w:firstColumn="1" w:lastColumn="0" w:noHBand="0" w:noVBand="1"/>
      </w:tblPr>
      <w:tblGrid>
        <w:gridCol w:w="6780"/>
      </w:tblGrid>
      <w:tr w:rsidR="00381399" w:rsidRPr="00381399" w:rsidTr="00381399">
        <w:tc>
          <w:tcPr>
            <w:tcW w:w="6780" w:type="dxa"/>
            <w:vAlign w:val="center"/>
            <w:hideMark/>
          </w:tcPr>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CPP program to construct binary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tree from given array in level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order fashion Tree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&lt;bits/stdc++.h&gt;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using</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namespace</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std;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binary tree node has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pointer to left child and 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pointer to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left, * 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Helper function that allocates 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new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newNode(int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node = (Node*)malloc(sizeof(Node));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node-&gt;data =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node-&gt;left = node-&gt;right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insert nodes in level order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insertLevelOrder(int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arr[], 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i,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Base case for recursion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 &lt;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temp = newNode(arr[i]);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 = temp;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insert left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 insertLevelOrder(arr,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2 * i + 1,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insert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 insertLevelOrder(arr,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2 * i + 2,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print tree nodes 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 fashion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inOrder(Node*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inOrder(root-&gt;left);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 &lt;&lt; root-&gt;data &lt;&lt;"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inOrder(root-&gt;right);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Driver program to test above function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main()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arr[] = { 1, 2, 3, 4, 5, 6, 6, 6, 6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 = sizeof(arr)/sizeof(arr[0]);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root = insertLevelOrder(arr, root, 0,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This code is contributed by Chhavi </w:t>
            </w:r>
          </w:p>
        </w:tc>
      </w:tr>
    </w:tbl>
    <w:p w:rsidR="00381399" w:rsidRPr="00381399" w:rsidRDefault="00381399" w:rsidP="00381399">
      <w:pPr>
        <w:bidi w:val="0"/>
        <w:spacing w:after="0" w:line="285" w:lineRule="atLeast"/>
        <w:textAlignment w:val="baseline"/>
        <w:rPr>
          <w:ins w:id="394" w:author="Unknown"/>
          <w:rFonts w:ascii="Times New Roman" w:eastAsia="Times New Roman" w:hAnsi="Times New Roman" w:cs="Times New Roman"/>
          <w:sz w:val="24"/>
          <w:szCs w:val="24"/>
        </w:rPr>
      </w:pPr>
      <w:ins w:id="395" w:author="Unknown">
        <w:r w:rsidRPr="00381399">
          <w:rPr>
            <w:rFonts w:ascii="Arial" w:eastAsia="Times New Roman" w:hAnsi="Arial" w:cs="Arial"/>
            <w:sz w:val="24"/>
            <w:szCs w:val="24"/>
          </w:rPr>
          <w:lastRenderedPageBreak/>
          <w:br/>
        </w:r>
        <w:r w:rsidRPr="00381399">
          <w:rPr>
            <w:rFonts w:ascii="Arial" w:eastAsia="Times New Roman" w:hAnsi="Arial" w:cs="Arial"/>
            <w:b/>
            <w:bCs/>
            <w:sz w:val="24"/>
            <w:szCs w:val="24"/>
            <w:bdr w:val="none" w:sz="0" w:space="0" w:color="auto" w:frame="1"/>
            <w:shd w:val="clear" w:color="auto" w:fill="FFFFFF"/>
          </w:rPr>
          <w:t>Output:</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396" w:author="Unknown"/>
          <w:rFonts w:ascii="Consolas" w:eastAsia="Times New Roman" w:hAnsi="Consolas" w:cs="Consolas"/>
          <w:sz w:val="23"/>
          <w:szCs w:val="23"/>
        </w:rPr>
      </w:pPr>
      <w:ins w:id="397" w:author="Unknown">
        <w:r w:rsidRPr="00381399">
          <w:rPr>
            <w:rFonts w:ascii="Consolas" w:eastAsia="Times New Roman" w:hAnsi="Consolas" w:cs="Consolas"/>
            <w:sz w:val="23"/>
            <w:szCs w:val="23"/>
          </w:rPr>
          <w:t xml:space="preserve">6 4 6 2 5 1 6 3 6 </w:t>
        </w:r>
      </w:ins>
    </w:p>
    <w:p w:rsidR="00381399" w:rsidRPr="00381399" w:rsidRDefault="00381399" w:rsidP="00381399">
      <w:pPr>
        <w:shd w:val="clear" w:color="auto" w:fill="FFFFFF"/>
        <w:bidi w:val="0"/>
        <w:spacing w:after="0" w:line="240" w:lineRule="auto"/>
        <w:textAlignment w:val="baseline"/>
        <w:rPr>
          <w:ins w:id="398" w:author="Unknown"/>
          <w:rFonts w:ascii="Arial" w:eastAsia="Times New Roman" w:hAnsi="Arial" w:cs="Arial"/>
          <w:sz w:val="24"/>
          <w:szCs w:val="24"/>
        </w:rPr>
      </w:pPr>
      <w:ins w:id="399" w:author="Unknown">
        <w:r w:rsidRPr="00381399">
          <w:rPr>
            <w:rFonts w:ascii="Arial" w:eastAsia="Times New Roman" w:hAnsi="Arial" w:cs="Arial"/>
            <w:b/>
            <w:bCs/>
            <w:sz w:val="24"/>
            <w:szCs w:val="24"/>
            <w:bdr w:val="none" w:sz="0" w:space="0" w:color="auto" w:frame="1"/>
          </w:rPr>
          <w:t>Time Complexity</w:t>
        </w:r>
        <w:r w:rsidRPr="00381399">
          <w:rPr>
            <w:rFonts w:ascii="Arial" w:eastAsia="Times New Roman" w:hAnsi="Arial" w:cs="Arial"/>
            <w:sz w:val="24"/>
            <w:szCs w:val="24"/>
          </w:rPr>
          <w:t>: O(n), where n is the total number of nodes in the tree.</w:t>
        </w:r>
      </w:ins>
    </w:p>
    <w:p w:rsidR="00381399" w:rsidRPr="00381399" w:rsidRDefault="00381399" w:rsidP="00381399">
      <w:pPr>
        <w:shd w:val="clear" w:color="auto" w:fill="FFFFFF"/>
        <w:bidi w:val="0"/>
        <w:spacing w:after="0" w:line="240" w:lineRule="auto"/>
        <w:textAlignment w:val="baseline"/>
        <w:rPr>
          <w:ins w:id="400" w:author="Unknown"/>
          <w:rFonts w:ascii="Arial" w:eastAsia="Times New Roman" w:hAnsi="Arial" w:cs="Arial"/>
          <w:sz w:val="24"/>
          <w:szCs w:val="24"/>
        </w:rPr>
      </w:pPr>
      <w:ins w:id="401" w:author="Unknown">
        <w:r w:rsidRPr="00381399">
          <w:rPr>
            <w:rFonts w:ascii="Arial" w:eastAsia="Times New Roman" w:hAnsi="Arial" w:cs="Arial"/>
            <w:sz w:val="24"/>
            <w:szCs w:val="24"/>
          </w:rPr>
          <w:t>This article is contributed by </w:t>
        </w:r>
        <w:r w:rsidRPr="00381399">
          <w:rPr>
            <w:rFonts w:ascii="Arial" w:eastAsia="Times New Roman" w:hAnsi="Arial" w:cs="Arial"/>
            <w:b/>
            <w:bCs/>
            <w:sz w:val="24"/>
            <w:szCs w:val="24"/>
            <w:bdr w:val="none" w:sz="0" w:space="0" w:color="auto" w:frame="1"/>
          </w:rPr>
          <w:fldChar w:fldCharType="begin"/>
        </w:r>
        <w:r w:rsidRPr="00381399">
          <w:rPr>
            <w:rFonts w:ascii="Arial" w:eastAsia="Times New Roman" w:hAnsi="Arial" w:cs="Arial"/>
            <w:b/>
            <w:bCs/>
            <w:sz w:val="24"/>
            <w:szCs w:val="24"/>
            <w:bdr w:val="none" w:sz="0" w:space="0" w:color="auto" w:frame="1"/>
          </w:rPr>
          <w:instrText xml:space="preserve"> HYPERLINK "https://www.facebook.com/haribalaji.ravi" </w:instrText>
        </w:r>
        <w:r w:rsidRPr="00381399">
          <w:rPr>
            <w:rFonts w:ascii="Arial" w:eastAsia="Times New Roman" w:hAnsi="Arial" w:cs="Arial"/>
            <w:b/>
            <w:bCs/>
            <w:sz w:val="24"/>
            <w:szCs w:val="24"/>
            <w:bdr w:val="none" w:sz="0" w:space="0" w:color="auto" w:frame="1"/>
          </w:rPr>
          <w:fldChar w:fldCharType="separate"/>
        </w:r>
        <w:r w:rsidRPr="00381399">
          <w:rPr>
            <w:rFonts w:ascii="Arial" w:eastAsia="Times New Roman" w:hAnsi="Arial" w:cs="Arial"/>
            <w:b/>
            <w:bCs/>
            <w:color w:val="EC4E20"/>
            <w:sz w:val="24"/>
            <w:szCs w:val="24"/>
            <w:bdr w:val="none" w:sz="0" w:space="0" w:color="auto" w:frame="1"/>
          </w:rPr>
          <w:t>Haribalaji R</w:t>
        </w:r>
        <w:r w:rsidRPr="00381399">
          <w:rPr>
            <w:rFonts w:ascii="Arial" w:eastAsia="Times New Roman" w:hAnsi="Arial" w:cs="Arial"/>
            <w:b/>
            <w:bCs/>
            <w:sz w:val="24"/>
            <w:szCs w:val="24"/>
            <w:bdr w:val="none" w:sz="0" w:space="0" w:color="auto" w:frame="1"/>
          </w:rPr>
          <w:fldChar w:fldCharType="end"/>
        </w:r>
        <w:r w:rsidRPr="00381399">
          <w:rPr>
            <w:rFonts w:ascii="Arial" w:eastAsia="Times New Roman" w:hAnsi="Arial" w:cs="Arial"/>
            <w:sz w:val="24"/>
            <w:szCs w:val="24"/>
          </w:rPr>
          <w:t>. If you like GeeksforGeeks and would like to contribute, you can also write an article using </w:t>
        </w:r>
        <w:r w:rsidRPr="00381399">
          <w:rPr>
            <w:rFonts w:ascii="Arial" w:eastAsia="Times New Roman" w:hAnsi="Arial" w:cs="Arial"/>
            <w:sz w:val="24"/>
            <w:szCs w:val="24"/>
          </w:rPr>
          <w:fldChar w:fldCharType="begin"/>
        </w:r>
        <w:r w:rsidRPr="00381399">
          <w:rPr>
            <w:rFonts w:ascii="Arial" w:eastAsia="Times New Roman" w:hAnsi="Arial" w:cs="Arial"/>
            <w:sz w:val="24"/>
            <w:szCs w:val="24"/>
          </w:rPr>
          <w:instrText xml:space="preserve"> HYPERLINK "http://www.contribute.geeksforgeeks.org/" </w:instrText>
        </w:r>
        <w:r w:rsidRPr="00381399">
          <w:rPr>
            <w:rFonts w:ascii="Arial" w:eastAsia="Times New Roman" w:hAnsi="Arial" w:cs="Arial"/>
            <w:sz w:val="24"/>
            <w:szCs w:val="24"/>
          </w:rPr>
          <w:fldChar w:fldCharType="separate"/>
        </w:r>
        <w:r w:rsidRPr="00381399">
          <w:rPr>
            <w:rFonts w:ascii="Arial" w:eastAsia="Times New Roman" w:hAnsi="Arial" w:cs="Arial"/>
            <w:color w:val="EC4E20"/>
            <w:sz w:val="24"/>
            <w:szCs w:val="24"/>
            <w:bdr w:val="none" w:sz="0" w:space="0" w:color="auto" w:frame="1"/>
          </w:rPr>
          <w:t>contribute.geeksforgeeks.org</w:t>
        </w:r>
        <w:r w:rsidRPr="00381399">
          <w:rPr>
            <w:rFonts w:ascii="Arial" w:eastAsia="Times New Roman" w:hAnsi="Arial" w:cs="Arial"/>
            <w:sz w:val="24"/>
            <w:szCs w:val="24"/>
          </w:rPr>
          <w:fldChar w:fldCharType="end"/>
        </w:r>
        <w:r w:rsidRPr="00381399">
          <w:rPr>
            <w:rFonts w:ascii="Arial" w:eastAsia="Times New Roman" w:hAnsi="Arial" w:cs="Arial"/>
            <w:sz w:val="24"/>
            <w:szCs w:val="24"/>
          </w:rPr>
          <w:t> or mail your article to contribute@geeksforgeeks.org. See your article appearing on the GeeksforGeeks main page and help other Geeks.</w:t>
        </w:r>
      </w:ins>
    </w:p>
    <w:p w:rsidR="00381399" w:rsidRPr="00381399" w:rsidRDefault="00381399" w:rsidP="00381399">
      <w:pPr>
        <w:shd w:val="clear" w:color="auto" w:fill="FFFFFF"/>
        <w:bidi w:val="0"/>
        <w:spacing w:after="150" w:line="240" w:lineRule="auto"/>
        <w:textAlignment w:val="baseline"/>
        <w:rPr>
          <w:ins w:id="402" w:author="Unknown"/>
          <w:rFonts w:ascii="Arial" w:eastAsia="Times New Roman" w:hAnsi="Arial" w:cs="Arial"/>
          <w:sz w:val="24"/>
          <w:szCs w:val="24"/>
        </w:rPr>
      </w:pPr>
      <w:ins w:id="403" w:author="Unknown">
        <w:r w:rsidRPr="00381399">
          <w:rPr>
            <w:rFonts w:ascii="Arial" w:eastAsia="Times New Roman" w:hAnsi="Arial" w:cs="Arial"/>
            <w:sz w:val="24"/>
            <w:szCs w:val="24"/>
          </w:rPr>
          <w:t>Please write comments if you find anything incorrect, or you want to share more information about the topic discussed above.</w:t>
        </w:r>
      </w:ins>
    </w:p>
    <w:p w:rsidR="00381399" w:rsidRPr="00381399" w:rsidRDefault="00381399" w:rsidP="00381399">
      <w:pPr>
        <w:pStyle w:val="1"/>
        <w:spacing w:before="0" w:beforeAutospacing="0" w:after="225" w:afterAutospacing="0"/>
        <w:textAlignment w:val="baseline"/>
        <w:rPr>
          <w:b w:val="0"/>
          <w:bCs w:val="0"/>
          <w:sz w:val="42"/>
          <w:szCs w:val="42"/>
        </w:rPr>
      </w:pPr>
      <w:ins w:id="404" w:author="Unknown">
        <w:r w:rsidRPr="00381399">
          <w:rPr>
            <w:rFonts w:ascii="Arial" w:hAnsi="Arial" w:cs="Arial"/>
            <w:sz w:val="24"/>
            <w:szCs w:val="24"/>
          </w:rPr>
          <w:br/>
        </w:r>
      </w:ins>
      <w:r w:rsidRPr="00381399">
        <w:rPr>
          <w:b w:val="0"/>
          <w:bCs w:val="0"/>
          <w:sz w:val="42"/>
          <w:szCs w:val="42"/>
        </w:rPr>
        <w:t>Construct a complete binary tree from given array in level order fashion</w:t>
      </w:r>
    </w:p>
    <w:p w:rsidR="00381399" w:rsidRPr="00381399" w:rsidRDefault="00381399" w:rsidP="00381399">
      <w:pPr>
        <w:shd w:val="clear" w:color="auto" w:fill="FFFFFF"/>
        <w:bidi w:val="0"/>
        <w:spacing w:after="150" w:line="240" w:lineRule="auto"/>
        <w:textAlignment w:val="baseline"/>
        <w:rPr>
          <w:rFonts w:ascii="Arial" w:eastAsia="Times New Roman" w:hAnsi="Arial" w:cs="Arial"/>
          <w:sz w:val="24"/>
          <w:szCs w:val="24"/>
        </w:rPr>
      </w:pPr>
      <w:r w:rsidRPr="00381399">
        <w:rPr>
          <w:rFonts w:ascii="Arial" w:eastAsia="Times New Roman" w:hAnsi="Arial" w:cs="Arial"/>
          <w:sz w:val="24"/>
          <w:szCs w:val="24"/>
        </w:rPr>
        <w:t>Given an array of elements, our task is to construct a complete binary tree from this array in level order fashion. That is, elements from left in the array will be filled in the tree level wise starting from level 0.</w:t>
      </w:r>
    </w:p>
    <w:p w:rsidR="00381399" w:rsidRPr="00381399" w:rsidRDefault="00381399" w:rsidP="00381399">
      <w:pPr>
        <w:shd w:val="clear" w:color="auto" w:fill="FFFFFF"/>
        <w:bidi w:val="0"/>
        <w:spacing w:after="0" w:line="240" w:lineRule="auto"/>
        <w:textAlignment w:val="baseline"/>
        <w:rPr>
          <w:rFonts w:ascii="Arial" w:eastAsia="Times New Roman" w:hAnsi="Arial" w:cs="Arial"/>
          <w:sz w:val="24"/>
          <w:szCs w:val="24"/>
        </w:rPr>
      </w:pPr>
      <w:r w:rsidRPr="00381399">
        <w:rPr>
          <w:rFonts w:ascii="Arial" w:eastAsia="Times New Roman" w:hAnsi="Arial" w:cs="Arial"/>
          <w:b/>
          <w:bCs/>
          <w:sz w:val="24"/>
          <w:szCs w:val="24"/>
          <w:bdr w:val="none" w:sz="0" w:space="0" w:color="auto" w:frame="1"/>
        </w:rPr>
        <w:t>Examples:</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Input  :  arr[] = {1, 2, 3, 4, 5,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Output : Root of the following tree</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1</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lastRenderedPageBreak/>
        <w:t xml:space="preserve">                2   3</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4  5 6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Input: arr[] = {1, 2, 3, 4, 5, 6, 6, 6, 6,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Output: Root of the following tree</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1</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2   3</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4  5 6  6</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 \ /</w:t>
      </w:r>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381399">
        <w:rPr>
          <w:rFonts w:ascii="Consolas" w:eastAsia="Times New Roman" w:hAnsi="Consolas" w:cs="Consolas"/>
          <w:sz w:val="23"/>
          <w:szCs w:val="23"/>
        </w:rPr>
        <w:t xml:space="preserve">             6  6 6</w:t>
      </w:r>
    </w:p>
    <w:p w:rsidR="00381399" w:rsidRPr="00381399" w:rsidRDefault="00381399" w:rsidP="00381399">
      <w:pPr>
        <w:bidi w:val="0"/>
        <w:spacing w:after="0" w:line="285" w:lineRule="atLeast"/>
        <w:textAlignment w:val="baseline"/>
        <w:rPr>
          <w:ins w:id="405" w:author="Unknown"/>
          <w:rFonts w:ascii="Times New Roman" w:eastAsia="Times New Roman" w:hAnsi="Times New Roman" w:cs="Times New Roman"/>
          <w:sz w:val="24"/>
          <w:szCs w:val="24"/>
        </w:rPr>
      </w:pPr>
      <w:ins w:id="406" w:author="Unknown">
        <w:r w:rsidRPr="00381399">
          <w:rPr>
            <w:rFonts w:ascii="Arial" w:eastAsia="Times New Roman" w:hAnsi="Arial" w:cs="Arial"/>
            <w:sz w:val="24"/>
            <w:szCs w:val="24"/>
          </w:rPr>
          <w:br/>
        </w:r>
      </w:ins>
    </w:p>
    <w:p w:rsidR="00381399" w:rsidRPr="00381399" w:rsidRDefault="00381399" w:rsidP="00381399">
      <w:pPr>
        <w:shd w:val="clear" w:color="auto" w:fill="FFFFFF"/>
        <w:bidi w:val="0"/>
        <w:spacing w:after="0" w:line="240" w:lineRule="auto"/>
        <w:jc w:val="both"/>
        <w:textAlignment w:val="baseline"/>
        <w:outlineLvl w:val="1"/>
        <w:rPr>
          <w:ins w:id="407" w:author="Unknown"/>
          <w:rFonts w:ascii="Arial" w:eastAsia="Times New Roman" w:hAnsi="Arial" w:cs="Arial"/>
          <w:b/>
          <w:bCs/>
          <w:sz w:val="27"/>
          <w:szCs w:val="27"/>
        </w:rPr>
      </w:pPr>
      <w:ins w:id="408" w:author="Unknown">
        <w:r w:rsidRPr="00381399">
          <w:rPr>
            <w:rFonts w:ascii="Arial" w:eastAsia="Times New Roman" w:hAnsi="Arial" w:cs="Arial"/>
            <w:b/>
            <w:bCs/>
            <w:sz w:val="27"/>
            <w:szCs w:val="27"/>
          </w:rPr>
          <w:fldChar w:fldCharType="begin"/>
        </w:r>
        <w:r w:rsidRPr="00381399">
          <w:rPr>
            <w:rFonts w:ascii="Arial" w:eastAsia="Times New Roman" w:hAnsi="Arial" w:cs="Arial"/>
            <w:b/>
            <w:bCs/>
            <w:sz w:val="27"/>
            <w:szCs w:val="27"/>
          </w:rPr>
          <w:instrText xml:space="preserve"> HYPERLINK "https://ide.geeksforgeeks.org/" </w:instrText>
        </w:r>
        <w:r w:rsidRPr="00381399">
          <w:rPr>
            <w:rFonts w:ascii="Arial" w:eastAsia="Times New Roman" w:hAnsi="Arial" w:cs="Arial"/>
            <w:b/>
            <w:bCs/>
            <w:sz w:val="27"/>
            <w:szCs w:val="27"/>
          </w:rPr>
          <w:fldChar w:fldCharType="separate"/>
        </w:r>
        <w:r w:rsidRPr="00381399">
          <w:rPr>
            <w:rFonts w:ascii="Arial" w:eastAsia="Times New Roman" w:hAnsi="Arial" w:cs="Arial"/>
            <w:b/>
            <w:bCs/>
            <w:color w:val="EC4E20"/>
            <w:sz w:val="27"/>
            <w:szCs w:val="27"/>
            <w:bdr w:val="none" w:sz="0" w:space="0" w:color="auto" w:frame="1"/>
          </w:rPr>
          <w:t>Recommended: Please try your approach on </w:t>
        </w:r>
        <w:r w:rsidRPr="00381399">
          <w:rPr>
            <w:rFonts w:ascii="Arial" w:eastAsia="Times New Roman" w:hAnsi="Arial" w:cs="Arial"/>
            <w:b/>
            <w:bCs/>
            <w:i/>
            <w:iCs/>
            <w:color w:val="EC4E20"/>
            <w:sz w:val="27"/>
            <w:szCs w:val="27"/>
            <w:u w:val="single"/>
            <w:bdr w:val="none" w:sz="0" w:space="0" w:color="auto" w:frame="1"/>
          </w:rPr>
          <w:t>{IDE}</w:t>
        </w:r>
        <w:r w:rsidRPr="00381399">
          <w:rPr>
            <w:rFonts w:ascii="Arial" w:eastAsia="Times New Roman" w:hAnsi="Arial" w:cs="Arial"/>
            <w:b/>
            <w:bCs/>
            <w:color w:val="EC4E20"/>
            <w:sz w:val="27"/>
            <w:szCs w:val="27"/>
            <w:bdr w:val="none" w:sz="0" w:space="0" w:color="auto" w:frame="1"/>
          </w:rPr>
          <w:t>first, before moving on to the solution.</w:t>
        </w:r>
        <w:r w:rsidRPr="00381399">
          <w:rPr>
            <w:rFonts w:ascii="Arial" w:eastAsia="Times New Roman" w:hAnsi="Arial" w:cs="Arial"/>
            <w:b/>
            <w:bCs/>
            <w:sz w:val="27"/>
            <w:szCs w:val="27"/>
          </w:rPr>
          <w:fldChar w:fldCharType="end"/>
        </w:r>
      </w:ins>
    </w:p>
    <w:p w:rsidR="00381399" w:rsidRPr="00381399" w:rsidRDefault="00381399" w:rsidP="00381399">
      <w:pPr>
        <w:shd w:val="clear" w:color="auto" w:fill="FFFFFF"/>
        <w:bidi w:val="0"/>
        <w:spacing w:after="150" w:line="240" w:lineRule="auto"/>
        <w:textAlignment w:val="baseline"/>
        <w:rPr>
          <w:ins w:id="409" w:author="Unknown"/>
          <w:rFonts w:ascii="Arial" w:eastAsia="Times New Roman" w:hAnsi="Arial" w:cs="Arial"/>
          <w:sz w:val="24"/>
          <w:szCs w:val="24"/>
        </w:rPr>
      </w:pPr>
      <w:ins w:id="410" w:author="Unknown">
        <w:r w:rsidRPr="00381399">
          <w:rPr>
            <w:rFonts w:ascii="Arial" w:eastAsia="Times New Roman" w:hAnsi="Arial" w:cs="Arial"/>
            <w:sz w:val="24"/>
            <w:szCs w:val="24"/>
          </w:rPr>
          <w:t>If we observe carefully we can see that if parent node is at index i in the array then the left child of that node is at index (2*i + 1) and right child is at index (2*i + 2) in the array.</w:t>
        </w:r>
        <w:r w:rsidRPr="00381399">
          <w:rPr>
            <w:rFonts w:ascii="Arial" w:eastAsia="Times New Roman" w:hAnsi="Arial" w:cs="Arial"/>
            <w:sz w:val="24"/>
            <w:szCs w:val="24"/>
          </w:rPr>
          <w:br/>
          <w:t>Using this concept, we can easily insert the left and right nodes by choosing its parent node. We will insert the first element present in the array as the root node at level 0 in the tree and start traversing the array and for every node i we will insert its both childs left and right in the tree.</w:t>
        </w:r>
        <w:r w:rsidRPr="00381399">
          <w:rPr>
            <w:rFonts w:ascii="Arial" w:eastAsia="Times New Roman" w:hAnsi="Arial" w:cs="Arial"/>
            <w:sz w:val="24"/>
            <w:szCs w:val="24"/>
          </w:rPr>
          <w:br/>
          <w:t>Below is the recursive program to do this:</w:t>
        </w:r>
      </w:ins>
    </w:p>
    <w:p w:rsidR="00381399" w:rsidRPr="00381399" w:rsidRDefault="00381399" w:rsidP="00381399">
      <w:pPr>
        <w:shd w:val="clear" w:color="auto" w:fill="FFFFFF"/>
        <w:bidi w:val="0"/>
        <w:spacing w:line="285" w:lineRule="atLeast"/>
        <w:textAlignment w:val="baseline"/>
        <w:rPr>
          <w:ins w:id="411" w:author="Unknown"/>
          <w:rFonts w:ascii="Arial" w:eastAsia="Times New Roman" w:hAnsi="Arial" w:cs="Arial"/>
          <w:sz w:val="24"/>
          <w:szCs w:val="24"/>
        </w:rPr>
      </w:pPr>
    </w:p>
    <w:tbl>
      <w:tblPr>
        <w:tblW w:w="6780" w:type="dxa"/>
        <w:tblCellMar>
          <w:left w:w="0" w:type="dxa"/>
          <w:right w:w="0" w:type="dxa"/>
        </w:tblCellMar>
        <w:tblLook w:val="04A0" w:firstRow="1" w:lastRow="0" w:firstColumn="1" w:lastColumn="0" w:noHBand="0" w:noVBand="1"/>
      </w:tblPr>
      <w:tblGrid>
        <w:gridCol w:w="6780"/>
      </w:tblGrid>
      <w:tr w:rsidR="00381399" w:rsidRPr="00381399" w:rsidTr="00381399">
        <w:tc>
          <w:tcPr>
            <w:tcW w:w="6780" w:type="dxa"/>
            <w:vAlign w:val="center"/>
            <w:hideMark/>
          </w:tcPr>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CPP program to construct binary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tree from given array in level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order fashion Tree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#include &lt;bits/stdc++.h&gt;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using</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namespace</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std;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A binary tree node has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pointer to left child and 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pointer to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struct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left, * 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Helper function that allocates 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new 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newNode(int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node = (Node*)malloc(sizeof(Node));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node-&gt;data = data;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node-&gt;left = node-&gt;right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lastRenderedPageBreak/>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(node);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insert nodes in level order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Node* insertLevelOrder(int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arr[], 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i,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Base case for recursion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 &lt;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temp = newNode(arr[i]);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 = temp;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insert left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 insertLevelOrder(arr,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root-&gt;left, 2 * i + 1,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insert right child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 insertLevelOrder(arr,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root-&gt;right, 2 * i + 2,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return</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Function to print tree nodes 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 fashion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void</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inOrder(Node* 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if</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(root != NULL)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inOrder(root-&gt;left);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cout &lt;&lt; root-&gt;data &lt;&lt;"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inOrder(root-&gt;right);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Driver program to test above function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main()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arr[] = { 1, 2, 3, 4, 5, 6, 6, 6, 6 };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int</w:t>
            </w:r>
            <w:r w:rsidRPr="00381399">
              <w:rPr>
                <w:rFonts w:ascii="Times New Roman" w:eastAsia="Times New Roman" w:hAnsi="Times New Roman" w:cs="Times New Roman"/>
                <w:sz w:val="24"/>
                <w:szCs w:val="24"/>
              </w:rPr>
              <w:t xml:space="preserve"> </w:t>
            </w:r>
            <w:r w:rsidRPr="00381399">
              <w:rPr>
                <w:rFonts w:ascii="Courier New" w:eastAsia="Times New Roman" w:hAnsi="Courier New" w:cs="Courier New"/>
                <w:sz w:val="20"/>
                <w:szCs w:val="20"/>
              </w:rPr>
              <w:t xml:space="preserve">n = sizeof(arr)/sizeof(arr[0]);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Node* root = insertLevelOrder(arr, root, 0, n);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inOrder(root);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w:t>
            </w:r>
            <w:r w:rsidRPr="00381399">
              <w:rPr>
                <w:rFonts w:ascii="Times New Roman" w:eastAsia="Times New Roman" w:hAnsi="Times New Roman" w:cs="Times New Roman"/>
                <w:sz w:val="24"/>
                <w:szCs w:val="24"/>
              </w:rPr>
              <w:t> </w:t>
            </w:r>
          </w:p>
          <w:p w:rsidR="00381399" w:rsidRPr="00381399" w:rsidRDefault="00381399" w:rsidP="00381399">
            <w:pPr>
              <w:bidi w:val="0"/>
              <w:spacing w:after="0" w:line="240" w:lineRule="auto"/>
              <w:rPr>
                <w:rFonts w:ascii="Times New Roman" w:eastAsia="Times New Roman" w:hAnsi="Times New Roman" w:cs="Times New Roman"/>
                <w:sz w:val="24"/>
                <w:szCs w:val="24"/>
              </w:rPr>
            </w:pPr>
            <w:r w:rsidRPr="00381399">
              <w:rPr>
                <w:rFonts w:ascii="Courier New" w:eastAsia="Times New Roman" w:hAnsi="Courier New" w:cs="Courier New"/>
                <w:sz w:val="20"/>
                <w:szCs w:val="20"/>
              </w:rPr>
              <w:t xml:space="preserve">// This code is contributed by Chhavi </w:t>
            </w:r>
          </w:p>
        </w:tc>
      </w:tr>
    </w:tbl>
    <w:p w:rsidR="00381399" w:rsidRPr="00381399" w:rsidRDefault="00381399" w:rsidP="00381399">
      <w:pPr>
        <w:bidi w:val="0"/>
        <w:spacing w:after="0" w:line="285" w:lineRule="atLeast"/>
        <w:textAlignment w:val="baseline"/>
        <w:rPr>
          <w:ins w:id="412" w:author="Unknown"/>
          <w:rFonts w:ascii="Times New Roman" w:eastAsia="Times New Roman" w:hAnsi="Times New Roman" w:cs="Times New Roman"/>
          <w:sz w:val="24"/>
          <w:szCs w:val="24"/>
        </w:rPr>
      </w:pPr>
      <w:ins w:id="413" w:author="Unknown">
        <w:r w:rsidRPr="00381399">
          <w:rPr>
            <w:rFonts w:ascii="Arial" w:eastAsia="Times New Roman" w:hAnsi="Arial" w:cs="Arial"/>
            <w:sz w:val="24"/>
            <w:szCs w:val="24"/>
          </w:rPr>
          <w:lastRenderedPageBreak/>
          <w:br/>
        </w:r>
        <w:r w:rsidRPr="00381399">
          <w:rPr>
            <w:rFonts w:ascii="Arial" w:eastAsia="Times New Roman" w:hAnsi="Arial" w:cs="Arial"/>
            <w:b/>
            <w:bCs/>
            <w:sz w:val="24"/>
            <w:szCs w:val="24"/>
            <w:bdr w:val="none" w:sz="0" w:space="0" w:color="auto" w:frame="1"/>
            <w:shd w:val="clear" w:color="auto" w:fill="FFFFFF"/>
          </w:rPr>
          <w:t>Output:</w:t>
        </w:r>
      </w:ins>
    </w:p>
    <w:p w:rsidR="00381399" w:rsidRPr="00381399" w:rsidRDefault="00381399" w:rsidP="0038139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14" w:author="Unknown"/>
          <w:rFonts w:ascii="Consolas" w:eastAsia="Times New Roman" w:hAnsi="Consolas" w:cs="Consolas"/>
          <w:sz w:val="23"/>
          <w:szCs w:val="23"/>
        </w:rPr>
      </w:pPr>
      <w:ins w:id="415" w:author="Unknown">
        <w:r w:rsidRPr="00381399">
          <w:rPr>
            <w:rFonts w:ascii="Consolas" w:eastAsia="Times New Roman" w:hAnsi="Consolas" w:cs="Consolas"/>
            <w:sz w:val="23"/>
            <w:szCs w:val="23"/>
          </w:rPr>
          <w:t xml:space="preserve">6 4 6 2 5 1 6 3 6 </w:t>
        </w:r>
      </w:ins>
    </w:p>
    <w:p w:rsidR="00381399" w:rsidRPr="00381399" w:rsidRDefault="00381399" w:rsidP="00381399">
      <w:pPr>
        <w:shd w:val="clear" w:color="auto" w:fill="FFFFFF"/>
        <w:bidi w:val="0"/>
        <w:spacing w:after="0" w:line="240" w:lineRule="auto"/>
        <w:textAlignment w:val="baseline"/>
        <w:rPr>
          <w:ins w:id="416" w:author="Unknown"/>
          <w:rFonts w:ascii="Arial" w:eastAsia="Times New Roman" w:hAnsi="Arial" w:cs="Arial"/>
          <w:sz w:val="24"/>
          <w:szCs w:val="24"/>
        </w:rPr>
      </w:pPr>
      <w:ins w:id="417" w:author="Unknown">
        <w:r w:rsidRPr="00381399">
          <w:rPr>
            <w:rFonts w:ascii="Arial" w:eastAsia="Times New Roman" w:hAnsi="Arial" w:cs="Arial"/>
            <w:b/>
            <w:bCs/>
            <w:sz w:val="24"/>
            <w:szCs w:val="24"/>
            <w:bdr w:val="none" w:sz="0" w:space="0" w:color="auto" w:frame="1"/>
          </w:rPr>
          <w:t>Time Complexity</w:t>
        </w:r>
        <w:r w:rsidRPr="00381399">
          <w:rPr>
            <w:rFonts w:ascii="Arial" w:eastAsia="Times New Roman" w:hAnsi="Arial" w:cs="Arial"/>
            <w:sz w:val="24"/>
            <w:szCs w:val="24"/>
          </w:rPr>
          <w:t>: O(n), where n is the total number of nodes in the tree.</w:t>
        </w:r>
      </w:ins>
    </w:p>
    <w:p w:rsidR="00381399" w:rsidRPr="00381399" w:rsidRDefault="00381399" w:rsidP="00381399">
      <w:pPr>
        <w:shd w:val="clear" w:color="auto" w:fill="FFFFFF"/>
        <w:bidi w:val="0"/>
        <w:spacing w:after="0" w:line="240" w:lineRule="auto"/>
        <w:textAlignment w:val="baseline"/>
        <w:rPr>
          <w:ins w:id="418" w:author="Unknown"/>
          <w:rFonts w:ascii="Arial" w:eastAsia="Times New Roman" w:hAnsi="Arial" w:cs="Arial"/>
          <w:sz w:val="24"/>
          <w:szCs w:val="24"/>
        </w:rPr>
      </w:pPr>
      <w:ins w:id="419" w:author="Unknown">
        <w:r w:rsidRPr="00381399">
          <w:rPr>
            <w:rFonts w:ascii="Arial" w:eastAsia="Times New Roman" w:hAnsi="Arial" w:cs="Arial"/>
            <w:sz w:val="24"/>
            <w:szCs w:val="24"/>
          </w:rPr>
          <w:t>This article is contributed by </w:t>
        </w:r>
        <w:r w:rsidRPr="00381399">
          <w:rPr>
            <w:rFonts w:ascii="Arial" w:eastAsia="Times New Roman" w:hAnsi="Arial" w:cs="Arial"/>
            <w:b/>
            <w:bCs/>
            <w:sz w:val="24"/>
            <w:szCs w:val="24"/>
            <w:bdr w:val="none" w:sz="0" w:space="0" w:color="auto" w:frame="1"/>
          </w:rPr>
          <w:fldChar w:fldCharType="begin"/>
        </w:r>
        <w:r w:rsidRPr="00381399">
          <w:rPr>
            <w:rFonts w:ascii="Arial" w:eastAsia="Times New Roman" w:hAnsi="Arial" w:cs="Arial"/>
            <w:b/>
            <w:bCs/>
            <w:sz w:val="24"/>
            <w:szCs w:val="24"/>
            <w:bdr w:val="none" w:sz="0" w:space="0" w:color="auto" w:frame="1"/>
          </w:rPr>
          <w:instrText xml:space="preserve"> HYPERLINK "https://www.facebook.com/haribalaji.ravi" </w:instrText>
        </w:r>
        <w:r w:rsidRPr="00381399">
          <w:rPr>
            <w:rFonts w:ascii="Arial" w:eastAsia="Times New Roman" w:hAnsi="Arial" w:cs="Arial"/>
            <w:b/>
            <w:bCs/>
            <w:sz w:val="24"/>
            <w:szCs w:val="24"/>
            <w:bdr w:val="none" w:sz="0" w:space="0" w:color="auto" w:frame="1"/>
          </w:rPr>
          <w:fldChar w:fldCharType="separate"/>
        </w:r>
        <w:r w:rsidRPr="00381399">
          <w:rPr>
            <w:rFonts w:ascii="Arial" w:eastAsia="Times New Roman" w:hAnsi="Arial" w:cs="Arial"/>
            <w:b/>
            <w:bCs/>
            <w:color w:val="EC4E20"/>
            <w:sz w:val="24"/>
            <w:szCs w:val="24"/>
            <w:bdr w:val="none" w:sz="0" w:space="0" w:color="auto" w:frame="1"/>
          </w:rPr>
          <w:t>Haribalaji R</w:t>
        </w:r>
        <w:r w:rsidRPr="00381399">
          <w:rPr>
            <w:rFonts w:ascii="Arial" w:eastAsia="Times New Roman" w:hAnsi="Arial" w:cs="Arial"/>
            <w:b/>
            <w:bCs/>
            <w:sz w:val="24"/>
            <w:szCs w:val="24"/>
            <w:bdr w:val="none" w:sz="0" w:space="0" w:color="auto" w:frame="1"/>
          </w:rPr>
          <w:fldChar w:fldCharType="end"/>
        </w:r>
        <w:r w:rsidRPr="00381399">
          <w:rPr>
            <w:rFonts w:ascii="Arial" w:eastAsia="Times New Roman" w:hAnsi="Arial" w:cs="Arial"/>
            <w:sz w:val="24"/>
            <w:szCs w:val="24"/>
          </w:rPr>
          <w:t xml:space="preserve">. </w:t>
        </w:r>
      </w:ins>
    </w:p>
    <w:p w:rsidR="00381399" w:rsidRPr="00381399" w:rsidRDefault="00381399" w:rsidP="00381399">
      <w:pPr>
        <w:jc w:val="center"/>
        <w:rPr>
          <w:sz w:val="28"/>
          <w:szCs w:val="28"/>
          <w:u w:val="single"/>
          <w:rtl/>
        </w:rPr>
      </w:pPr>
      <w:ins w:id="420" w:author="Unknown">
        <w:r w:rsidRPr="00381399">
          <w:rPr>
            <w:rFonts w:ascii="Arial" w:eastAsia="Times New Roman" w:hAnsi="Arial" w:cs="Arial"/>
            <w:sz w:val="24"/>
            <w:szCs w:val="24"/>
          </w:rPr>
          <w:br/>
        </w:r>
      </w:ins>
    </w:p>
    <w:p w:rsidR="00082FDB" w:rsidRPr="00082FDB" w:rsidRDefault="00082FDB" w:rsidP="00082FDB">
      <w:pPr>
        <w:bidi w:val="0"/>
        <w:spacing w:after="225" w:line="240" w:lineRule="auto"/>
        <w:textAlignment w:val="baseline"/>
        <w:outlineLvl w:val="0"/>
        <w:rPr>
          <w:rFonts w:ascii="Times New Roman" w:eastAsia="Times New Roman" w:hAnsi="Times New Roman" w:cs="Times New Roman"/>
          <w:kern w:val="36"/>
          <w:sz w:val="42"/>
          <w:szCs w:val="42"/>
        </w:rPr>
      </w:pPr>
      <w:r w:rsidRPr="00082FDB">
        <w:rPr>
          <w:rFonts w:ascii="Times New Roman" w:eastAsia="Times New Roman" w:hAnsi="Times New Roman" w:cs="Times New Roman"/>
          <w:kern w:val="36"/>
          <w:sz w:val="42"/>
          <w:szCs w:val="42"/>
        </w:rPr>
        <w:t>Check whether a binary tree is a complete tree or not | Set 2 (Recursive Solution)</w:t>
      </w:r>
    </w:p>
    <w:p w:rsidR="00082FDB" w:rsidRPr="00082FDB" w:rsidRDefault="00082FDB" w:rsidP="00082FDB">
      <w:pPr>
        <w:bidi w:val="0"/>
        <w:spacing w:after="0" w:line="240" w:lineRule="auto"/>
        <w:textAlignment w:val="baseline"/>
        <w:rPr>
          <w:rFonts w:ascii="Arial" w:eastAsia="Times New Roman" w:hAnsi="Arial" w:cs="Arial"/>
          <w:sz w:val="24"/>
          <w:szCs w:val="24"/>
        </w:rPr>
      </w:pPr>
      <w:r w:rsidRPr="00082FDB">
        <w:rPr>
          <w:rFonts w:ascii="Arial" w:eastAsia="Times New Roman" w:hAnsi="Arial" w:cs="Arial"/>
          <w:sz w:val="24"/>
          <w:szCs w:val="24"/>
        </w:rPr>
        <w:lastRenderedPageBreak/>
        <w:t>A complete binary tree is a binary tree whose all levels except the last level are completely filled and all the leaves in the last level are all to the left side. More information about complete binary trees can be found </w:t>
      </w:r>
      <w:hyperlink r:id="rId22" w:history="1">
        <w:r w:rsidRPr="00082FDB">
          <w:rPr>
            <w:rFonts w:ascii="Arial" w:eastAsia="Times New Roman" w:hAnsi="Arial" w:cs="Arial"/>
            <w:color w:val="EC4E20"/>
            <w:sz w:val="24"/>
            <w:szCs w:val="24"/>
            <w:u w:val="single"/>
            <w:bdr w:val="none" w:sz="0" w:space="0" w:color="auto" w:frame="1"/>
          </w:rPr>
          <w:t>here</w:t>
        </w:r>
      </w:hyperlink>
      <w:r w:rsidRPr="00082FDB">
        <w:rPr>
          <w:rFonts w:ascii="Arial" w:eastAsia="Times New Roman" w:hAnsi="Arial" w:cs="Arial"/>
          <w:sz w:val="24"/>
          <w:szCs w:val="24"/>
        </w:rPr>
        <w:t>.</w:t>
      </w:r>
    </w:p>
    <w:p w:rsidR="00082FDB" w:rsidRPr="00082FDB" w:rsidRDefault="00082FDB" w:rsidP="00082FDB">
      <w:pPr>
        <w:bidi w:val="0"/>
        <w:spacing w:after="150" w:line="240" w:lineRule="auto"/>
        <w:textAlignment w:val="baseline"/>
        <w:rPr>
          <w:rFonts w:ascii="Arial" w:eastAsia="Times New Roman" w:hAnsi="Arial" w:cs="Arial"/>
          <w:sz w:val="24"/>
          <w:szCs w:val="24"/>
        </w:rPr>
      </w:pPr>
      <w:r w:rsidRPr="00082FDB">
        <w:rPr>
          <w:rFonts w:ascii="Arial" w:eastAsia="Times New Roman" w:hAnsi="Arial" w:cs="Arial"/>
          <w:sz w:val="24"/>
          <w:szCs w:val="24"/>
        </w:rPr>
        <w:t>For Example:-</w:t>
      </w:r>
    </w:p>
    <w:p w:rsidR="00082FDB" w:rsidRDefault="00082FDB" w:rsidP="00082FDB">
      <w:pPr>
        <w:bidi w:val="0"/>
        <w:spacing w:after="150" w:line="240" w:lineRule="auto"/>
        <w:textAlignment w:val="baseline"/>
        <w:rPr>
          <w:noProof/>
        </w:rPr>
      </w:pPr>
      <w:r w:rsidRPr="00082FDB">
        <w:rPr>
          <w:rFonts w:ascii="Arial" w:eastAsia="Times New Roman" w:hAnsi="Arial" w:cs="Arial"/>
          <w:sz w:val="24"/>
          <w:szCs w:val="24"/>
        </w:rPr>
        <w:t>Below tree is a Complete Binary Tree (All nodes till the second last nodes are filled and all leaves are to the left side)</w:t>
      </w:r>
      <w:r w:rsidRPr="00082FDB">
        <w:rPr>
          <w:rFonts w:ascii="Arial" w:eastAsia="Times New Roman" w:hAnsi="Arial" w:cs="Arial"/>
          <w:sz w:val="24"/>
          <w:szCs w:val="24"/>
        </w:rPr>
        <w:br/>
      </w:r>
    </w:p>
    <w:p w:rsidR="00082FDB" w:rsidRPr="00082FDB" w:rsidRDefault="00082FDB" w:rsidP="00082FDB">
      <w:pPr>
        <w:bidi w:val="0"/>
        <w:spacing w:after="150" w:line="240" w:lineRule="auto"/>
        <w:textAlignment w:val="baseline"/>
        <w:rPr>
          <w:rFonts w:ascii="Arial" w:eastAsia="Times New Roman" w:hAnsi="Arial" w:cs="Arial"/>
          <w:sz w:val="24"/>
          <w:szCs w:val="24"/>
        </w:rPr>
      </w:pPr>
      <w:r>
        <w:rPr>
          <w:noProof/>
        </w:rPr>
        <w:drawing>
          <wp:inline distT="0" distB="0" distL="0" distR="0" wp14:anchorId="098B5B27" wp14:editId="4234AF66">
            <wp:extent cx="3905250" cy="2724593"/>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212" t="51693" r="46727" b="21219"/>
                    <a:stretch/>
                  </pic:blipFill>
                  <pic:spPr bwMode="auto">
                    <a:xfrm>
                      <a:off x="0" y="0"/>
                      <a:ext cx="3905134" cy="2724512"/>
                    </a:xfrm>
                    <a:prstGeom prst="rect">
                      <a:avLst/>
                    </a:prstGeom>
                    <a:ln>
                      <a:noFill/>
                    </a:ln>
                    <a:extLst>
                      <a:ext uri="{53640926-AAD7-44D8-BBD7-CCE9431645EC}">
                        <a14:shadowObscured xmlns:a14="http://schemas.microsoft.com/office/drawing/2010/main"/>
                      </a:ext>
                    </a:extLst>
                  </pic:spPr>
                </pic:pic>
              </a:graphicData>
            </a:graphic>
          </wp:inline>
        </w:drawing>
      </w:r>
    </w:p>
    <w:p w:rsidR="00082FDB" w:rsidRPr="00082FDB" w:rsidRDefault="00082FDB" w:rsidP="00082FDB">
      <w:pPr>
        <w:bidi w:val="0"/>
        <w:spacing w:after="0" w:line="285" w:lineRule="atLeast"/>
        <w:jc w:val="both"/>
        <w:textAlignment w:val="baseline"/>
        <w:rPr>
          <w:ins w:id="421" w:author="Unknown"/>
          <w:rFonts w:ascii="Arial" w:eastAsia="Times New Roman" w:hAnsi="Arial" w:cs="Arial"/>
          <w:sz w:val="24"/>
          <w:szCs w:val="24"/>
        </w:rPr>
      </w:pPr>
      <w:ins w:id="422" w:author="Unknown">
        <w:r w:rsidRPr="00082FDB">
          <w:rPr>
            <w:rFonts w:ascii="Arial" w:eastAsia="Times New Roman" w:hAnsi="Arial" w:cs="Arial"/>
            <w:sz w:val="24"/>
            <w:szCs w:val="24"/>
          </w:rPr>
          <w:br/>
        </w:r>
      </w:ins>
    </w:p>
    <w:p w:rsidR="00082FDB" w:rsidRPr="00082FDB" w:rsidRDefault="00082FDB" w:rsidP="00082FDB">
      <w:pPr>
        <w:bidi w:val="0"/>
        <w:spacing w:after="0" w:line="240" w:lineRule="auto"/>
        <w:textAlignment w:val="baseline"/>
        <w:rPr>
          <w:ins w:id="423" w:author="Unknown"/>
          <w:rFonts w:ascii="Arial" w:eastAsia="Times New Roman" w:hAnsi="Arial" w:cs="Arial"/>
          <w:sz w:val="24"/>
          <w:szCs w:val="24"/>
        </w:rPr>
      </w:pPr>
      <w:ins w:id="424" w:author="Unknown">
        <w:r w:rsidRPr="00082FDB">
          <w:rPr>
            <w:rFonts w:ascii="Arial" w:eastAsia="Times New Roman" w:hAnsi="Arial" w:cs="Arial"/>
            <w:sz w:val="24"/>
            <w:szCs w:val="24"/>
          </w:rPr>
          <w:t>An iterative solution for this problem is discussed in below post.</w:t>
        </w:r>
        <w:r w:rsidRPr="00082FDB">
          <w:rPr>
            <w:rFonts w:ascii="Arial" w:eastAsia="Times New Roman" w:hAnsi="Arial" w:cs="Arial"/>
            <w:sz w:val="24"/>
            <w:szCs w:val="24"/>
          </w:rPr>
          <w:br/>
        </w:r>
        <w:r w:rsidRPr="00082FDB">
          <w:rPr>
            <w:rFonts w:ascii="Arial" w:eastAsia="Times New Roman" w:hAnsi="Arial" w:cs="Arial"/>
            <w:sz w:val="24"/>
            <w:szCs w:val="24"/>
          </w:rPr>
          <w:fldChar w:fldCharType="begin"/>
        </w:r>
        <w:r w:rsidRPr="00082FDB">
          <w:rPr>
            <w:rFonts w:ascii="Arial" w:eastAsia="Times New Roman" w:hAnsi="Arial" w:cs="Arial"/>
            <w:sz w:val="24"/>
            <w:szCs w:val="24"/>
          </w:rPr>
          <w:instrText xml:space="preserve"> HYPERLINK "https://www.geeksforgeeks.org/check-if-a-given-binary-tree-is-complete-tree-or-not/" </w:instrText>
        </w:r>
        <w:r w:rsidRPr="00082FDB">
          <w:rPr>
            <w:rFonts w:ascii="Arial" w:eastAsia="Times New Roman" w:hAnsi="Arial" w:cs="Arial"/>
            <w:sz w:val="24"/>
            <w:szCs w:val="24"/>
          </w:rPr>
          <w:fldChar w:fldCharType="separate"/>
        </w:r>
        <w:r w:rsidRPr="00082FDB">
          <w:rPr>
            <w:rFonts w:ascii="Arial" w:eastAsia="Times New Roman" w:hAnsi="Arial" w:cs="Arial"/>
            <w:color w:val="EC4E20"/>
            <w:sz w:val="24"/>
            <w:szCs w:val="24"/>
            <w:u w:val="single"/>
            <w:bdr w:val="none" w:sz="0" w:space="0" w:color="auto" w:frame="1"/>
          </w:rPr>
          <w:t>Check whether a given Binary Tree is Complete or not | Set 1 (Using Level Order Traversal)</w:t>
        </w:r>
        <w:r w:rsidRPr="00082FDB">
          <w:rPr>
            <w:rFonts w:ascii="Arial" w:eastAsia="Times New Roman" w:hAnsi="Arial" w:cs="Arial"/>
            <w:sz w:val="24"/>
            <w:szCs w:val="24"/>
          </w:rPr>
          <w:fldChar w:fldCharType="end"/>
        </w:r>
      </w:ins>
    </w:p>
    <w:p w:rsidR="00082FDB" w:rsidRPr="00082FDB" w:rsidRDefault="00082FDB" w:rsidP="00082FDB">
      <w:pPr>
        <w:bidi w:val="0"/>
        <w:spacing w:after="150" w:line="240" w:lineRule="auto"/>
        <w:textAlignment w:val="baseline"/>
        <w:rPr>
          <w:ins w:id="425" w:author="Unknown"/>
          <w:rFonts w:ascii="Arial" w:eastAsia="Times New Roman" w:hAnsi="Arial" w:cs="Arial"/>
          <w:sz w:val="24"/>
          <w:szCs w:val="24"/>
        </w:rPr>
      </w:pPr>
      <w:ins w:id="426" w:author="Unknown">
        <w:r w:rsidRPr="00082FDB">
          <w:rPr>
            <w:rFonts w:ascii="Arial" w:eastAsia="Times New Roman" w:hAnsi="Arial" w:cs="Arial"/>
            <w:sz w:val="24"/>
            <w:szCs w:val="24"/>
          </w:rPr>
          <w:t>In this post a recursive solution is discussed.</w:t>
        </w:r>
      </w:ins>
    </w:p>
    <w:p w:rsidR="00082FDB" w:rsidRPr="00082FDB" w:rsidRDefault="00082FDB" w:rsidP="00082FDB">
      <w:pPr>
        <w:bidi w:val="0"/>
        <w:spacing w:after="150" w:line="240" w:lineRule="auto"/>
        <w:textAlignment w:val="baseline"/>
        <w:rPr>
          <w:ins w:id="427" w:author="Unknown"/>
          <w:rFonts w:ascii="Arial" w:eastAsia="Times New Roman" w:hAnsi="Arial" w:cs="Arial"/>
          <w:sz w:val="24"/>
          <w:szCs w:val="24"/>
        </w:rPr>
      </w:pPr>
      <w:ins w:id="428" w:author="Unknown">
        <w:r w:rsidRPr="00082FDB">
          <w:rPr>
            <w:rFonts w:ascii="Arial" w:eastAsia="Times New Roman" w:hAnsi="Arial" w:cs="Arial"/>
            <w:sz w:val="24"/>
            <w:szCs w:val="24"/>
          </w:rPr>
          <w:t>In the array representation of a binary tree, if the parent node is assigned an index of ‘i’ and left child gets assigned an index of ‘2*i + 1’ while the right child is assigned an index of ‘2*i + 2’. If we represent the above binary tree as an array with the respective indices assigned to the different nodes of the tree above from top to down and left to right.</w:t>
        </w:r>
      </w:ins>
    </w:p>
    <w:p w:rsidR="00082FDB" w:rsidRPr="00082FDB" w:rsidRDefault="00082FDB" w:rsidP="00082FDB">
      <w:pPr>
        <w:bidi w:val="0"/>
        <w:spacing w:after="150" w:line="240" w:lineRule="auto"/>
        <w:textAlignment w:val="baseline"/>
        <w:rPr>
          <w:ins w:id="429" w:author="Unknown"/>
          <w:rFonts w:ascii="Arial" w:eastAsia="Times New Roman" w:hAnsi="Arial" w:cs="Arial"/>
          <w:sz w:val="24"/>
          <w:szCs w:val="24"/>
        </w:rPr>
      </w:pPr>
      <w:ins w:id="430" w:author="Unknown">
        <w:r w:rsidRPr="00082FDB">
          <w:rPr>
            <w:rFonts w:ascii="Arial" w:eastAsia="Times New Roman" w:hAnsi="Arial" w:cs="Arial"/>
            <w:sz w:val="24"/>
            <w:szCs w:val="24"/>
          </w:rPr>
          <w:t>Hence we proceed in the following manner in order to check if the binary tree is complete binary tree.</w:t>
        </w:r>
      </w:ins>
    </w:p>
    <w:p w:rsidR="00082FDB" w:rsidRPr="00082FDB" w:rsidRDefault="00082FDB" w:rsidP="00082FDB">
      <w:pPr>
        <w:numPr>
          <w:ilvl w:val="0"/>
          <w:numId w:val="4"/>
        </w:numPr>
        <w:bidi w:val="0"/>
        <w:spacing w:after="0" w:line="240" w:lineRule="auto"/>
        <w:ind w:left="540"/>
        <w:textAlignment w:val="baseline"/>
        <w:rPr>
          <w:ins w:id="431" w:author="Unknown"/>
          <w:rFonts w:ascii="Arial" w:eastAsia="Times New Roman" w:hAnsi="Arial" w:cs="Arial"/>
          <w:sz w:val="24"/>
          <w:szCs w:val="24"/>
        </w:rPr>
      </w:pPr>
      <w:ins w:id="432" w:author="Unknown">
        <w:r w:rsidRPr="00082FDB">
          <w:rPr>
            <w:rFonts w:ascii="Arial" w:eastAsia="Times New Roman" w:hAnsi="Arial" w:cs="Arial"/>
            <w:sz w:val="24"/>
            <w:szCs w:val="24"/>
          </w:rPr>
          <w:t>Calculate the number of nodes (count) in the binary tree.</w:t>
        </w:r>
      </w:ins>
    </w:p>
    <w:p w:rsidR="00082FDB" w:rsidRPr="00082FDB" w:rsidRDefault="00082FDB" w:rsidP="00082FDB">
      <w:pPr>
        <w:numPr>
          <w:ilvl w:val="0"/>
          <w:numId w:val="4"/>
        </w:numPr>
        <w:bidi w:val="0"/>
        <w:spacing w:after="0" w:line="240" w:lineRule="auto"/>
        <w:ind w:left="540"/>
        <w:textAlignment w:val="baseline"/>
        <w:rPr>
          <w:ins w:id="433" w:author="Unknown"/>
          <w:rFonts w:ascii="Arial" w:eastAsia="Times New Roman" w:hAnsi="Arial" w:cs="Arial"/>
          <w:sz w:val="24"/>
          <w:szCs w:val="24"/>
        </w:rPr>
      </w:pPr>
      <w:ins w:id="434" w:author="Unknown">
        <w:r w:rsidRPr="00082FDB">
          <w:rPr>
            <w:rFonts w:ascii="Arial" w:eastAsia="Times New Roman" w:hAnsi="Arial" w:cs="Arial"/>
            <w:sz w:val="24"/>
            <w:szCs w:val="24"/>
          </w:rPr>
          <w:t>Start recursion of the binary tree from the root node of the binary tree with index (i) being set as 0 and the number of nodes in the binary (count).</w:t>
        </w:r>
      </w:ins>
    </w:p>
    <w:p w:rsidR="00082FDB" w:rsidRPr="00082FDB" w:rsidRDefault="00082FDB" w:rsidP="00082FDB">
      <w:pPr>
        <w:numPr>
          <w:ilvl w:val="0"/>
          <w:numId w:val="4"/>
        </w:numPr>
        <w:bidi w:val="0"/>
        <w:spacing w:after="0" w:line="240" w:lineRule="auto"/>
        <w:ind w:left="540"/>
        <w:textAlignment w:val="baseline"/>
        <w:rPr>
          <w:ins w:id="435" w:author="Unknown"/>
          <w:rFonts w:ascii="Arial" w:eastAsia="Times New Roman" w:hAnsi="Arial" w:cs="Arial"/>
          <w:sz w:val="24"/>
          <w:szCs w:val="24"/>
        </w:rPr>
      </w:pPr>
      <w:ins w:id="436" w:author="Unknown">
        <w:r w:rsidRPr="00082FDB">
          <w:rPr>
            <w:rFonts w:ascii="Arial" w:eastAsia="Times New Roman" w:hAnsi="Arial" w:cs="Arial"/>
            <w:sz w:val="24"/>
            <w:szCs w:val="24"/>
          </w:rPr>
          <w:t>If the current node under examination is NULL, then the tree is a complete binary tree. Return true.</w:t>
        </w:r>
      </w:ins>
    </w:p>
    <w:p w:rsidR="00082FDB" w:rsidRPr="00082FDB" w:rsidRDefault="00082FDB" w:rsidP="00082FDB">
      <w:pPr>
        <w:numPr>
          <w:ilvl w:val="0"/>
          <w:numId w:val="4"/>
        </w:numPr>
        <w:bidi w:val="0"/>
        <w:spacing w:after="0" w:line="240" w:lineRule="auto"/>
        <w:ind w:left="540"/>
        <w:textAlignment w:val="baseline"/>
        <w:rPr>
          <w:ins w:id="437" w:author="Unknown"/>
          <w:rFonts w:ascii="Arial" w:eastAsia="Times New Roman" w:hAnsi="Arial" w:cs="Arial"/>
          <w:sz w:val="24"/>
          <w:szCs w:val="24"/>
        </w:rPr>
      </w:pPr>
      <w:ins w:id="438" w:author="Unknown">
        <w:r w:rsidRPr="00082FDB">
          <w:rPr>
            <w:rFonts w:ascii="Arial" w:eastAsia="Times New Roman" w:hAnsi="Arial" w:cs="Arial"/>
            <w:sz w:val="24"/>
            <w:szCs w:val="24"/>
          </w:rPr>
          <w:t>If index (i) of the current node is greater than or equal to the number of nodes in the binary tree (count) i.e. (i&gt;= count), then the tree is not a complete binary. Return false.</w:t>
        </w:r>
      </w:ins>
    </w:p>
    <w:p w:rsidR="00082FDB" w:rsidRPr="00082FDB" w:rsidRDefault="00082FDB" w:rsidP="00082FDB">
      <w:pPr>
        <w:numPr>
          <w:ilvl w:val="0"/>
          <w:numId w:val="4"/>
        </w:numPr>
        <w:bidi w:val="0"/>
        <w:spacing w:after="0" w:line="240" w:lineRule="auto"/>
        <w:ind w:left="540"/>
        <w:textAlignment w:val="baseline"/>
        <w:rPr>
          <w:ins w:id="439" w:author="Unknown"/>
          <w:rFonts w:ascii="Arial" w:eastAsia="Times New Roman" w:hAnsi="Arial" w:cs="Arial"/>
          <w:sz w:val="24"/>
          <w:szCs w:val="24"/>
        </w:rPr>
      </w:pPr>
      <w:ins w:id="440" w:author="Unknown">
        <w:r w:rsidRPr="00082FDB">
          <w:rPr>
            <w:rFonts w:ascii="Arial" w:eastAsia="Times New Roman" w:hAnsi="Arial" w:cs="Arial"/>
            <w:sz w:val="24"/>
            <w:szCs w:val="24"/>
          </w:rPr>
          <w:t>Recursively check the left and right sub-trees of the binary tree for same condition. For the left sub-tree use the index as (2*i + 1) while for the right sub-tree use the index as (2*i + 2).</w:t>
        </w:r>
      </w:ins>
    </w:p>
    <w:p w:rsidR="00082FDB" w:rsidRPr="00082FDB" w:rsidRDefault="00082FDB" w:rsidP="00082FDB">
      <w:pPr>
        <w:bidi w:val="0"/>
        <w:spacing w:after="150" w:line="240" w:lineRule="auto"/>
        <w:textAlignment w:val="baseline"/>
        <w:rPr>
          <w:ins w:id="441" w:author="Unknown"/>
          <w:rFonts w:ascii="Arial" w:eastAsia="Times New Roman" w:hAnsi="Arial" w:cs="Arial"/>
          <w:sz w:val="24"/>
          <w:szCs w:val="24"/>
        </w:rPr>
      </w:pPr>
      <w:ins w:id="442" w:author="Unknown">
        <w:r w:rsidRPr="00082FDB">
          <w:rPr>
            <w:rFonts w:ascii="Arial" w:eastAsia="Times New Roman" w:hAnsi="Arial" w:cs="Arial"/>
            <w:sz w:val="24"/>
            <w:szCs w:val="24"/>
          </w:rPr>
          <w:t>The time complexity of the above algorithm is O(n). Following is the code for checking if a binary tree is a complete binary tree.</w:t>
        </w:r>
      </w:ins>
    </w:p>
    <w:p w:rsidR="00082FDB" w:rsidRPr="00082FDB" w:rsidRDefault="00082FDB" w:rsidP="00082FDB">
      <w:pPr>
        <w:shd w:val="clear" w:color="auto" w:fill="FFFFFF"/>
        <w:bidi w:val="0"/>
        <w:spacing w:line="285" w:lineRule="atLeast"/>
        <w:textAlignment w:val="baseline"/>
        <w:rPr>
          <w:ins w:id="443" w:author="Unknown"/>
          <w:rFonts w:ascii="Arial" w:eastAsia="Times New Roman" w:hAnsi="Arial" w:cs="Arial"/>
          <w:sz w:val="24"/>
          <w:szCs w:val="24"/>
        </w:rPr>
      </w:pPr>
    </w:p>
    <w:tbl>
      <w:tblPr>
        <w:tblW w:w="8370" w:type="dxa"/>
        <w:tblCellMar>
          <w:left w:w="0" w:type="dxa"/>
          <w:right w:w="0" w:type="dxa"/>
        </w:tblCellMar>
        <w:tblLook w:val="04A0" w:firstRow="1" w:lastRow="0" w:firstColumn="1" w:lastColumn="0" w:noHBand="0" w:noVBand="1"/>
      </w:tblPr>
      <w:tblGrid>
        <w:gridCol w:w="8370"/>
      </w:tblGrid>
      <w:tr w:rsidR="00082FDB" w:rsidRPr="00082FDB" w:rsidTr="00082FDB">
        <w:tc>
          <w:tcPr>
            <w:tcW w:w="8370" w:type="dxa"/>
            <w:vAlign w:val="center"/>
            <w:hideMark/>
          </w:tcPr>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C++ program to checks if a binary tree complete ot not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#include&lt;bits/stdc++.h&gt;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#include&lt;stdbool.h&gt;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lastRenderedPageBreak/>
              <w:t>using</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namespace</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std;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Tree node structure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class</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Node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public: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key;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Node *left, *right;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Node *newNode(char</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k)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Node *node = ( Node*)malloc(sizeof( Node));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node-&gt;key = k;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node-&gt;right = node-&gt;left = NULL;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node;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Helper function that allocates a new node with the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given key and NULL left and right pointer.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This function counts the number of nodes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in a binary tree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unsigned 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countNodes(Node* root)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if</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(root == NULL)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(0);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(1 + countNodes(root-&gt;left) +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countNodes(root-&gt;right));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This function checks if the binary tree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is complete or not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bool</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isComplete ( Node* root, unsigned 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index,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unsigned 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number_nodes)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An empty tree is complete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if</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(root == NULL)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(true);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If index assigned to current node is more than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number of nodes in tree, then tree is not complete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if</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(index &gt;= number_nodes)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(false);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Recur for left and right subtrees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(isComplete(root-&gt;left, 2*index + 1, number_nodes) &amp;&amp;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isComplete(root-&gt;right, 2*index + 2, number_nodes));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Driver code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main()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Node n1;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 Let us create tree in the last diagram above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Node* root = NULL;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root = n1.newNode(1);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root-&gt;left = n1.newNode(2);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lastRenderedPageBreak/>
              <w:t xml:space="preserve">    root-&gt;right = n1.newNode(3);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root-&gt;left-&gt;left = n1.newNode(4);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root-&gt;left-&gt;right = n1.newNode(5);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root-&gt;right-&gt;right = n1.newNode(6);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unsigned 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node_count = countNodes(root);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unsigned int</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index = 0;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if</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(isComplete(root, index, node_count))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cout &lt;&lt; "The Binary Tree is complete\n";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else</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cout &lt;&lt; "The Binary Tree is not complete\n";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return</w:t>
            </w:r>
            <w:r w:rsidRPr="00082FDB">
              <w:rPr>
                <w:rFonts w:ascii="Times New Roman" w:eastAsia="Times New Roman" w:hAnsi="Times New Roman" w:cs="Times New Roman"/>
                <w:sz w:val="24"/>
                <w:szCs w:val="24"/>
              </w:rPr>
              <w:t xml:space="preserve"> </w:t>
            </w:r>
            <w:r w:rsidRPr="00082FDB">
              <w:rPr>
                <w:rFonts w:ascii="Courier New" w:eastAsia="Times New Roman" w:hAnsi="Courier New" w:cs="Courier New"/>
                <w:sz w:val="20"/>
                <w:szCs w:val="20"/>
              </w:rPr>
              <w:t xml:space="preserve">(0);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w:t>
            </w:r>
            <w:r w:rsidRPr="00082FDB">
              <w:rPr>
                <w:rFonts w:ascii="Times New Roman" w:eastAsia="Times New Roman" w:hAnsi="Times New Roman" w:cs="Times New Roman"/>
                <w:sz w:val="24"/>
                <w:szCs w:val="24"/>
              </w:rPr>
              <w:t> </w:t>
            </w:r>
          </w:p>
          <w:p w:rsidR="00082FDB" w:rsidRPr="00082FDB" w:rsidRDefault="00082FDB" w:rsidP="00082FDB">
            <w:pPr>
              <w:bidi w:val="0"/>
              <w:spacing w:after="0" w:line="240" w:lineRule="auto"/>
              <w:rPr>
                <w:rFonts w:ascii="Times New Roman" w:eastAsia="Times New Roman" w:hAnsi="Times New Roman" w:cs="Times New Roman"/>
                <w:sz w:val="24"/>
                <w:szCs w:val="24"/>
              </w:rPr>
            </w:pPr>
            <w:r w:rsidRPr="00082FDB">
              <w:rPr>
                <w:rFonts w:ascii="Courier New" w:eastAsia="Times New Roman" w:hAnsi="Courier New" w:cs="Courier New"/>
                <w:sz w:val="20"/>
                <w:szCs w:val="20"/>
              </w:rPr>
              <w:t xml:space="preserve">// This code is contributed by SoumikMondal </w:t>
            </w:r>
          </w:p>
        </w:tc>
      </w:tr>
    </w:tbl>
    <w:p w:rsidR="00082FDB" w:rsidRPr="00082FDB" w:rsidRDefault="00082FDB" w:rsidP="00082FDB">
      <w:pPr>
        <w:bidi w:val="0"/>
        <w:spacing w:after="0" w:line="285" w:lineRule="atLeast"/>
        <w:jc w:val="both"/>
        <w:textAlignment w:val="baseline"/>
        <w:rPr>
          <w:ins w:id="444" w:author="Unknown"/>
          <w:rFonts w:ascii="Arial" w:eastAsia="Times New Roman" w:hAnsi="Arial" w:cs="Arial"/>
          <w:sz w:val="24"/>
          <w:szCs w:val="24"/>
        </w:rPr>
      </w:pPr>
      <w:ins w:id="445" w:author="Unknown">
        <w:r w:rsidRPr="00082FDB">
          <w:rPr>
            <w:rFonts w:ascii="Arial" w:eastAsia="Times New Roman" w:hAnsi="Arial" w:cs="Arial"/>
            <w:sz w:val="24"/>
            <w:szCs w:val="24"/>
          </w:rPr>
          <w:lastRenderedPageBreak/>
          <w:br/>
        </w:r>
        <w:r w:rsidRPr="00082FDB">
          <w:rPr>
            <w:rFonts w:ascii="Arial" w:eastAsia="Times New Roman" w:hAnsi="Arial" w:cs="Arial"/>
            <w:b/>
            <w:bCs/>
            <w:sz w:val="24"/>
            <w:szCs w:val="24"/>
            <w:bdr w:val="none" w:sz="0" w:space="0" w:color="auto" w:frame="1"/>
          </w:rPr>
          <w:t>Output:</w:t>
        </w:r>
      </w:ins>
    </w:p>
    <w:p w:rsidR="00082FDB" w:rsidRPr="00082FDB" w:rsidRDefault="00082FDB" w:rsidP="00082FD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46" w:author="Unknown"/>
          <w:rFonts w:ascii="Consolas" w:eastAsia="Times New Roman" w:hAnsi="Consolas" w:cs="Consolas"/>
          <w:sz w:val="23"/>
          <w:szCs w:val="23"/>
        </w:rPr>
      </w:pPr>
      <w:ins w:id="447" w:author="Unknown">
        <w:r w:rsidRPr="00082FDB">
          <w:rPr>
            <w:rFonts w:ascii="Consolas" w:eastAsia="Times New Roman" w:hAnsi="Consolas" w:cs="Consolas"/>
            <w:sz w:val="23"/>
            <w:szCs w:val="23"/>
          </w:rPr>
          <w:t xml:space="preserve">The Binary Tree is not complete </w:t>
        </w:r>
      </w:ins>
    </w:p>
    <w:p w:rsidR="00082FDB" w:rsidRPr="00082FDB" w:rsidRDefault="00082FDB" w:rsidP="00082FDB">
      <w:pPr>
        <w:bidi w:val="0"/>
        <w:spacing w:after="0" w:line="240" w:lineRule="auto"/>
        <w:textAlignment w:val="baseline"/>
        <w:rPr>
          <w:ins w:id="448" w:author="Unknown"/>
          <w:rFonts w:ascii="Arial" w:eastAsia="Times New Roman" w:hAnsi="Arial" w:cs="Arial"/>
          <w:sz w:val="24"/>
          <w:szCs w:val="24"/>
        </w:rPr>
      </w:pPr>
      <w:ins w:id="449" w:author="Unknown">
        <w:r w:rsidRPr="00082FDB">
          <w:rPr>
            <w:rFonts w:ascii="Arial" w:eastAsia="Times New Roman" w:hAnsi="Arial" w:cs="Arial"/>
            <w:sz w:val="24"/>
            <w:szCs w:val="24"/>
          </w:rPr>
          <w:t>This article is contributed by </w:t>
        </w:r>
        <w:r w:rsidRPr="00082FDB">
          <w:rPr>
            <w:rFonts w:ascii="Arial" w:eastAsia="Times New Roman" w:hAnsi="Arial" w:cs="Arial"/>
            <w:b/>
            <w:bCs/>
            <w:sz w:val="24"/>
            <w:szCs w:val="24"/>
            <w:bdr w:val="none" w:sz="0" w:space="0" w:color="auto" w:frame="1"/>
          </w:rPr>
          <w:t>Gaurav Gupta</w:t>
        </w:r>
        <w:r w:rsidRPr="00082FDB">
          <w:rPr>
            <w:rFonts w:ascii="Arial" w:eastAsia="Times New Roman" w:hAnsi="Arial" w:cs="Arial"/>
            <w:sz w:val="24"/>
            <w:szCs w:val="24"/>
          </w:rPr>
          <w:t xml:space="preserve">. </w:t>
        </w:r>
      </w:ins>
    </w:p>
    <w:p w:rsidR="00082FDB" w:rsidRPr="00082FDB" w:rsidRDefault="00082FDB" w:rsidP="00082FDB">
      <w:pPr>
        <w:bidi w:val="0"/>
        <w:spacing w:after="0" w:line="285" w:lineRule="atLeast"/>
        <w:jc w:val="both"/>
        <w:textAlignment w:val="baseline"/>
        <w:rPr>
          <w:ins w:id="450" w:author="Unknown"/>
          <w:rFonts w:ascii="Arial" w:eastAsia="Times New Roman" w:hAnsi="Arial" w:cs="Arial"/>
          <w:sz w:val="24"/>
          <w:szCs w:val="24"/>
        </w:rPr>
      </w:pPr>
      <w:ins w:id="451" w:author="Unknown">
        <w:r w:rsidRPr="00082FDB">
          <w:rPr>
            <w:rFonts w:ascii="Arial" w:eastAsia="Times New Roman" w:hAnsi="Arial" w:cs="Arial"/>
            <w:sz w:val="24"/>
            <w:szCs w:val="24"/>
          </w:rPr>
          <w:br/>
        </w:r>
      </w:ins>
    </w:p>
    <w:p w:rsidR="00082FDB" w:rsidRPr="00082FDB" w:rsidRDefault="00082FDB" w:rsidP="00381399">
      <w:pPr>
        <w:rPr>
          <w:sz w:val="28"/>
          <w:szCs w:val="28"/>
          <w:rtl/>
        </w:rPr>
      </w:pPr>
    </w:p>
    <w:p w:rsidR="00FF59BD" w:rsidRPr="00FF59BD" w:rsidRDefault="00FF59BD" w:rsidP="00FF59BD">
      <w:pPr>
        <w:bidi w:val="0"/>
        <w:spacing w:after="225" w:line="240" w:lineRule="auto"/>
        <w:textAlignment w:val="baseline"/>
        <w:outlineLvl w:val="0"/>
        <w:rPr>
          <w:rFonts w:ascii="Times New Roman" w:eastAsia="Times New Roman" w:hAnsi="Times New Roman" w:cs="Times New Roman"/>
          <w:kern w:val="36"/>
          <w:sz w:val="42"/>
          <w:szCs w:val="42"/>
        </w:rPr>
      </w:pPr>
      <w:r w:rsidRPr="00FF59BD">
        <w:rPr>
          <w:rFonts w:ascii="Times New Roman" w:eastAsia="Times New Roman" w:hAnsi="Times New Roman" w:cs="Times New Roman"/>
          <w:kern w:val="36"/>
          <w:sz w:val="42"/>
          <w:szCs w:val="42"/>
        </w:rPr>
        <w:t>Check if a queue can be sorted into another queue using a stack</w:t>
      </w:r>
    </w:p>
    <w:p w:rsidR="00FF59BD" w:rsidRPr="00FF59BD" w:rsidRDefault="00FF59BD" w:rsidP="00FF59BD">
      <w:pPr>
        <w:bidi w:val="0"/>
        <w:spacing w:after="0" w:line="240" w:lineRule="auto"/>
        <w:textAlignment w:val="baseline"/>
        <w:rPr>
          <w:rFonts w:ascii="Arial" w:eastAsia="Times New Roman" w:hAnsi="Arial" w:cs="Arial"/>
          <w:sz w:val="24"/>
          <w:szCs w:val="24"/>
        </w:rPr>
      </w:pPr>
      <w:r w:rsidRPr="00FF59BD">
        <w:rPr>
          <w:rFonts w:ascii="Arial" w:eastAsia="Times New Roman" w:hAnsi="Arial" w:cs="Arial"/>
          <w:sz w:val="24"/>
          <w:szCs w:val="24"/>
        </w:rPr>
        <w:t>Given a Queue consisting of first </w:t>
      </w:r>
      <w:r w:rsidRPr="00FF59BD">
        <w:rPr>
          <w:rFonts w:ascii="Arial" w:eastAsia="Times New Roman" w:hAnsi="Arial" w:cs="Arial"/>
          <w:b/>
          <w:bCs/>
          <w:sz w:val="24"/>
          <w:szCs w:val="24"/>
          <w:bdr w:val="none" w:sz="0" w:space="0" w:color="auto" w:frame="1"/>
        </w:rPr>
        <w:t>n</w:t>
      </w:r>
      <w:r w:rsidRPr="00FF59BD">
        <w:rPr>
          <w:rFonts w:ascii="Arial" w:eastAsia="Times New Roman" w:hAnsi="Arial" w:cs="Arial"/>
          <w:sz w:val="24"/>
          <w:szCs w:val="24"/>
        </w:rPr>
        <w:t> natural numbers (in random order). The task is to check whether the given Queue elements can be arranged in increasing order in another Queue using a stack. The operation allowed are:</w:t>
      </w:r>
      <w:r w:rsidRPr="00FF59BD">
        <w:rPr>
          <w:rFonts w:ascii="Arial" w:eastAsia="Times New Roman" w:hAnsi="Arial" w:cs="Arial"/>
          <w:sz w:val="24"/>
          <w:szCs w:val="24"/>
        </w:rPr>
        <w:br/>
        <w:t>1. Push and pop elements from the stack</w:t>
      </w:r>
      <w:r w:rsidRPr="00FF59BD">
        <w:rPr>
          <w:rFonts w:ascii="Arial" w:eastAsia="Times New Roman" w:hAnsi="Arial" w:cs="Arial"/>
          <w:sz w:val="24"/>
          <w:szCs w:val="24"/>
        </w:rPr>
        <w:br/>
        <w:t>2. Pop (Or enqueue) from the given Queue.</w:t>
      </w:r>
      <w:r w:rsidRPr="00FF59BD">
        <w:rPr>
          <w:rFonts w:ascii="Arial" w:eastAsia="Times New Roman" w:hAnsi="Arial" w:cs="Arial"/>
          <w:sz w:val="24"/>
          <w:szCs w:val="24"/>
        </w:rPr>
        <w:br/>
        <w:t>3. Push (Or Dequeue) in the another Queue.</w:t>
      </w:r>
    </w:p>
    <w:p w:rsidR="00FF59BD" w:rsidRPr="00FF59BD" w:rsidRDefault="00FF59BD" w:rsidP="00FF59BD">
      <w:pPr>
        <w:bidi w:val="0"/>
        <w:spacing w:after="0" w:line="240" w:lineRule="auto"/>
        <w:textAlignment w:val="baseline"/>
        <w:rPr>
          <w:rFonts w:ascii="Arial" w:eastAsia="Times New Roman" w:hAnsi="Arial" w:cs="Arial"/>
          <w:sz w:val="24"/>
          <w:szCs w:val="24"/>
        </w:rPr>
      </w:pPr>
      <w:r w:rsidRPr="00FF59BD">
        <w:rPr>
          <w:rFonts w:ascii="Arial" w:eastAsia="Times New Roman" w:hAnsi="Arial" w:cs="Arial"/>
          <w:b/>
          <w:bCs/>
          <w:sz w:val="24"/>
          <w:szCs w:val="24"/>
          <w:bdr w:val="none" w:sz="0" w:space="0" w:color="auto" w:frame="1"/>
        </w:rPr>
        <w:t>Examples :</w:t>
      </w:r>
    </w:p>
    <w:p w:rsidR="00FF59BD" w:rsidRPr="00FF59BD" w:rsidRDefault="00FF59BD" w:rsidP="00FF59BD">
      <w:pPr>
        <w:shd w:val="clear" w:color="auto" w:fill="FAFAFA"/>
        <w:bidi w:val="0"/>
        <w:spacing w:after="150" w:line="240" w:lineRule="auto"/>
        <w:textAlignment w:val="baseline"/>
        <w:rPr>
          <w:rFonts w:ascii="Arial" w:eastAsia="Times New Roman" w:hAnsi="Arial" w:cs="Arial"/>
          <w:i/>
          <w:iCs/>
          <w:sz w:val="24"/>
          <w:szCs w:val="24"/>
        </w:rPr>
      </w:pPr>
      <w:r w:rsidRPr="00FF59BD">
        <w:rPr>
          <w:rFonts w:ascii="Arial" w:eastAsia="Times New Roman" w:hAnsi="Arial" w:cs="Arial"/>
          <w:i/>
          <w:iCs/>
          <w:sz w:val="24"/>
          <w:szCs w:val="24"/>
        </w:rPr>
        <w:t>Input : Queue[] = { 5, 1, 2, 3, 4 }</w:t>
      </w:r>
      <w:r w:rsidRPr="00FF59BD">
        <w:rPr>
          <w:rFonts w:ascii="Arial" w:eastAsia="Times New Roman" w:hAnsi="Arial" w:cs="Arial"/>
          <w:i/>
          <w:iCs/>
          <w:sz w:val="24"/>
          <w:szCs w:val="24"/>
        </w:rPr>
        <w:br/>
        <w:t>Output : Yes</w:t>
      </w:r>
      <w:r w:rsidRPr="00FF59BD">
        <w:rPr>
          <w:rFonts w:ascii="Arial" w:eastAsia="Times New Roman" w:hAnsi="Arial" w:cs="Arial"/>
          <w:i/>
          <w:iCs/>
          <w:sz w:val="24"/>
          <w:szCs w:val="24"/>
        </w:rPr>
        <w:br/>
        <w:t>Pop the first element of the given Queue i.e 5.</w:t>
      </w:r>
      <w:r w:rsidRPr="00FF59BD">
        <w:rPr>
          <w:rFonts w:ascii="Arial" w:eastAsia="Times New Roman" w:hAnsi="Arial" w:cs="Arial"/>
          <w:i/>
          <w:iCs/>
          <w:sz w:val="24"/>
          <w:szCs w:val="24"/>
        </w:rPr>
        <w:br/>
        <w:t>Push 5 into the stack.</w:t>
      </w:r>
      <w:r w:rsidRPr="00FF59BD">
        <w:rPr>
          <w:rFonts w:ascii="Arial" w:eastAsia="Times New Roman" w:hAnsi="Arial" w:cs="Arial"/>
          <w:i/>
          <w:iCs/>
          <w:sz w:val="24"/>
          <w:szCs w:val="24"/>
        </w:rPr>
        <w:br/>
        <w:t>Now, pop all the elements of the given Queue and push them to</w:t>
      </w:r>
      <w:r w:rsidRPr="00FF59BD">
        <w:rPr>
          <w:rFonts w:ascii="Arial" w:eastAsia="Times New Roman" w:hAnsi="Arial" w:cs="Arial"/>
          <w:i/>
          <w:iCs/>
          <w:sz w:val="24"/>
          <w:szCs w:val="24"/>
        </w:rPr>
        <w:br/>
        <w:t>second Queue.</w:t>
      </w:r>
      <w:r w:rsidRPr="00FF59BD">
        <w:rPr>
          <w:rFonts w:ascii="Arial" w:eastAsia="Times New Roman" w:hAnsi="Arial" w:cs="Arial"/>
          <w:i/>
          <w:iCs/>
          <w:sz w:val="24"/>
          <w:szCs w:val="24"/>
        </w:rPr>
        <w:br/>
        <w:t>Now, pop element 5 in the stack and push it to the second Queue.</w:t>
      </w:r>
      <w:r w:rsidRPr="00FF59BD">
        <w:rPr>
          <w:rFonts w:ascii="Arial" w:eastAsia="Times New Roman" w:hAnsi="Arial" w:cs="Arial"/>
          <w:i/>
          <w:iCs/>
          <w:sz w:val="24"/>
          <w:szCs w:val="24"/>
        </w:rPr>
        <w:br/>
        <w:t> </w:t>
      </w:r>
      <w:r w:rsidRPr="00FF59BD">
        <w:rPr>
          <w:rFonts w:ascii="Arial" w:eastAsia="Times New Roman" w:hAnsi="Arial" w:cs="Arial"/>
          <w:i/>
          <w:iCs/>
          <w:sz w:val="24"/>
          <w:szCs w:val="24"/>
        </w:rPr>
        <w:br/>
        <w:t>Input : Queue[] = { 5, 1, 2, 6, 3, 4 }</w:t>
      </w:r>
      <w:r w:rsidRPr="00FF59BD">
        <w:rPr>
          <w:rFonts w:ascii="Arial" w:eastAsia="Times New Roman" w:hAnsi="Arial" w:cs="Arial"/>
          <w:i/>
          <w:iCs/>
          <w:sz w:val="24"/>
          <w:szCs w:val="24"/>
        </w:rPr>
        <w:br/>
        <w:t>Output : No</w:t>
      </w:r>
      <w:r w:rsidRPr="00FF59BD">
        <w:rPr>
          <w:rFonts w:ascii="Arial" w:eastAsia="Times New Roman" w:hAnsi="Arial" w:cs="Arial"/>
          <w:i/>
          <w:iCs/>
          <w:sz w:val="24"/>
          <w:szCs w:val="24"/>
        </w:rPr>
        <w:br/>
        <w:t>Push 5 to stack.</w:t>
      </w:r>
      <w:r w:rsidRPr="00FF59BD">
        <w:rPr>
          <w:rFonts w:ascii="Arial" w:eastAsia="Times New Roman" w:hAnsi="Arial" w:cs="Arial"/>
          <w:i/>
          <w:iCs/>
          <w:sz w:val="24"/>
          <w:szCs w:val="24"/>
        </w:rPr>
        <w:br/>
        <w:t>Pop 1, 2 from given Queue and push it to another Queue.</w:t>
      </w:r>
      <w:r w:rsidRPr="00FF59BD">
        <w:rPr>
          <w:rFonts w:ascii="Arial" w:eastAsia="Times New Roman" w:hAnsi="Arial" w:cs="Arial"/>
          <w:i/>
          <w:iCs/>
          <w:sz w:val="24"/>
          <w:szCs w:val="24"/>
        </w:rPr>
        <w:br/>
        <w:t>Pop 6 from given Queue and push to stack.</w:t>
      </w:r>
      <w:r w:rsidRPr="00FF59BD">
        <w:rPr>
          <w:rFonts w:ascii="Arial" w:eastAsia="Times New Roman" w:hAnsi="Arial" w:cs="Arial"/>
          <w:i/>
          <w:iCs/>
          <w:sz w:val="24"/>
          <w:szCs w:val="24"/>
        </w:rPr>
        <w:br/>
        <w:t>Pop 3, 4 from given Queue and push to second Queue.</w:t>
      </w:r>
      <w:r w:rsidRPr="00FF59BD">
        <w:rPr>
          <w:rFonts w:ascii="Arial" w:eastAsia="Times New Roman" w:hAnsi="Arial" w:cs="Arial"/>
          <w:i/>
          <w:iCs/>
          <w:sz w:val="24"/>
          <w:szCs w:val="24"/>
        </w:rPr>
        <w:br/>
        <w:t>Now, from using any of above operation, we cannot push 5</w:t>
      </w:r>
      <w:r w:rsidRPr="00FF59BD">
        <w:rPr>
          <w:rFonts w:ascii="Arial" w:eastAsia="Times New Roman" w:hAnsi="Arial" w:cs="Arial"/>
          <w:i/>
          <w:iCs/>
          <w:sz w:val="24"/>
          <w:szCs w:val="24"/>
        </w:rPr>
        <w:br/>
        <w:t>into the second Queue because it is below the 6 in the stack.</w:t>
      </w:r>
    </w:p>
    <w:p w:rsidR="00FF59BD" w:rsidRPr="00FF59BD" w:rsidRDefault="00FF59BD" w:rsidP="00FF59BD">
      <w:pPr>
        <w:shd w:val="clear" w:color="auto" w:fill="FAFAFA"/>
        <w:bidi w:val="0"/>
        <w:spacing w:line="285" w:lineRule="atLeast"/>
        <w:jc w:val="both"/>
        <w:textAlignment w:val="baseline"/>
        <w:rPr>
          <w:ins w:id="452" w:author="Unknown"/>
          <w:rFonts w:ascii="Arial" w:eastAsia="Times New Roman" w:hAnsi="Arial" w:cs="Arial"/>
          <w:i/>
          <w:iCs/>
          <w:sz w:val="24"/>
          <w:szCs w:val="24"/>
        </w:rPr>
      </w:pPr>
      <w:ins w:id="453" w:author="Unknown">
        <w:r w:rsidRPr="00FF59BD">
          <w:rPr>
            <w:rFonts w:ascii="Arial" w:eastAsia="Times New Roman" w:hAnsi="Arial" w:cs="Arial"/>
            <w:i/>
            <w:iCs/>
            <w:sz w:val="24"/>
            <w:szCs w:val="24"/>
          </w:rPr>
          <w:br/>
        </w:r>
      </w:ins>
    </w:p>
    <w:p w:rsidR="00FF59BD" w:rsidRPr="00FF59BD" w:rsidRDefault="00FF59BD" w:rsidP="00FF59BD">
      <w:pPr>
        <w:bidi w:val="0"/>
        <w:spacing w:after="0" w:line="240" w:lineRule="auto"/>
        <w:jc w:val="both"/>
        <w:textAlignment w:val="baseline"/>
        <w:outlineLvl w:val="1"/>
        <w:rPr>
          <w:ins w:id="454" w:author="Unknown"/>
          <w:rFonts w:ascii="Arial" w:eastAsia="Times New Roman" w:hAnsi="Arial" w:cs="Arial"/>
          <w:b/>
          <w:bCs/>
          <w:sz w:val="27"/>
          <w:szCs w:val="27"/>
        </w:rPr>
      </w:pPr>
      <w:ins w:id="455" w:author="Unknown">
        <w:r w:rsidRPr="00FF59BD">
          <w:rPr>
            <w:rFonts w:ascii="Arial" w:eastAsia="Times New Roman" w:hAnsi="Arial" w:cs="Arial"/>
            <w:b/>
            <w:bCs/>
            <w:sz w:val="27"/>
            <w:szCs w:val="27"/>
          </w:rPr>
          <w:lastRenderedPageBreak/>
          <w:fldChar w:fldCharType="begin"/>
        </w:r>
        <w:r w:rsidRPr="00FF59BD">
          <w:rPr>
            <w:rFonts w:ascii="Arial" w:eastAsia="Times New Roman" w:hAnsi="Arial" w:cs="Arial"/>
            <w:b/>
            <w:bCs/>
            <w:sz w:val="27"/>
            <w:szCs w:val="27"/>
          </w:rPr>
          <w:instrText xml:space="preserve"> HYPERLINK "https://ide.geeksforgeeks.org/" </w:instrText>
        </w:r>
        <w:r w:rsidRPr="00FF59BD">
          <w:rPr>
            <w:rFonts w:ascii="Arial" w:eastAsia="Times New Roman" w:hAnsi="Arial" w:cs="Arial"/>
            <w:b/>
            <w:bCs/>
            <w:sz w:val="27"/>
            <w:szCs w:val="27"/>
          </w:rPr>
          <w:fldChar w:fldCharType="separate"/>
        </w:r>
        <w:r w:rsidRPr="00FF59BD">
          <w:rPr>
            <w:rFonts w:ascii="Arial" w:eastAsia="Times New Roman" w:hAnsi="Arial" w:cs="Arial"/>
            <w:b/>
            <w:bCs/>
            <w:color w:val="EC4E20"/>
            <w:sz w:val="27"/>
            <w:szCs w:val="27"/>
            <w:bdr w:val="none" w:sz="0" w:space="0" w:color="auto" w:frame="1"/>
          </w:rPr>
          <w:t>Recommended: Please try your approach on </w:t>
        </w:r>
        <w:r w:rsidRPr="00FF59BD">
          <w:rPr>
            <w:rFonts w:ascii="Arial" w:eastAsia="Times New Roman" w:hAnsi="Arial" w:cs="Arial"/>
            <w:b/>
            <w:bCs/>
            <w:i/>
            <w:iCs/>
            <w:color w:val="EC4E20"/>
            <w:sz w:val="27"/>
            <w:szCs w:val="27"/>
            <w:u w:val="single"/>
            <w:bdr w:val="none" w:sz="0" w:space="0" w:color="auto" w:frame="1"/>
          </w:rPr>
          <w:t>{IDE}</w:t>
        </w:r>
        <w:r w:rsidRPr="00FF59BD">
          <w:rPr>
            <w:rFonts w:ascii="Arial" w:eastAsia="Times New Roman" w:hAnsi="Arial" w:cs="Arial"/>
            <w:b/>
            <w:bCs/>
            <w:color w:val="EC4E20"/>
            <w:sz w:val="27"/>
            <w:szCs w:val="27"/>
            <w:bdr w:val="none" w:sz="0" w:space="0" w:color="auto" w:frame="1"/>
          </w:rPr>
          <w:t>first, before moving on to the solution.</w:t>
        </w:r>
        <w:r w:rsidRPr="00FF59BD">
          <w:rPr>
            <w:rFonts w:ascii="Arial" w:eastAsia="Times New Roman" w:hAnsi="Arial" w:cs="Arial"/>
            <w:b/>
            <w:bCs/>
            <w:sz w:val="27"/>
            <w:szCs w:val="27"/>
          </w:rPr>
          <w:fldChar w:fldCharType="end"/>
        </w:r>
      </w:ins>
    </w:p>
    <w:p w:rsidR="00FF59BD" w:rsidRPr="00FF59BD" w:rsidRDefault="00FF59BD" w:rsidP="00FF59BD">
      <w:pPr>
        <w:bidi w:val="0"/>
        <w:spacing w:after="150" w:line="240" w:lineRule="auto"/>
        <w:textAlignment w:val="baseline"/>
        <w:rPr>
          <w:ins w:id="456" w:author="Unknown"/>
          <w:rFonts w:ascii="Arial" w:eastAsia="Times New Roman" w:hAnsi="Arial" w:cs="Arial"/>
          <w:sz w:val="24"/>
          <w:szCs w:val="24"/>
        </w:rPr>
      </w:pPr>
      <w:ins w:id="457" w:author="Unknown">
        <w:r w:rsidRPr="00FF59BD">
          <w:rPr>
            <w:rFonts w:ascii="Arial" w:eastAsia="Times New Roman" w:hAnsi="Arial" w:cs="Arial"/>
            <w:sz w:val="24"/>
            <w:szCs w:val="24"/>
          </w:rPr>
          <w:t>Observe, second Queue (which will contain the sorted element) takes inputs (or enqueue elements) either from given Queue or Stack. So, next expected (which will initially be 1) element must be present as a front element of given Queue or top element of the Stack. So, simply simulate the process for the second Queue by initializing the expected element as 1. And check if we can get expected element from the front of the given Queue or from the top of the Stack. If we cannot take it from the either of them then pop the front element of given Queue and push it in the Stack.</w:t>
        </w:r>
        <w:r w:rsidRPr="00FF59BD">
          <w:rPr>
            <w:rFonts w:ascii="Arial" w:eastAsia="Times New Roman" w:hAnsi="Arial" w:cs="Arial"/>
            <w:sz w:val="24"/>
            <w:szCs w:val="24"/>
          </w:rPr>
          <w:br/>
          <w:t>Also, observe, that the stack must also be sorted at each instance i.e the element at the top of the stack must be smallest in the stack. For eg. let x &gt; y, then x will always be expected before y. So, x cannot be pushed before y in the stack. Therefore, we cannot push element with the higher value on the top of the element having lesser value.</w:t>
        </w:r>
      </w:ins>
    </w:p>
    <w:p w:rsidR="00FF59BD" w:rsidRPr="00FF59BD" w:rsidRDefault="00FF59BD" w:rsidP="00FF59BD">
      <w:pPr>
        <w:bidi w:val="0"/>
        <w:spacing w:after="150" w:line="240" w:lineRule="auto"/>
        <w:textAlignment w:val="baseline"/>
        <w:rPr>
          <w:ins w:id="458" w:author="Unknown"/>
          <w:rFonts w:ascii="Arial" w:eastAsia="Times New Roman" w:hAnsi="Arial" w:cs="Arial"/>
          <w:sz w:val="24"/>
          <w:szCs w:val="24"/>
        </w:rPr>
      </w:pPr>
      <w:ins w:id="459" w:author="Unknown">
        <w:r w:rsidRPr="00FF59BD">
          <w:rPr>
            <w:rFonts w:ascii="Arial" w:eastAsia="Times New Roman" w:hAnsi="Arial" w:cs="Arial"/>
            <w:sz w:val="24"/>
            <w:szCs w:val="24"/>
          </w:rPr>
          <w:t>Algorithm:</w:t>
        </w:r>
        <w:r w:rsidRPr="00FF59BD">
          <w:rPr>
            <w:rFonts w:ascii="Arial" w:eastAsia="Times New Roman" w:hAnsi="Arial" w:cs="Arial"/>
            <w:sz w:val="24"/>
            <w:szCs w:val="24"/>
          </w:rPr>
          <w:br/>
          <w:t>1. Initialize the expected_element = 1</w:t>
        </w:r>
        <w:r w:rsidRPr="00FF59BD">
          <w:rPr>
            <w:rFonts w:ascii="Arial" w:eastAsia="Times New Roman" w:hAnsi="Arial" w:cs="Arial"/>
            <w:sz w:val="24"/>
            <w:szCs w:val="24"/>
          </w:rPr>
          <w:br/>
          <w:t>2. Check if either front element of given Queue or top element of the stack have expected_element</w:t>
        </w:r>
        <w:r w:rsidRPr="00FF59BD">
          <w:rPr>
            <w:rFonts w:ascii="Arial" w:eastAsia="Times New Roman" w:hAnsi="Arial" w:cs="Arial"/>
            <w:sz w:val="24"/>
            <w:szCs w:val="24"/>
          </w:rPr>
          <w:br/>
          <w:t>….a) If yes, increment expected_element by 1, repeat step 2.</w:t>
        </w:r>
        <w:r w:rsidRPr="00FF59BD">
          <w:rPr>
            <w:rFonts w:ascii="Arial" w:eastAsia="Times New Roman" w:hAnsi="Arial" w:cs="Arial"/>
            <w:sz w:val="24"/>
            <w:szCs w:val="24"/>
          </w:rPr>
          <w:br/>
          <w:t>….b) Else, pop front of Queue and push it to the stack. If the popped element is greater than top of the Stack, return “No”.</w:t>
        </w:r>
      </w:ins>
    </w:p>
    <w:p w:rsidR="00FF59BD" w:rsidRPr="00FF59BD" w:rsidRDefault="00FF59BD" w:rsidP="00FF59BD">
      <w:pPr>
        <w:bidi w:val="0"/>
        <w:spacing w:after="150" w:line="240" w:lineRule="auto"/>
        <w:textAlignment w:val="baseline"/>
        <w:rPr>
          <w:ins w:id="460" w:author="Unknown"/>
          <w:rFonts w:ascii="Arial" w:eastAsia="Times New Roman" w:hAnsi="Arial" w:cs="Arial"/>
          <w:sz w:val="24"/>
          <w:szCs w:val="24"/>
        </w:rPr>
      </w:pPr>
      <w:ins w:id="461" w:author="Unknown">
        <w:r w:rsidRPr="00FF59BD">
          <w:rPr>
            <w:rFonts w:ascii="Arial" w:eastAsia="Times New Roman" w:hAnsi="Arial" w:cs="Arial"/>
            <w:sz w:val="24"/>
            <w:szCs w:val="24"/>
          </w:rPr>
          <w:t>Below is the implementation of this approach:</w:t>
        </w:r>
      </w:ins>
    </w:p>
    <w:tbl>
      <w:tblPr>
        <w:tblW w:w="7395" w:type="dxa"/>
        <w:tblCellMar>
          <w:left w:w="0" w:type="dxa"/>
          <w:right w:w="0" w:type="dxa"/>
        </w:tblCellMar>
        <w:tblLook w:val="04A0" w:firstRow="1" w:lastRow="0" w:firstColumn="1" w:lastColumn="0" w:noHBand="0" w:noVBand="1"/>
      </w:tblPr>
      <w:tblGrid>
        <w:gridCol w:w="7395"/>
      </w:tblGrid>
      <w:tr w:rsidR="00FF59BD" w:rsidRPr="00FF59BD" w:rsidTr="00FF59BD">
        <w:tc>
          <w:tcPr>
            <w:tcW w:w="7395" w:type="dxa"/>
            <w:vAlign w:val="center"/>
            <w:hideMark/>
          </w:tcPr>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CPP Program to check if a queue of first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n natural number can be sorted using a stack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#include &lt;bits/stdc++.h&gt;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using</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namespace</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Function to check if given queue element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can be sorted into another queue using a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stack.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bool</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checkSorted(int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n, queue&lt;int&gt;&amp; q)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stack&lt;int&gt; st;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expected = 1;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fnt;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while given Queue is not empty.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while</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(!q.empty())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fnt = q.front();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q.pop();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if front element is the expected element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(fnt == expected)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expected++;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else</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if stack is empty, push the element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(st.empty())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st.push(fnt);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if top element is less than element which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need to be pushed, then return fasle.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else</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(!st.empty() &amp;&amp; st.top() &lt; fnt)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false;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lastRenderedPageBreak/>
              <w:t xml:space="preserve">            // else push into the stack.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else</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st.push(fnt);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while expected element are coming from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stack, pop them out.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while</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(!st.empty() &amp;&amp; st.top() == expected)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st.pop();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expected++;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if the final expected element value is equal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to initial Queue size and the stack is empty.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(expected - 1 == n &amp;&amp; st.empty())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true;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false;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Driven Program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main()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queue&lt;int&gt; q;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q.push(5);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q.push(1);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q.push(2);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q.push(3);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q.push(4);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n = q.size();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(checkSorted(n, q) ? (cout &lt;&lt; "Yes")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(cout &lt;&lt; "No"));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tc>
      </w:tr>
    </w:tbl>
    <w:p w:rsidR="00FF59BD" w:rsidRPr="00FF59BD" w:rsidRDefault="00FF59BD" w:rsidP="00FF59BD">
      <w:pPr>
        <w:bidi w:val="0"/>
        <w:spacing w:after="0" w:line="285" w:lineRule="atLeast"/>
        <w:jc w:val="both"/>
        <w:textAlignment w:val="baseline"/>
        <w:rPr>
          <w:ins w:id="462" w:author="Unknown"/>
          <w:rFonts w:ascii="Arial" w:eastAsia="Times New Roman" w:hAnsi="Arial" w:cs="Arial"/>
          <w:sz w:val="24"/>
          <w:szCs w:val="24"/>
        </w:rPr>
      </w:pPr>
      <w:ins w:id="463" w:author="Unknown">
        <w:r w:rsidRPr="00FF59BD">
          <w:rPr>
            <w:rFonts w:ascii="Arial" w:eastAsia="Times New Roman" w:hAnsi="Arial" w:cs="Arial"/>
            <w:b/>
            <w:bCs/>
            <w:sz w:val="24"/>
            <w:szCs w:val="24"/>
            <w:bdr w:val="none" w:sz="0" w:space="0" w:color="auto" w:frame="1"/>
          </w:rPr>
          <w:lastRenderedPageBreak/>
          <w:t>Output :</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64" w:author="Unknown"/>
          <w:rFonts w:ascii="Consolas" w:eastAsia="Times New Roman" w:hAnsi="Consolas" w:cs="Consolas"/>
          <w:sz w:val="23"/>
          <w:szCs w:val="23"/>
        </w:rPr>
      </w:pPr>
      <w:ins w:id="465" w:author="Unknown">
        <w:r w:rsidRPr="00FF59BD">
          <w:rPr>
            <w:rFonts w:ascii="Consolas" w:eastAsia="Times New Roman" w:hAnsi="Consolas" w:cs="Consolas"/>
            <w:sz w:val="23"/>
            <w:szCs w:val="23"/>
          </w:rPr>
          <w:t>Yes</w:t>
        </w:r>
      </w:ins>
    </w:p>
    <w:p w:rsidR="00FF59BD" w:rsidRPr="00FF59BD" w:rsidRDefault="00FF59BD" w:rsidP="00FF59BD">
      <w:pPr>
        <w:bidi w:val="0"/>
        <w:spacing w:after="0" w:line="240" w:lineRule="auto"/>
        <w:textAlignment w:val="baseline"/>
        <w:rPr>
          <w:ins w:id="466" w:author="Unknown"/>
          <w:rFonts w:ascii="Arial" w:eastAsia="Times New Roman" w:hAnsi="Arial" w:cs="Arial"/>
          <w:sz w:val="24"/>
          <w:szCs w:val="24"/>
        </w:rPr>
      </w:pPr>
      <w:ins w:id="467" w:author="Unknown">
        <w:r w:rsidRPr="00FF59BD">
          <w:rPr>
            <w:rFonts w:ascii="Arial" w:eastAsia="Times New Roman" w:hAnsi="Arial" w:cs="Arial"/>
            <w:sz w:val="24"/>
            <w:szCs w:val="24"/>
          </w:rPr>
          <w:t> </w:t>
        </w:r>
        <w:r w:rsidRPr="00FF59BD">
          <w:rPr>
            <w:rFonts w:ascii="Arial" w:eastAsia="Times New Roman" w:hAnsi="Arial" w:cs="Arial"/>
            <w:sz w:val="24"/>
            <w:szCs w:val="24"/>
          </w:rPr>
          <w:br/>
        </w:r>
        <w:r w:rsidRPr="00FF59BD">
          <w:rPr>
            <w:rFonts w:ascii="Arial" w:eastAsia="Times New Roman" w:hAnsi="Arial" w:cs="Arial"/>
            <w:sz w:val="24"/>
            <w:szCs w:val="24"/>
          </w:rPr>
          <w:br/>
          <w:t>Video Contributed by </w:t>
        </w:r>
        <w:r w:rsidRPr="00FF59BD">
          <w:rPr>
            <w:rFonts w:ascii="Arial" w:eastAsia="Times New Roman" w:hAnsi="Arial" w:cs="Arial"/>
            <w:sz w:val="24"/>
            <w:szCs w:val="24"/>
          </w:rPr>
          <w:fldChar w:fldCharType="begin"/>
        </w:r>
        <w:r w:rsidRPr="00FF59BD">
          <w:rPr>
            <w:rFonts w:ascii="Arial" w:eastAsia="Times New Roman" w:hAnsi="Arial" w:cs="Arial"/>
            <w:sz w:val="24"/>
            <w:szCs w:val="24"/>
          </w:rPr>
          <w:instrText xml:space="preserve"> HYPERLINK "https://auth.geeksforgeeks.org/user/ParulShandilya/practice/" </w:instrText>
        </w:r>
        <w:r w:rsidRPr="00FF59BD">
          <w:rPr>
            <w:rFonts w:ascii="Arial" w:eastAsia="Times New Roman" w:hAnsi="Arial" w:cs="Arial"/>
            <w:sz w:val="24"/>
            <w:szCs w:val="24"/>
          </w:rPr>
          <w:fldChar w:fldCharType="separate"/>
        </w:r>
        <w:r w:rsidRPr="00FF59BD">
          <w:rPr>
            <w:rFonts w:ascii="Arial" w:eastAsia="Times New Roman" w:hAnsi="Arial" w:cs="Arial"/>
            <w:color w:val="EC4E20"/>
            <w:sz w:val="24"/>
            <w:szCs w:val="24"/>
            <w:bdr w:val="none" w:sz="0" w:space="0" w:color="auto" w:frame="1"/>
          </w:rPr>
          <w:t>Parul Shandilya</w:t>
        </w:r>
        <w:r w:rsidRPr="00FF59BD">
          <w:rPr>
            <w:rFonts w:ascii="Arial" w:eastAsia="Times New Roman" w:hAnsi="Arial" w:cs="Arial"/>
            <w:sz w:val="24"/>
            <w:szCs w:val="24"/>
          </w:rPr>
          <w:fldChar w:fldCharType="end"/>
        </w:r>
      </w:ins>
    </w:p>
    <w:p w:rsidR="00FF59BD" w:rsidRPr="00FF59BD" w:rsidRDefault="00FF59BD" w:rsidP="00FF59BD">
      <w:pPr>
        <w:bidi w:val="0"/>
        <w:spacing w:after="0" w:line="285" w:lineRule="atLeast"/>
        <w:jc w:val="both"/>
        <w:textAlignment w:val="baseline"/>
        <w:rPr>
          <w:ins w:id="468" w:author="Unknown"/>
          <w:rFonts w:ascii="Arial" w:eastAsia="Times New Roman" w:hAnsi="Arial" w:cs="Arial"/>
          <w:sz w:val="24"/>
          <w:szCs w:val="24"/>
        </w:rPr>
      </w:pPr>
      <w:ins w:id="469" w:author="Unknown">
        <w:r w:rsidRPr="00FF59BD">
          <w:rPr>
            <w:rFonts w:ascii="Arial" w:eastAsia="Times New Roman" w:hAnsi="Arial" w:cs="Arial"/>
            <w:sz w:val="24"/>
            <w:szCs w:val="24"/>
          </w:rPr>
          <w:br/>
        </w:r>
      </w:ins>
    </w:p>
    <w:p w:rsidR="00FF59BD" w:rsidRPr="00FF59BD" w:rsidRDefault="00FF59BD" w:rsidP="00FF59BD">
      <w:pPr>
        <w:jc w:val="center"/>
        <w:rPr>
          <w:sz w:val="28"/>
          <w:szCs w:val="28"/>
          <w:u w:val="single"/>
          <w:rtl/>
        </w:rPr>
      </w:pPr>
    </w:p>
    <w:p w:rsidR="00FF59BD" w:rsidRPr="00FF59BD" w:rsidRDefault="00FF59BD" w:rsidP="00FF59BD">
      <w:pPr>
        <w:bidi w:val="0"/>
        <w:spacing w:after="225" w:line="240" w:lineRule="auto"/>
        <w:textAlignment w:val="baseline"/>
        <w:outlineLvl w:val="0"/>
        <w:rPr>
          <w:rFonts w:ascii="Times New Roman" w:eastAsia="Times New Roman" w:hAnsi="Times New Roman" w:cs="Times New Roman"/>
          <w:kern w:val="36"/>
          <w:sz w:val="42"/>
          <w:szCs w:val="42"/>
        </w:rPr>
      </w:pPr>
      <w:r w:rsidRPr="00FF59BD">
        <w:rPr>
          <w:rFonts w:ascii="Times New Roman" w:eastAsia="Times New Roman" w:hAnsi="Times New Roman" w:cs="Times New Roman"/>
          <w:kern w:val="36"/>
          <w:sz w:val="42"/>
          <w:szCs w:val="42"/>
        </w:rPr>
        <w:t>Calculate height of Binary Tree using Inorder and Level Order Traversal</w:t>
      </w:r>
    </w:p>
    <w:p w:rsidR="00FF59BD" w:rsidRPr="00FF59BD" w:rsidRDefault="00FF59BD" w:rsidP="00FF59BD">
      <w:pPr>
        <w:shd w:val="clear" w:color="auto" w:fill="FFFFFF"/>
        <w:bidi w:val="0"/>
        <w:spacing w:after="150" w:line="240" w:lineRule="auto"/>
        <w:textAlignment w:val="baseline"/>
        <w:rPr>
          <w:rFonts w:ascii="Arial" w:eastAsia="Times New Roman" w:hAnsi="Arial" w:cs="Arial"/>
          <w:sz w:val="24"/>
          <w:szCs w:val="24"/>
        </w:rPr>
      </w:pPr>
      <w:r w:rsidRPr="00FF59BD">
        <w:rPr>
          <w:rFonts w:ascii="Arial" w:eastAsia="Times New Roman" w:hAnsi="Arial" w:cs="Arial"/>
          <w:sz w:val="24"/>
          <w:szCs w:val="24"/>
        </w:rPr>
        <w:t>Given Inorder traversal and Level Order traversal of a Binary Tree. The task is to calculate the height of the tree without constructing it.</w:t>
      </w:r>
    </w:p>
    <w:p w:rsidR="00FF59BD" w:rsidRPr="00FF59BD" w:rsidRDefault="00FF59BD" w:rsidP="00FF59BD">
      <w:pPr>
        <w:shd w:val="clear" w:color="auto" w:fill="FFFFFF"/>
        <w:bidi w:val="0"/>
        <w:spacing w:after="0" w:line="240" w:lineRule="auto"/>
        <w:textAlignment w:val="baseline"/>
        <w:rPr>
          <w:rFonts w:ascii="Arial" w:eastAsia="Times New Roman" w:hAnsi="Arial" w:cs="Arial"/>
          <w:sz w:val="24"/>
          <w:szCs w:val="24"/>
        </w:rPr>
      </w:pPr>
      <w:r w:rsidRPr="00FF59BD">
        <w:rPr>
          <w:rFonts w:ascii="Arial" w:eastAsia="Times New Roman" w:hAnsi="Arial" w:cs="Arial"/>
          <w:b/>
          <w:bCs/>
          <w:sz w:val="24"/>
          <w:szCs w:val="24"/>
          <w:bdr w:val="none" w:sz="0" w:space="0" w:color="auto" w:frame="1"/>
        </w:rPr>
        <w:t>Example:</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b/>
          <w:bCs/>
          <w:sz w:val="23"/>
          <w:szCs w:val="23"/>
          <w:bdr w:val="none" w:sz="0" w:space="0" w:color="auto" w:frame="1"/>
        </w:rPr>
        <w:t>Input :</w:t>
      </w:r>
      <w:r w:rsidRPr="00FF59BD">
        <w:rPr>
          <w:rFonts w:ascii="Consolas" w:eastAsia="Times New Roman" w:hAnsi="Consolas" w:cs="Consolas"/>
          <w:sz w:val="23"/>
          <w:szCs w:val="23"/>
        </w:rPr>
        <w:t xml:space="preserve"> Input: Two arrays that represent Inorder</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 xml:space="preserve">       and level order traversals of a </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lastRenderedPageBreak/>
        <w:t xml:space="preserve">       Binary Tree</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 xml:space="preserve">       in[]    = {4, 8, 10, 12, 14, 20, 22};</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 xml:space="preserve">       level[] = {20, 8, 22, 4, 12, 10, 14};</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b/>
          <w:bCs/>
          <w:sz w:val="23"/>
          <w:szCs w:val="23"/>
          <w:bdr w:val="none" w:sz="0" w:space="0" w:color="auto" w:frame="1"/>
        </w:rPr>
        <w:t>Output :</w:t>
      </w:r>
      <w:r w:rsidRPr="00FF59BD">
        <w:rPr>
          <w:rFonts w:ascii="Consolas" w:eastAsia="Times New Roman" w:hAnsi="Consolas" w:cs="Consolas"/>
          <w:sz w:val="23"/>
          <w:szCs w:val="23"/>
        </w:rPr>
        <w:t xml:space="preserve"> 4</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 xml:space="preserve">The binary tree that can be constructed from the </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given traversals is:</w:t>
      </w:r>
    </w:p>
    <w:p w:rsid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noProof/>
        </w:rPr>
      </w:pPr>
    </w:p>
    <w:p w:rsid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noProof/>
        </w:rPr>
      </w:pP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Pr>
          <w:noProof/>
        </w:rPr>
        <w:drawing>
          <wp:inline distT="0" distB="0" distL="0" distR="0" wp14:anchorId="05A8AA7D" wp14:editId="32A12DBD">
            <wp:extent cx="3124200" cy="2599859"/>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1851" t="52822" r="52325" b="20316"/>
                    <a:stretch/>
                  </pic:blipFill>
                  <pic:spPr bwMode="auto">
                    <a:xfrm>
                      <a:off x="0" y="0"/>
                      <a:ext cx="3124106" cy="2599781"/>
                    </a:xfrm>
                    <a:prstGeom prst="rect">
                      <a:avLst/>
                    </a:prstGeom>
                    <a:ln>
                      <a:noFill/>
                    </a:ln>
                    <a:extLst>
                      <a:ext uri="{53640926-AAD7-44D8-BBD7-CCE9431645EC}">
                        <a14:shadowObscured xmlns:a14="http://schemas.microsoft.com/office/drawing/2010/main"/>
                      </a:ext>
                    </a:extLst>
                  </pic:spPr>
                </pic:pic>
              </a:graphicData>
            </a:graphic>
          </wp:inline>
        </w:drawing>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 xml:space="preserve">We can clearly see in the above image that the </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F59BD">
        <w:rPr>
          <w:rFonts w:ascii="Consolas" w:eastAsia="Times New Roman" w:hAnsi="Consolas" w:cs="Consolas"/>
          <w:sz w:val="23"/>
          <w:szCs w:val="23"/>
        </w:rPr>
        <w:t>height of the tree is 4.</w:t>
      </w:r>
    </w:p>
    <w:p w:rsidR="00FF59BD" w:rsidRPr="00FF59BD" w:rsidRDefault="009E6733" w:rsidP="00FF59BD">
      <w:pPr>
        <w:shd w:val="clear" w:color="auto" w:fill="FFFFFF"/>
        <w:bidi w:val="0"/>
        <w:spacing w:after="0" w:line="240" w:lineRule="auto"/>
        <w:jc w:val="both"/>
        <w:textAlignment w:val="baseline"/>
        <w:outlineLvl w:val="1"/>
        <w:rPr>
          <w:rFonts w:ascii="Arial" w:eastAsia="Times New Roman" w:hAnsi="Arial" w:cs="Arial"/>
          <w:b/>
          <w:bCs/>
          <w:sz w:val="27"/>
          <w:szCs w:val="27"/>
        </w:rPr>
      </w:pPr>
      <w:hyperlink r:id="rId25" w:history="1">
        <w:r w:rsidR="00FF59BD" w:rsidRPr="00FF59BD">
          <w:rPr>
            <w:rFonts w:ascii="Arial" w:eastAsia="Times New Roman" w:hAnsi="Arial" w:cs="Arial"/>
            <w:b/>
            <w:bCs/>
            <w:color w:val="EC4E20"/>
            <w:sz w:val="27"/>
            <w:szCs w:val="27"/>
            <w:bdr w:val="none" w:sz="0" w:space="0" w:color="auto" w:frame="1"/>
          </w:rPr>
          <w:t>Recommended: Please try your approach on </w:t>
        </w:r>
        <w:r w:rsidR="00FF59BD" w:rsidRPr="00FF59BD">
          <w:rPr>
            <w:rFonts w:ascii="Arial" w:eastAsia="Times New Roman" w:hAnsi="Arial" w:cs="Arial"/>
            <w:b/>
            <w:bCs/>
            <w:i/>
            <w:iCs/>
            <w:color w:val="EC4E20"/>
            <w:sz w:val="27"/>
            <w:szCs w:val="27"/>
            <w:bdr w:val="none" w:sz="0" w:space="0" w:color="auto" w:frame="1"/>
          </w:rPr>
          <w:t>{IDE}</w:t>
        </w:r>
        <w:r w:rsidR="00FF59BD" w:rsidRPr="00FF59BD">
          <w:rPr>
            <w:rFonts w:ascii="Arial" w:eastAsia="Times New Roman" w:hAnsi="Arial" w:cs="Arial"/>
            <w:b/>
            <w:bCs/>
            <w:color w:val="EC4E20"/>
            <w:sz w:val="27"/>
            <w:szCs w:val="27"/>
            <w:bdr w:val="none" w:sz="0" w:space="0" w:color="auto" w:frame="1"/>
          </w:rPr>
          <w:t>first, before moving on to the solution.</w:t>
        </w:r>
      </w:hyperlink>
    </w:p>
    <w:p w:rsidR="00FF59BD" w:rsidRPr="00FF59BD" w:rsidRDefault="00FF59BD" w:rsidP="00FF59BD">
      <w:pPr>
        <w:shd w:val="clear" w:color="auto" w:fill="FFFFFF"/>
        <w:bidi w:val="0"/>
        <w:spacing w:after="0" w:line="240" w:lineRule="auto"/>
        <w:textAlignment w:val="baseline"/>
        <w:rPr>
          <w:rFonts w:ascii="Arial" w:eastAsia="Times New Roman" w:hAnsi="Arial" w:cs="Arial"/>
          <w:sz w:val="24"/>
          <w:szCs w:val="24"/>
        </w:rPr>
      </w:pPr>
      <w:r w:rsidRPr="00FF59BD">
        <w:rPr>
          <w:rFonts w:ascii="Arial" w:eastAsia="Times New Roman" w:hAnsi="Arial" w:cs="Arial"/>
          <w:sz w:val="24"/>
          <w:szCs w:val="24"/>
        </w:rPr>
        <w:t>The approach to calculating height is similar to the approach discussed in the post </w:t>
      </w:r>
      <w:hyperlink r:id="rId26" w:tgtFrame="_blank" w:history="1">
        <w:r w:rsidRPr="00FF59BD">
          <w:rPr>
            <w:rFonts w:ascii="Arial" w:eastAsia="Times New Roman" w:hAnsi="Arial" w:cs="Arial"/>
            <w:color w:val="EC4E20"/>
            <w:sz w:val="24"/>
            <w:szCs w:val="24"/>
            <w:bdr w:val="none" w:sz="0" w:space="0" w:color="auto" w:frame="1"/>
          </w:rPr>
          <w:t>Constructing Tree from Inorder and Level Order Traversals</w:t>
        </w:r>
      </w:hyperlink>
      <w:r w:rsidRPr="00FF59BD">
        <w:rPr>
          <w:rFonts w:ascii="Arial" w:eastAsia="Times New Roman" w:hAnsi="Arial" w:cs="Arial"/>
          <w:sz w:val="24"/>
          <w:szCs w:val="24"/>
        </w:rPr>
        <w:t>.</w:t>
      </w:r>
    </w:p>
    <w:p w:rsidR="00FF59BD" w:rsidRPr="00FF59BD" w:rsidRDefault="00FF59BD" w:rsidP="00FF59BD">
      <w:pPr>
        <w:bidi w:val="0"/>
        <w:spacing w:after="0" w:line="285" w:lineRule="atLeast"/>
        <w:textAlignment w:val="baseline"/>
        <w:rPr>
          <w:ins w:id="470" w:author="Unknown"/>
          <w:rFonts w:ascii="Times New Roman" w:eastAsia="Times New Roman" w:hAnsi="Times New Roman" w:cs="Times New Roman"/>
          <w:sz w:val="24"/>
          <w:szCs w:val="24"/>
        </w:rPr>
      </w:pPr>
      <w:ins w:id="471" w:author="Unknown">
        <w:r w:rsidRPr="00FF59BD">
          <w:rPr>
            <w:rFonts w:ascii="Arial" w:eastAsia="Times New Roman" w:hAnsi="Arial" w:cs="Arial"/>
            <w:sz w:val="24"/>
            <w:szCs w:val="24"/>
          </w:rPr>
          <w:br/>
        </w:r>
        <w:r w:rsidRPr="00FF59BD">
          <w:rPr>
            <w:rFonts w:ascii="Arial" w:eastAsia="Times New Roman" w:hAnsi="Arial" w:cs="Arial"/>
            <w:sz w:val="24"/>
            <w:szCs w:val="24"/>
          </w:rPr>
          <w:br/>
        </w:r>
      </w:ins>
    </w:p>
    <w:p w:rsidR="00FF59BD" w:rsidRPr="00FF59BD" w:rsidRDefault="00FF59BD" w:rsidP="00FF59BD">
      <w:pPr>
        <w:shd w:val="clear" w:color="auto" w:fill="FFFFFF"/>
        <w:bidi w:val="0"/>
        <w:spacing w:after="150" w:line="240" w:lineRule="auto"/>
        <w:textAlignment w:val="baseline"/>
        <w:rPr>
          <w:ins w:id="472" w:author="Unknown"/>
          <w:rFonts w:ascii="Arial" w:eastAsia="Times New Roman" w:hAnsi="Arial" w:cs="Arial"/>
          <w:sz w:val="24"/>
          <w:szCs w:val="24"/>
        </w:rPr>
      </w:pPr>
      <w:ins w:id="473" w:author="Unknown">
        <w:r w:rsidRPr="00FF59BD">
          <w:rPr>
            <w:rFonts w:ascii="Arial" w:eastAsia="Times New Roman" w:hAnsi="Arial" w:cs="Arial"/>
            <w:sz w:val="24"/>
            <w:szCs w:val="24"/>
          </w:rPr>
          <w:t>Let us consider the above example.</w:t>
        </w:r>
      </w:ins>
    </w:p>
    <w:p w:rsidR="00FF59BD" w:rsidRPr="00FF59BD" w:rsidRDefault="00FF59BD" w:rsidP="00FF59BD">
      <w:pPr>
        <w:shd w:val="clear" w:color="auto" w:fill="FFFFFF"/>
        <w:bidi w:val="0"/>
        <w:spacing w:after="150" w:line="240" w:lineRule="auto"/>
        <w:textAlignment w:val="baseline"/>
        <w:rPr>
          <w:ins w:id="474" w:author="Unknown"/>
          <w:rFonts w:ascii="Arial" w:eastAsia="Times New Roman" w:hAnsi="Arial" w:cs="Arial"/>
          <w:sz w:val="24"/>
          <w:szCs w:val="24"/>
        </w:rPr>
      </w:pPr>
      <w:ins w:id="475" w:author="Unknown">
        <w:r w:rsidRPr="00FF59BD">
          <w:rPr>
            <w:rFonts w:ascii="Arial" w:eastAsia="Times New Roman" w:hAnsi="Arial" w:cs="Arial"/>
            <w:sz w:val="24"/>
            <w:szCs w:val="24"/>
          </w:rPr>
          <w:t>in[] = {4, 8, 10, 12, 14, 20, 22};</w:t>
        </w:r>
        <w:r w:rsidRPr="00FF59BD">
          <w:rPr>
            <w:rFonts w:ascii="Arial" w:eastAsia="Times New Roman" w:hAnsi="Arial" w:cs="Arial"/>
            <w:sz w:val="24"/>
            <w:szCs w:val="24"/>
          </w:rPr>
          <w:br/>
          <w:t>level[] = {20, 8, 22, 4, 12, 10, 14};</w:t>
        </w:r>
      </w:ins>
    </w:p>
    <w:p w:rsidR="00FF59BD" w:rsidRPr="00FF59BD" w:rsidRDefault="00FF59BD" w:rsidP="00FF59BD">
      <w:pPr>
        <w:shd w:val="clear" w:color="auto" w:fill="FFFFFF"/>
        <w:bidi w:val="0"/>
        <w:spacing w:after="150" w:line="240" w:lineRule="auto"/>
        <w:textAlignment w:val="baseline"/>
        <w:rPr>
          <w:ins w:id="476" w:author="Unknown"/>
          <w:rFonts w:ascii="Arial" w:eastAsia="Times New Roman" w:hAnsi="Arial" w:cs="Arial"/>
          <w:sz w:val="24"/>
          <w:szCs w:val="24"/>
        </w:rPr>
      </w:pPr>
      <w:ins w:id="477" w:author="Unknown">
        <w:r w:rsidRPr="00FF59BD">
          <w:rPr>
            <w:rFonts w:ascii="Arial" w:eastAsia="Times New Roman" w:hAnsi="Arial" w:cs="Arial"/>
            <w:sz w:val="24"/>
            <w:szCs w:val="24"/>
          </w:rPr>
          <w:t>In a Levelorder sequence, the first element is the root of the tree. So we know ’20’ is root for given sequences. By searching ’20’ in Inorder sequence, we can find out all elements on the left side of ‘20’ are in left subtree and elements on right are in the right subtree. So we know below structure now.</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78" w:author="Unknown"/>
          <w:rFonts w:ascii="Consolas" w:eastAsia="Times New Roman" w:hAnsi="Consolas" w:cs="Consolas"/>
          <w:sz w:val="23"/>
          <w:szCs w:val="23"/>
        </w:rPr>
      </w:pPr>
      <w:r w:rsidRPr="00FF59BD">
        <w:rPr>
          <w:rFonts w:ascii="Consolas" w:eastAsia="Times New Roman" w:hAnsi="Consolas" w:cs="Consolas"/>
          <w:sz w:val="23"/>
          <w:szCs w:val="23"/>
        </w:rPr>
        <w:t xml:space="preserve">             </w:t>
      </w:r>
      <w:r>
        <w:rPr>
          <w:rFonts w:ascii="Consolas" w:eastAsia="Times New Roman" w:hAnsi="Consolas" w:cs="Consolas"/>
          <w:sz w:val="23"/>
          <w:szCs w:val="23"/>
        </w:rPr>
        <w:t>20</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79" w:author="Unknown"/>
          <w:rFonts w:ascii="Consolas" w:eastAsia="Times New Roman" w:hAnsi="Consolas" w:cs="Consolas"/>
          <w:sz w:val="23"/>
          <w:szCs w:val="23"/>
        </w:rPr>
      </w:pPr>
      <w:r>
        <w:rPr>
          <w:rFonts w:ascii="Consolas" w:eastAsia="Times New Roman" w:hAnsi="Consolas" w:cs="Consolas"/>
          <w:sz w:val="23"/>
          <w:szCs w:val="23"/>
        </w:rPr>
        <w:t xml:space="preserve">            /   \</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80" w:author="Unknown"/>
          <w:rFonts w:ascii="Consolas" w:eastAsia="Times New Roman" w:hAnsi="Consolas" w:cs="Consolas"/>
          <w:sz w:val="23"/>
          <w:szCs w:val="23"/>
        </w:rPr>
      </w:pPr>
      <w:r>
        <w:rPr>
          <w:rFonts w:ascii="Consolas" w:eastAsia="Times New Roman" w:hAnsi="Consolas" w:cs="Consolas" w:hint="cs"/>
          <w:sz w:val="23"/>
          <w:szCs w:val="23"/>
          <w:rtl/>
        </w:rPr>
        <w:t xml:space="preserve">  </w:t>
      </w:r>
      <w:r>
        <w:rPr>
          <w:rFonts w:ascii="Consolas" w:eastAsia="Times New Roman" w:hAnsi="Consolas" w:cs="Consolas"/>
          <w:sz w:val="23"/>
          <w:szCs w:val="23"/>
        </w:rPr>
        <w:t xml:space="preserve">        /       \</w:t>
      </w:r>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81" w:author="Unknown"/>
          <w:rFonts w:ascii="Consolas" w:eastAsia="Times New Roman" w:hAnsi="Consolas" w:cs="Consolas"/>
          <w:sz w:val="23"/>
          <w:szCs w:val="23"/>
        </w:rPr>
      </w:pPr>
      <w:ins w:id="482" w:author="Unknown">
        <w:r w:rsidRPr="00FF59BD">
          <w:rPr>
            <w:rFonts w:ascii="Consolas" w:eastAsia="Times New Roman" w:hAnsi="Consolas" w:cs="Consolas"/>
            <w:sz w:val="23"/>
            <w:szCs w:val="23"/>
          </w:rPr>
          <w:t xml:space="preserve"> {4, 8, 10, 12, 14}  {22}   </w:t>
        </w:r>
      </w:ins>
    </w:p>
    <w:p w:rsidR="00FF59BD" w:rsidRPr="00FF59BD" w:rsidRDefault="00FF59BD" w:rsidP="00FF59BD">
      <w:pPr>
        <w:shd w:val="clear" w:color="auto" w:fill="FFFFFF"/>
        <w:bidi w:val="0"/>
        <w:spacing w:after="150" w:line="240" w:lineRule="auto"/>
        <w:textAlignment w:val="baseline"/>
        <w:rPr>
          <w:ins w:id="483" w:author="Unknown"/>
          <w:rFonts w:ascii="Arial" w:eastAsia="Times New Roman" w:hAnsi="Arial" w:cs="Arial"/>
          <w:sz w:val="24"/>
          <w:szCs w:val="24"/>
        </w:rPr>
      </w:pPr>
      <w:ins w:id="484" w:author="Unknown">
        <w:r w:rsidRPr="00FF59BD">
          <w:rPr>
            <w:rFonts w:ascii="Arial" w:eastAsia="Times New Roman" w:hAnsi="Arial" w:cs="Arial"/>
            <w:sz w:val="24"/>
            <w:szCs w:val="24"/>
          </w:rPr>
          <w:t>Let us call {4, 8, 10, 12, 14} as left subarray in Inorder traversal and {22} as right subarray in Inorder traversal.</w:t>
        </w:r>
        <w:r w:rsidRPr="00FF59BD">
          <w:rPr>
            <w:rFonts w:ascii="Arial" w:eastAsia="Times New Roman" w:hAnsi="Arial" w:cs="Arial"/>
            <w:sz w:val="24"/>
            <w:szCs w:val="24"/>
          </w:rPr>
          <w:br/>
          <w:t xml:space="preserve">In level order traversal, keys of left and right subtrees are not consecutive. So we extract all nodes from level order traversal which are in left subarray of Inorder traversal. To calculate the height of </w:t>
        </w:r>
        <w:r w:rsidRPr="00FF59BD">
          <w:rPr>
            <w:rFonts w:ascii="Arial" w:eastAsia="Times New Roman" w:hAnsi="Arial" w:cs="Arial"/>
            <w:sz w:val="24"/>
            <w:szCs w:val="24"/>
          </w:rPr>
          <w:lastRenderedPageBreak/>
          <w:t>the left subtree of the root, we recur for the extracted elements from level order traversal and left subarray of inorder traversal. In the above example, we recur for the following two arrays.</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85" w:author="Unknown"/>
          <w:rFonts w:ascii="Consolas" w:eastAsia="Times New Roman" w:hAnsi="Consolas" w:cs="Consolas"/>
          <w:sz w:val="23"/>
          <w:szCs w:val="23"/>
        </w:rPr>
      </w:pPr>
      <w:ins w:id="486" w:author="Unknown">
        <w:r w:rsidRPr="00FF59BD">
          <w:rPr>
            <w:rFonts w:ascii="Consolas" w:eastAsia="Times New Roman" w:hAnsi="Consolas" w:cs="Consolas"/>
            <w:sz w:val="23"/>
            <w:szCs w:val="23"/>
          </w:rPr>
          <w:t xml:space="preserve">// Recur for following arrays to </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87" w:author="Unknown"/>
          <w:rFonts w:ascii="Consolas" w:eastAsia="Times New Roman" w:hAnsi="Consolas" w:cs="Consolas"/>
          <w:sz w:val="23"/>
          <w:szCs w:val="23"/>
        </w:rPr>
      </w:pPr>
      <w:ins w:id="488" w:author="Unknown">
        <w:r w:rsidRPr="00FF59BD">
          <w:rPr>
            <w:rFonts w:ascii="Consolas" w:eastAsia="Times New Roman" w:hAnsi="Consolas" w:cs="Consolas"/>
            <w:sz w:val="23"/>
            <w:szCs w:val="23"/>
          </w:rPr>
          <w:t>// calculate the height of the left subtree</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89" w:author="Unknown"/>
          <w:rFonts w:ascii="Consolas" w:eastAsia="Times New Roman" w:hAnsi="Consolas" w:cs="Consolas"/>
          <w:sz w:val="23"/>
          <w:szCs w:val="23"/>
        </w:rPr>
      </w:pPr>
      <w:ins w:id="490" w:author="Unknown">
        <w:r w:rsidRPr="00FF59BD">
          <w:rPr>
            <w:rFonts w:ascii="Consolas" w:eastAsia="Times New Roman" w:hAnsi="Consolas" w:cs="Consolas"/>
            <w:sz w:val="23"/>
            <w:szCs w:val="23"/>
          </w:rPr>
          <w:t>In[]    = {4, 8, 10, 12, 14}</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91" w:author="Unknown"/>
          <w:rFonts w:ascii="Consolas" w:eastAsia="Times New Roman" w:hAnsi="Consolas" w:cs="Consolas"/>
          <w:sz w:val="23"/>
          <w:szCs w:val="23"/>
        </w:rPr>
      </w:pPr>
      <w:ins w:id="492" w:author="Unknown">
        <w:r w:rsidRPr="00FF59BD">
          <w:rPr>
            <w:rFonts w:ascii="Consolas" w:eastAsia="Times New Roman" w:hAnsi="Consolas" w:cs="Consolas"/>
            <w:sz w:val="23"/>
            <w:szCs w:val="23"/>
          </w:rPr>
          <w:t xml:space="preserve">level[] = {8, 4, 12, 10, 14} </w:t>
        </w:r>
      </w:ins>
    </w:p>
    <w:p w:rsidR="00FF59BD" w:rsidRPr="00FF59BD" w:rsidRDefault="00FF59BD" w:rsidP="00FF59BD">
      <w:pPr>
        <w:shd w:val="clear" w:color="auto" w:fill="FFFFFF"/>
        <w:bidi w:val="0"/>
        <w:spacing w:after="150" w:line="240" w:lineRule="auto"/>
        <w:textAlignment w:val="baseline"/>
        <w:rPr>
          <w:ins w:id="493" w:author="Unknown"/>
          <w:rFonts w:ascii="Arial" w:eastAsia="Times New Roman" w:hAnsi="Arial" w:cs="Arial"/>
          <w:sz w:val="24"/>
          <w:szCs w:val="24"/>
        </w:rPr>
      </w:pPr>
      <w:ins w:id="494" w:author="Unknown">
        <w:r w:rsidRPr="00FF59BD">
          <w:rPr>
            <w:rFonts w:ascii="Arial" w:eastAsia="Times New Roman" w:hAnsi="Arial" w:cs="Arial"/>
            <w:sz w:val="24"/>
            <w:szCs w:val="24"/>
          </w:rPr>
          <w:t>Similarly, we recur for following two arrays and calculate the height of the right subtree.</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95" w:author="Unknown"/>
          <w:rFonts w:ascii="Consolas" w:eastAsia="Times New Roman" w:hAnsi="Consolas" w:cs="Consolas"/>
          <w:sz w:val="23"/>
          <w:szCs w:val="23"/>
        </w:rPr>
      </w:pPr>
      <w:ins w:id="496" w:author="Unknown">
        <w:r w:rsidRPr="00FF59BD">
          <w:rPr>
            <w:rFonts w:ascii="Consolas" w:eastAsia="Times New Roman" w:hAnsi="Consolas" w:cs="Consolas"/>
            <w:sz w:val="23"/>
            <w:szCs w:val="23"/>
          </w:rPr>
          <w:t>// Recur for following arrays to calculate</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97" w:author="Unknown"/>
          <w:rFonts w:ascii="Consolas" w:eastAsia="Times New Roman" w:hAnsi="Consolas" w:cs="Consolas"/>
          <w:sz w:val="23"/>
          <w:szCs w:val="23"/>
        </w:rPr>
      </w:pPr>
      <w:ins w:id="498" w:author="Unknown">
        <w:r w:rsidRPr="00FF59BD">
          <w:rPr>
            <w:rFonts w:ascii="Consolas" w:eastAsia="Times New Roman" w:hAnsi="Consolas" w:cs="Consolas"/>
            <w:sz w:val="23"/>
            <w:szCs w:val="23"/>
          </w:rPr>
          <w:t>// height of the right subtree</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499" w:author="Unknown"/>
          <w:rFonts w:ascii="Consolas" w:eastAsia="Times New Roman" w:hAnsi="Consolas" w:cs="Consolas"/>
          <w:sz w:val="23"/>
          <w:szCs w:val="23"/>
        </w:rPr>
      </w:pPr>
      <w:ins w:id="500" w:author="Unknown">
        <w:r w:rsidRPr="00FF59BD">
          <w:rPr>
            <w:rFonts w:ascii="Consolas" w:eastAsia="Times New Roman" w:hAnsi="Consolas" w:cs="Consolas"/>
            <w:sz w:val="23"/>
            <w:szCs w:val="23"/>
          </w:rPr>
          <w:t>In[]    = {22}</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01" w:author="Unknown"/>
          <w:rFonts w:ascii="Consolas" w:eastAsia="Times New Roman" w:hAnsi="Consolas" w:cs="Consolas"/>
          <w:sz w:val="23"/>
          <w:szCs w:val="23"/>
        </w:rPr>
      </w:pPr>
      <w:ins w:id="502" w:author="Unknown">
        <w:r w:rsidRPr="00FF59BD">
          <w:rPr>
            <w:rFonts w:ascii="Consolas" w:eastAsia="Times New Roman" w:hAnsi="Consolas" w:cs="Consolas"/>
            <w:sz w:val="23"/>
            <w:szCs w:val="23"/>
          </w:rPr>
          <w:t xml:space="preserve">level[] = {22} </w:t>
        </w:r>
      </w:ins>
    </w:p>
    <w:p w:rsidR="00FF59BD" w:rsidRPr="00FF59BD" w:rsidRDefault="00FF59BD" w:rsidP="00FF59BD">
      <w:pPr>
        <w:shd w:val="clear" w:color="auto" w:fill="FFFFFF"/>
        <w:bidi w:val="0"/>
        <w:spacing w:after="150" w:line="240" w:lineRule="auto"/>
        <w:textAlignment w:val="baseline"/>
        <w:rPr>
          <w:ins w:id="503" w:author="Unknown"/>
          <w:rFonts w:ascii="Arial" w:eastAsia="Times New Roman" w:hAnsi="Arial" w:cs="Arial"/>
          <w:sz w:val="24"/>
          <w:szCs w:val="24"/>
        </w:rPr>
      </w:pPr>
      <w:ins w:id="504" w:author="Unknown">
        <w:r w:rsidRPr="00FF59BD">
          <w:rPr>
            <w:rFonts w:ascii="Arial" w:eastAsia="Times New Roman" w:hAnsi="Arial" w:cs="Arial"/>
            <w:sz w:val="24"/>
            <w:szCs w:val="24"/>
          </w:rPr>
          <w:t>Below is the implementation of the above approach:</w:t>
        </w:r>
      </w:ins>
    </w:p>
    <w:tbl>
      <w:tblPr>
        <w:tblW w:w="8745" w:type="dxa"/>
        <w:tblCellMar>
          <w:left w:w="0" w:type="dxa"/>
          <w:right w:w="0" w:type="dxa"/>
        </w:tblCellMar>
        <w:tblLook w:val="04A0" w:firstRow="1" w:lastRow="0" w:firstColumn="1" w:lastColumn="0" w:noHBand="0" w:noVBand="1"/>
      </w:tblPr>
      <w:tblGrid>
        <w:gridCol w:w="8745"/>
      </w:tblGrid>
      <w:tr w:rsidR="00FF59BD" w:rsidRPr="00FF59BD" w:rsidTr="00FF59BD">
        <w:tc>
          <w:tcPr>
            <w:tcW w:w="8745" w:type="dxa"/>
            <w:vAlign w:val="center"/>
            <w:hideMark/>
          </w:tcPr>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C++ program to caulate height of Binary 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from InOrder and LevelOrder Traversals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#include &lt;iostream&gt;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using</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namespace</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Function to find index of value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 the InOrder Traversal array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search(int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arr[],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strt,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end,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value)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for</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 = strt; i &lt;= end; i++)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(arr[i] == value)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-1;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Function to calculate the height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of the Binary 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getHeight(int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in[],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level[],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start,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end, int&amp; height,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n)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Base Case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(start &gt; end)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Get index of current root in InOrder Traversal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getIndex = search(in, start, end, level[0]);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(getIndex == -1)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Count elements in Left Subtree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leftCount = getIndex - start;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Count elements in right Subtree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rightCount = end - getIndex;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Declare two arrays for left and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right subtrees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 newLeftLevel = new</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int[leftCount];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lastRenderedPageBreak/>
              <w:t>    int* newRightLevel = new</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int[rightCount];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lheight = 0, rheight = 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k = 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Extract values from level order traversal array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for current left subtree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for</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 = 0; i &lt; n; i++)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for</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j = start; j &lt; getIndex; j++)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(level[i] == in[j])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newLeftLevel[k] = level[i];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break;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k = 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Extract values from level order traversal array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for current right subtree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for</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 = 0; i &lt; n; i++)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for</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j = getIndex + 1; j &lt;= end; j++)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(level[i] == in[j])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newRightLevel[k] = level[i];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break;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Recursively call to calculate height of left Subtree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(leftCount &gt; 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lheight = getHeight(in, newLeftLevel, start,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getIndex - 1, height, leftCount);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Recursively call to calculate height of right Subtree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if</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(rightCount &gt; 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rheight = getHeight(in, newRightLevel,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getIndex + 1, end, height, rightCount);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Current height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height = max(lheight + 1, rheight + 1);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Delete Auxiliary arrays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delete[] newRightLevel;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delete[] newLeftLevel;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 return height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height;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Driver program to test above functions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main()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in[] = { 4, 8, 10, 12, 14, 20, 22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level[] = { 20, 8, 22, 4, 12, 10, 14 };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n = sizeof(in) / sizeof(in[0]);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int</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h = 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lastRenderedPageBreak/>
              <w:t xml:space="preserve">    cout &lt;&lt; getHeight(in, level, 0, n - 1, h, n);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w:t>
            </w:r>
            <w:r w:rsidRPr="00FF59BD">
              <w:rPr>
                <w:rFonts w:ascii="Times New Roman" w:eastAsia="Times New Roman" w:hAnsi="Times New Roman" w:cs="Times New Roman"/>
                <w:sz w:val="24"/>
                <w:szCs w:val="24"/>
              </w:rPr>
              <w:t>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return</w:t>
            </w:r>
            <w:r w:rsidRPr="00FF59BD">
              <w:rPr>
                <w:rFonts w:ascii="Times New Roman" w:eastAsia="Times New Roman" w:hAnsi="Times New Roman" w:cs="Times New Roman"/>
                <w:sz w:val="24"/>
                <w:szCs w:val="24"/>
              </w:rPr>
              <w:t xml:space="preserve"> </w:t>
            </w:r>
            <w:r w:rsidRPr="00FF59BD">
              <w:rPr>
                <w:rFonts w:ascii="Courier New" w:eastAsia="Times New Roman" w:hAnsi="Courier New" w:cs="Courier New"/>
                <w:sz w:val="20"/>
                <w:szCs w:val="20"/>
              </w:rPr>
              <w:t xml:space="preserve">0; </w:t>
            </w:r>
          </w:p>
          <w:p w:rsidR="00FF59BD" w:rsidRPr="00FF59BD" w:rsidRDefault="00FF59BD" w:rsidP="00FF59BD">
            <w:pPr>
              <w:bidi w:val="0"/>
              <w:spacing w:after="0" w:line="240" w:lineRule="auto"/>
              <w:rPr>
                <w:rFonts w:ascii="Times New Roman" w:eastAsia="Times New Roman" w:hAnsi="Times New Roman" w:cs="Times New Roman"/>
                <w:sz w:val="24"/>
                <w:szCs w:val="24"/>
              </w:rPr>
            </w:pPr>
            <w:r w:rsidRPr="00FF59BD">
              <w:rPr>
                <w:rFonts w:ascii="Courier New" w:eastAsia="Times New Roman" w:hAnsi="Courier New" w:cs="Courier New"/>
                <w:sz w:val="20"/>
                <w:szCs w:val="20"/>
              </w:rPr>
              <w:t xml:space="preserve">} </w:t>
            </w:r>
          </w:p>
        </w:tc>
      </w:tr>
    </w:tbl>
    <w:p w:rsidR="00FF59BD" w:rsidRPr="00FF59BD" w:rsidRDefault="00FF59BD" w:rsidP="00FF59BD">
      <w:pPr>
        <w:shd w:val="clear" w:color="auto" w:fill="FFFFFF"/>
        <w:bidi w:val="0"/>
        <w:spacing w:after="0" w:line="240" w:lineRule="auto"/>
        <w:textAlignment w:val="baseline"/>
        <w:rPr>
          <w:ins w:id="505" w:author="Unknown"/>
          <w:rFonts w:ascii="Arial" w:eastAsia="Times New Roman" w:hAnsi="Arial" w:cs="Arial"/>
          <w:sz w:val="24"/>
          <w:szCs w:val="24"/>
        </w:rPr>
      </w:pPr>
      <w:ins w:id="506" w:author="Unknown">
        <w:r w:rsidRPr="00FF59BD">
          <w:rPr>
            <w:rFonts w:ascii="Arial" w:eastAsia="Times New Roman" w:hAnsi="Arial" w:cs="Arial"/>
            <w:b/>
            <w:bCs/>
            <w:sz w:val="24"/>
            <w:szCs w:val="24"/>
            <w:bdr w:val="none" w:sz="0" w:space="0" w:color="auto" w:frame="1"/>
          </w:rPr>
          <w:lastRenderedPageBreak/>
          <w:t>Output</w:t>
        </w:r>
        <w:r w:rsidRPr="00FF59BD">
          <w:rPr>
            <w:rFonts w:ascii="Arial" w:eastAsia="Times New Roman" w:hAnsi="Arial" w:cs="Arial"/>
            <w:sz w:val="24"/>
            <w:szCs w:val="24"/>
          </w:rPr>
          <w:t>:</w:t>
        </w:r>
      </w:ins>
    </w:p>
    <w:p w:rsidR="00FF59BD" w:rsidRPr="00FF59BD" w:rsidRDefault="00FF59BD" w:rsidP="00FF59B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07" w:author="Unknown"/>
          <w:rFonts w:ascii="Consolas" w:eastAsia="Times New Roman" w:hAnsi="Consolas" w:cs="Consolas"/>
          <w:sz w:val="23"/>
          <w:szCs w:val="23"/>
        </w:rPr>
      </w:pPr>
      <w:ins w:id="508" w:author="Unknown">
        <w:r w:rsidRPr="00FF59BD">
          <w:rPr>
            <w:rFonts w:ascii="Consolas" w:eastAsia="Times New Roman" w:hAnsi="Consolas" w:cs="Consolas"/>
            <w:sz w:val="23"/>
            <w:szCs w:val="23"/>
          </w:rPr>
          <w:t>4</w:t>
        </w:r>
      </w:ins>
    </w:p>
    <w:p w:rsidR="005D4E0D" w:rsidRPr="007E58A1" w:rsidRDefault="00FF59BD" w:rsidP="005D4E0D">
      <w:pPr>
        <w:pStyle w:val="1"/>
        <w:spacing w:before="0" w:beforeAutospacing="0" w:after="225" w:afterAutospacing="0"/>
        <w:textAlignment w:val="baseline"/>
        <w:rPr>
          <w:rFonts w:ascii="Arial" w:hAnsi="Arial" w:cs="Arial"/>
          <w:sz w:val="24"/>
          <w:szCs w:val="24"/>
        </w:rPr>
      </w:pPr>
      <w:ins w:id="509" w:author="Unknown">
        <w:r w:rsidRPr="00FF59BD">
          <w:rPr>
            <w:rFonts w:ascii="Arial" w:hAnsi="Arial" w:cs="Arial"/>
            <w:sz w:val="24"/>
            <w:szCs w:val="24"/>
          </w:rPr>
          <w:br/>
        </w:r>
      </w:ins>
      <w:bookmarkStart w:id="510" w:name="_GoBack"/>
      <w:bookmarkEnd w:id="510"/>
    </w:p>
    <w:p w:rsidR="007E58A1" w:rsidRPr="007E58A1" w:rsidRDefault="007E58A1" w:rsidP="007E58A1">
      <w:pPr>
        <w:bidi w:val="0"/>
        <w:spacing w:after="0" w:line="285" w:lineRule="atLeast"/>
        <w:jc w:val="both"/>
        <w:textAlignment w:val="baseline"/>
        <w:rPr>
          <w:ins w:id="511" w:author="Unknown"/>
          <w:rFonts w:ascii="Arial" w:eastAsia="Times New Roman" w:hAnsi="Arial" w:cs="Arial"/>
          <w:sz w:val="24"/>
          <w:szCs w:val="24"/>
        </w:rPr>
      </w:pPr>
    </w:p>
    <w:p w:rsidR="007E58A1" w:rsidRPr="007E58A1" w:rsidRDefault="007E58A1" w:rsidP="007E58A1">
      <w:pPr>
        <w:bidi w:val="0"/>
        <w:spacing w:after="225" w:line="240" w:lineRule="auto"/>
        <w:textAlignment w:val="baseline"/>
        <w:outlineLvl w:val="0"/>
        <w:rPr>
          <w:rFonts w:ascii="Times New Roman" w:eastAsia="Times New Roman" w:hAnsi="Times New Roman" w:cs="Times New Roman"/>
          <w:kern w:val="36"/>
          <w:sz w:val="42"/>
          <w:szCs w:val="42"/>
        </w:rPr>
      </w:pPr>
      <w:r w:rsidRPr="007E58A1">
        <w:rPr>
          <w:rFonts w:ascii="Times New Roman" w:eastAsia="Times New Roman" w:hAnsi="Times New Roman" w:cs="Times New Roman"/>
          <w:kern w:val="36"/>
          <w:sz w:val="42"/>
          <w:szCs w:val="42"/>
        </w:rPr>
        <w:t>Reversing a queue using recursion</w:t>
      </w:r>
    </w:p>
    <w:p w:rsidR="007E58A1" w:rsidRPr="007E58A1" w:rsidRDefault="007E58A1" w:rsidP="007E58A1">
      <w:pPr>
        <w:bidi w:val="0"/>
        <w:spacing w:after="0" w:line="240" w:lineRule="auto"/>
        <w:textAlignment w:val="baseline"/>
        <w:rPr>
          <w:rFonts w:ascii="Arial" w:eastAsia="Times New Roman" w:hAnsi="Arial" w:cs="Arial"/>
          <w:sz w:val="24"/>
          <w:szCs w:val="24"/>
        </w:rPr>
      </w:pPr>
      <w:r w:rsidRPr="007E58A1">
        <w:rPr>
          <w:rFonts w:ascii="Arial" w:eastAsia="Times New Roman" w:hAnsi="Arial" w:cs="Arial"/>
          <w:sz w:val="24"/>
          <w:szCs w:val="24"/>
        </w:rPr>
        <w:t>Given a queue, write a recursive function to reverse it.</w:t>
      </w:r>
      <w:r w:rsidRPr="007E58A1">
        <w:rPr>
          <w:rFonts w:ascii="Arial" w:eastAsia="Times New Roman" w:hAnsi="Arial" w:cs="Arial"/>
          <w:sz w:val="24"/>
          <w:szCs w:val="24"/>
        </w:rPr>
        <w:br/>
      </w:r>
      <w:r w:rsidRPr="007E58A1">
        <w:rPr>
          <w:rFonts w:ascii="Arial" w:eastAsia="Times New Roman" w:hAnsi="Arial" w:cs="Arial"/>
          <w:b/>
          <w:bCs/>
          <w:sz w:val="24"/>
          <w:szCs w:val="24"/>
          <w:bdr w:val="none" w:sz="0" w:space="0" w:color="auto" w:frame="1"/>
        </w:rPr>
        <w:t>Standard operations allowed : </w:t>
      </w:r>
      <w:r w:rsidRPr="007E58A1">
        <w:rPr>
          <w:rFonts w:ascii="Arial" w:eastAsia="Times New Roman" w:hAnsi="Arial" w:cs="Arial"/>
          <w:sz w:val="24"/>
          <w:szCs w:val="24"/>
        </w:rPr>
        <w:br/>
        <w:t>enqueue(x) : Add an item x to rear of queue.</w:t>
      </w:r>
      <w:r w:rsidRPr="007E58A1">
        <w:rPr>
          <w:rFonts w:ascii="Arial" w:eastAsia="Times New Roman" w:hAnsi="Arial" w:cs="Arial"/>
          <w:sz w:val="24"/>
          <w:szCs w:val="24"/>
        </w:rPr>
        <w:br/>
        <w:t>dequeue() : Remove an item from front of queue.</w:t>
      </w:r>
      <w:r w:rsidRPr="007E58A1">
        <w:rPr>
          <w:rFonts w:ascii="Arial" w:eastAsia="Times New Roman" w:hAnsi="Arial" w:cs="Arial"/>
          <w:sz w:val="24"/>
          <w:szCs w:val="24"/>
        </w:rPr>
        <w:br/>
        <w:t>empty() : Checks if a queue is empty or not.</w:t>
      </w:r>
    </w:p>
    <w:p w:rsidR="007E58A1" w:rsidRPr="007E58A1" w:rsidRDefault="007E58A1" w:rsidP="007E58A1">
      <w:pPr>
        <w:bidi w:val="0"/>
        <w:spacing w:after="0" w:line="240" w:lineRule="auto"/>
        <w:textAlignment w:val="baseline"/>
        <w:rPr>
          <w:rFonts w:ascii="Arial" w:eastAsia="Times New Roman" w:hAnsi="Arial" w:cs="Arial"/>
          <w:sz w:val="24"/>
          <w:szCs w:val="24"/>
        </w:rPr>
      </w:pPr>
      <w:r w:rsidRPr="007E58A1">
        <w:rPr>
          <w:rFonts w:ascii="Arial" w:eastAsia="Times New Roman" w:hAnsi="Arial" w:cs="Arial"/>
          <w:b/>
          <w:bCs/>
          <w:sz w:val="24"/>
          <w:szCs w:val="24"/>
          <w:bdr w:val="none" w:sz="0" w:space="0" w:color="auto" w:frame="1"/>
        </w:rPr>
        <w:t>Examples :</w:t>
      </w: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7E58A1">
        <w:rPr>
          <w:rFonts w:ascii="Consolas" w:eastAsia="Times New Roman" w:hAnsi="Consolas" w:cs="Consolas"/>
          <w:sz w:val="23"/>
          <w:szCs w:val="23"/>
        </w:rPr>
        <w:t>Input : Q = [5, 24, 9, 6, 8, 4, 1, 8, 3, 6]</w:t>
      </w: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7E58A1">
        <w:rPr>
          <w:rFonts w:ascii="Consolas" w:eastAsia="Times New Roman" w:hAnsi="Consolas" w:cs="Consolas"/>
          <w:sz w:val="23"/>
          <w:szCs w:val="23"/>
        </w:rPr>
        <w:t>Output : Q = [6, 3, 8, 1, 4, 8, 6, 9, 24, 5]</w:t>
      </w: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7E58A1">
        <w:rPr>
          <w:rFonts w:ascii="Consolas" w:eastAsia="Times New Roman" w:hAnsi="Consolas" w:cs="Consolas"/>
          <w:b/>
          <w:bCs/>
          <w:sz w:val="23"/>
          <w:szCs w:val="23"/>
          <w:bdr w:val="none" w:sz="0" w:space="0" w:color="auto" w:frame="1"/>
        </w:rPr>
        <w:t>Explanation :</w:t>
      </w:r>
      <w:r w:rsidRPr="007E58A1">
        <w:rPr>
          <w:rFonts w:ascii="Consolas" w:eastAsia="Times New Roman" w:hAnsi="Consolas" w:cs="Consolas"/>
          <w:sz w:val="23"/>
          <w:szCs w:val="23"/>
        </w:rPr>
        <w:t xml:space="preserve"> Output queue is the reverse of the input queue.</w:t>
      </w: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7E58A1">
        <w:rPr>
          <w:rFonts w:ascii="Consolas" w:eastAsia="Times New Roman" w:hAnsi="Consolas" w:cs="Consolas"/>
          <w:sz w:val="23"/>
          <w:szCs w:val="23"/>
        </w:rPr>
        <w:t>Input : Q = [8, 7, 2, 5, 1]</w:t>
      </w:r>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7E58A1">
        <w:rPr>
          <w:rFonts w:ascii="Consolas" w:eastAsia="Times New Roman" w:hAnsi="Consolas" w:cs="Consolas"/>
          <w:sz w:val="23"/>
          <w:szCs w:val="23"/>
        </w:rPr>
        <w:t>Output : Q = [1, 5, 2, 7, 8]</w:t>
      </w:r>
    </w:p>
    <w:p w:rsidR="007E58A1" w:rsidRPr="007E58A1" w:rsidRDefault="007E58A1" w:rsidP="007E58A1">
      <w:pPr>
        <w:bidi w:val="0"/>
        <w:spacing w:after="0" w:line="240" w:lineRule="auto"/>
        <w:textAlignment w:val="baseline"/>
        <w:rPr>
          <w:rFonts w:ascii="Arial" w:eastAsia="Times New Roman" w:hAnsi="Arial" w:cs="Arial"/>
          <w:sz w:val="24"/>
          <w:szCs w:val="24"/>
        </w:rPr>
      </w:pPr>
      <w:r w:rsidRPr="007E58A1">
        <w:rPr>
          <w:rFonts w:ascii="Arial" w:eastAsia="Times New Roman" w:hAnsi="Arial" w:cs="Arial"/>
          <w:b/>
          <w:bCs/>
          <w:sz w:val="24"/>
          <w:szCs w:val="24"/>
          <w:bdr w:val="none" w:sz="0" w:space="0" w:color="auto" w:frame="1"/>
        </w:rPr>
        <w:t>Recursive Algorithm :</w:t>
      </w:r>
    </w:p>
    <w:p w:rsidR="007E58A1" w:rsidRPr="007E58A1" w:rsidRDefault="007E58A1" w:rsidP="007E58A1">
      <w:pPr>
        <w:bidi w:val="0"/>
        <w:spacing w:after="0" w:line="285" w:lineRule="atLeast"/>
        <w:jc w:val="both"/>
        <w:textAlignment w:val="baseline"/>
        <w:rPr>
          <w:ins w:id="512" w:author="Unknown"/>
          <w:rFonts w:ascii="Arial" w:eastAsia="Times New Roman" w:hAnsi="Arial" w:cs="Arial"/>
          <w:sz w:val="24"/>
          <w:szCs w:val="24"/>
        </w:rPr>
      </w:pPr>
      <w:ins w:id="513" w:author="Unknown">
        <w:r w:rsidRPr="007E58A1">
          <w:rPr>
            <w:rFonts w:ascii="Arial" w:eastAsia="Times New Roman" w:hAnsi="Arial" w:cs="Arial"/>
            <w:sz w:val="24"/>
            <w:szCs w:val="24"/>
          </w:rPr>
          <w:br/>
        </w:r>
        <w:r w:rsidRPr="007E58A1">
          <w:rPr>
            <w:rFonts w:ascii="Arial" w:eastAsia="Times New Roman" w:hAnsi="Arial" w:cs="Arial"/>
            <w:sz w:val="24"/>
            <w:szCs w:val="24"/>
          </w:rPr>
          <w:br/>
        </w:r>
      </w:ins>
    </w:p>
    <w:p w:rsidR="007E58A1" w:rsidRPr="007E58A1" w:rsidRDefault="007E58A1" w:rsidP="007E58A1">
      <w:pPr>
        <w:numPr>
          <w:ilvl w:val="0"/>
          <w:numId w:val="25"/>
        </w:numPr>
        <w:bidi w:val="0"/>
        <w:spacing w:after="0" w:line="240" w:lineRule="auto"/>
        <w:ind w:left="540"/>
        <w:textAlignment w:val="baseline"/>
        <w:rPr>
          <w:ins w:id="514" w:author="Unknown"/>
          <w:rFonts w:ascii="Arial" w:eastAsia="Times New Roman" w:hAnsi="Arial" w:cs="Arial"/>
          <w:sz w:val="24"/>
          <w:szCs w:val="24"/>
        </w:rPr>
      </w:pPr>
      <w:ins w:id="515" w:author="Unknown">
        <w:r w:rsidRPr="007E58A1">
          <w:rPr>
            <w:rFonts w:ascii="Arial" w:eastAsia="Times New Roman" w:hAnsi="Arial" w:cs="Arial"/>
            <w:sz w:val="24"/>
            <w:szCs w:val="24"/>
          </w:rPr>
          <w:t>The pop element from the queue if the queue has elements otherwise return empty queue.</w:t>
        </w:r>
      </w:ins>
    </w:p>
    <w:p w:rsidR="007E58A1" w:rsidRPr="007E58A1" w:rsidRDefault="007E58A1" w:rsidP="007E58A1">
      <w:pPr>
        <w:numPr>
          <w:ilvl w:val="0"/>
          <w:numId w:val="25"/>
        </w:numPr>
        <w:bidi w:val="0"/>
        <w:spacing w:after="0" w:line="240" w:lineRule="auto"/>
        <w:ind w:left="540"/>
        <w:textAlignment w:val="baseline"/>
        <w:rPr>
          <w:ins w:id="516" w:author="Unknown"/>
          <w:rFonts w:ascii="Arial" w:eastAsia="Times New Roman" w:hAnsi="Arial" w:cs="Arial"/>
          <w:sz w:val="24"/>
          <w:szCs w:val="24"/>
        </w:rPr>
      </w:pPr>
      <w:ins w:id="517" w:author="Unknown">
        <w:r w:rsidRPr="007E58A1">
          <w:rPr>
            <w:rFonts w:ascii="Arial" w:eastAsia="Times New Roman" w:hAnsi="Arial" w:cs="Arial"/>
            <w:sz w:val="24"/>
            <w:szCs w:val="24"/>
          </w:rPr>
          <w:t>Call reverseQueue function for the remaining queue.</w:t>
        </w:r>
      </w:ins>
    </w:p>
    <w:p w:rsidR="007E58A1" w:rsidRPr="007E58A1" w:rsidRDefault="007E58A1" w:rsidP="007E58A1">
      <w:pPr>
        <w:numPr>
          <w:ilvl w:val="0"/>
          <w:numId w:val="25"/>
        </w:numPr>
        <w:bidi w:val="0"/>
        <w:spacing w:after="0" w:line="240" w:lineRule="auto"/>
        <w:ind w:left="540"/>
        <w:textAlignment w:val="baseline"/>
        <w:rPr>
          <w:ins w:id="518" w:author="Unknown"/>
          <w:rFonts w:ascii="Arial" w:eastAsia="Times New Roman" w:hAnsi="Arial" w:cs="Arial"/>
          <w:sz w:val="24"/>
          <w:szCs w:val="24"/>
        </w:rPr>
      </w:pPr>
      <w:ins w:id="519" w:author="Unknown">
        <w:r w:rsidRPr="007E58A1">
          <w:rPr>
            <w:rFonts w:ascii="Arial" w:eastAsia="Times New Roman" w:hAnsi="Arial" w:cs="Arial"/>
            <w:sz w:val="24"/>
            <w:szCs w:val="24"/>
          </w:rPr>
          <w:t>Push the popped element in the resultant reversed queue.</w:t>
        </w:r>
      </w:ins>
    </w:p>
    <w:p w:rsidR="007E58A1" w:rsidRPr="007E58A1" w:rsidRDefault="007E58A1" w:rsidP="007E58A1">
      <w:pPr>
        <w:bidi w:val="0"/>
        <w:spacing w:after="0" w:line="240" w:lineRule="auto"/>
        <w:textAlignment w:val="baseline"/>
        <w:rPr>
          <w:ins w:id="520" w:author="Unknown"/>
          <w:rFonts w:ascii="Arial" w:eastAsia="Times New Roman" w:hAnsi="Arial" w:cs="Arial"/>
          <w:sz w:val="24"/>
          <w:szCs w:val="24"/>
        </w:rPr>
      </w:pPr>
      <w:r>
        <w:rPr>
          <w:rFonts w:ascii="Arial" w:eastAsia="Times New Roman" w:hAnsi="Arial" w:cs="Arial"/>
          <w:noProof/>
          <w:sz w:val="24"/>
          <w:szCs w:val="24"/>
        </w:rPr>
        <mc:AlternateContent>
          <mc:Choice Requires="wps">
            <w:drawing>
              <wp:inline distT="0" distB="0" distL="0" distR="0">
                <wp:extent cx="304800" cy="304800"/>
                <wp:effectExtent l="0" t="0" r="0" b="0"/>
                <wp:docPr id="12" name="מלבן 12" descr="G:\%D7%A9%D7%A8%D7%94 %D7%94%D7%99%D7%99%D7%9C%D7%91%D7%A8%D7%95%D7%9F\Reversing a queue using recursion - GeeksforGeeks_files\Queue-reversal-using-recursion.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C25884" id="מלבן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St6pOHgMAAGIGAAAOAAAAAAAAAAAAAAAA&#10;AC4CAABkcnMvZTJvRG9jLnhtbFBLAQItABQABgAIAAAAIQBMoOks2AAAAAMBAAAPAAAAAAAAAAAA&#10;AAAAAHgFAABkcnMvZG93bnJldi54bWxQSwUGAAAAAAQABADzAAAAfQYAAAAA&#10;" filled="f" stroked="f">
                <o:lock v:ext="edit" aspectratio="t"/>
                <w10:wrap anchorx="page"/>
                <w10:anchorlock/>
              </v:rect>
            </w:pict>
          </mc:Fallback>
        </mc:AlternateContent>
      </w:r>
      <w:ins w:id="521" w:author="Unknown">
        <w:r w:rsidRPr="007E58A1">
          <w:rPr>
            <w:rFonts w:ascii="Arial" w:eastAsia="Times New Roman" w:hAnsi="Arial" w:cs="Arial"/>
            <w:sz w:val="24"/>
            <w:szCs w:val="24"/>
          </w:rPr>
          <w:br/>
        </w:r>
        <w:r w:rsidRPr="007E58A1">
          <w:rPr>
            <w:rFonts w:ascii="Arial" w:eastAsia="Times New Roman" w:hAnsi="Arial" w:cs="Arial"/>
            <w:b/>
            <w:bCs/>
            <w:sz w:val="24"/>
            <w:szCs w:val="24"/>
            <w:bdr w:val="none" w:sz="0" w:space="0" w:color="auto" w:frame="1"/>
          </w:rPr>
          <w:t>Pseudo Code :</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22" w:author="Unknown"/>
          <w:rFonts w:ascii="Consolas" w:eastAsia="Times New Roman" w:hAnsi="Consolas" w:cs="Consolas"/>
          <w:sz w:val="23"/>
          <w:szCs w:val="23"/>
        </w:rPr>
      </w:pPr>
      <w:ins w:id="523" w:author="Unknown">
        <w:r w:rsidRPr="007E58A1">
          <w:rPr>
            <w:rFonts w:ascii="Consolas" w:eastAsia="Times New Roman" w:hAnsi="Consolas" w:cs="Consolas"/>
            <w:sz w:val="23"/>
            <w:szCs w:val="23"/>
          </w:rPr>
          <w:t>queue reverseFunction(queue)</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24" w:author="Unknown"/>
          <w:rFonts w:ascii="Consolas" w:eastAsia="Times New Roman" w:hAnsi="Consolas" w:cs="Consolas"/>
          <w:sz w:val="23"/>
          <w:szCs w:val="23"/>
        </w:rPr>
      </w:pPr>
      <w:ins w:id="525" w:author="Unknown">
        <w:r w:rsidRPr="007E58A1">
          <w:rPr>
            <w:rFonts w:ascii="Consolas" w:eastAsia="Times New Roman" w:hAnsi="Consolas" w:cs="Consolas"/>
            <w:sz w:val="23"/>
            <w:szCs w:val="23"/>
          </w:rPr>
          <w:t>{</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26" w:author="Unknown"/>
          <w:rFonts w:ascii="Consolas" w:eastAsia="Times New Roman" w:hAnsi="Consolas" w:cs="Consolas"/>
          <w:sz w:val="23"/>
          <w:szCs w:val="23"/>
        </w:rPr>
      </w:pPr>
      <w:ins w:id="527" w:author="Unknown">
        <w:r w:rsidRPr="007E58A1">
          <w:rPr>
            <w:rFonts w:ascii="Consolas" w:eastAsia="Times New Roman" w:hAnsi="Consolas" w:cs="Consolas"/>
            <w:sz w:val="23"/>
            <w:szCs w:val="23"/>
          </w:rPr>
          <w:t xml:space="preserve">    if (queue is empty)</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28" w:author="Unknown"/>
          <w:rFonts w:ascii="Consolas" w:eastAsia="Times New Roman" w:hAnsi="Consolas" w:cs="Consolas"/>
          <w:sz w:val="23"/>
          <w:szCs w:val="23"/>
        </w:rPr>
      </w:pPr>
      <w:ins w:id="529" w:author="Unknown">
        <w:r w:rsidRPr="007E58A1">
          <w:rPr>
            <w:rFonts w:ascii="Consolas" w:eastAsia="Times New Roman" w:hAnsi="Consolas" w:cs="Consolas"/>
            <w:sz w:val="23"/>
            <w:szCs w:val="23"/>
          </w:rPr>
          <w:t xml:space="preserve">       return queue;</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30" w:author="Unknown"/>
          <w:rFonts w:ascii="Consolas" w:eastAsia="Times New Roman" w:hAnsi="Consolas" w:cs="Consolas"/>
          <w:sz w:val="23"/>
          <w:szCs w:val="23"/>
        </w:rPr>
      </w:pPr>
      <w:ins w:id="531" w:author="Unknown">
        <w:r w:rsidRPr="007E58A1">
          <w:rPr>
            <w:rFonts w:ascii="Consolas" w:eastAsia="Times New Roman" w:hAnsi="Consolas" w:cs="Consolas"/>
            <w:sz w:val="23"/>
            <w:szCs w:val="23"/>
          </w:rPr>
          <w:t xml:space="preserve">    else {</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32" w:author="Unknown"/>
          <w:rFonts w:ascii="Consolas" w:eastAsia="Times New Roman" w:hAnsi="Consolas" w:cs="Consolas"/>
          <w:sz w:val="23"/>
          <w:szCs w:val="23"/>
        </w:rPr>
      </w:pPr>
      <w:ins w:id="533" w:author="Unknown">
        <w:r w:rsidRPr="007E58A1">
          <w:rPr>
            <w:rFonts w:ascii="Consolas" w:eastAsia="Times New Roman" w:hAnsi="Consolas" w:cs="Consolas"/>
            <w:sz w:val="23"/>
            <w:szCs w:val="23"/>
          </w:rPr>
          <w:t xml:space="preserve">       data = queue.front()</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34" w:author="Unknown"/>
          <w:rFonts w:ascii="Consolas" w:eastAsia="Times New Roman" w:hAnsi="Consolas" w:cs="Consolas"/>
          <w:sz w:val="23"/>
          <w:szCs w:val="23"/>
        </w:rPr>
      </w:pPr>
      <w:ins w:id="535" w:author="Unknown">
        <w:r w:rsidRPr="007E58A1">
          <w:rPr>
            <w:rFonts w:ascii="Consolas" w:eastAsia="Times New Roman" w:hAnsi="Consolas" w:cs="Consolas"/>
            <w:sz w:val="23"/>
            <w:szCs w:val="23"/>
          </w:rPr>
          <w:t xml:space="preserve">       queue.pop()</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36" w:author="Unknown"/>
          <w:rFonts w:ascii="Consolas" w:eastAsia="Times New Roman" w:hAnsi="Consolas" w:cs="Consolas"/>
          <w:sz w:val="23"/>
          <w:szCs w:val="23"/>
        </w:rPr>
      </w:pPr>
      <w:ins w:id="537" w:author="Unknown">
        <w:r w:rsidRPr="007E58A1">
          <w:rPr>
            <w:rFonts w:ascii="Consolas" w:eastAsia="Times New Roman" w:hAnsi="Consolas" w:cs="Consolas"/>
            <w:sz w:val="23"/>
            <w:szCs w:val="23"/>
          </w:rPr>
          <w:t xml:space="preserve">       queue = reverseFunction(queue);</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38" w:author="Unknown"/>
          <w:rFonts w:ascii="Consolas" w:eastAsia="Times New Roman" w:hAnsi="Consolas" w:cs="Consolas"/>
          <w:sz w:val="23"/>
          <w:szCs w:val="23"/>
        </w:rPr>
      </w:pPr>
      <w:ins w:id="539" w:author="Unknown">
        <w:r w:rsidRPr="007E58A1">
          <w:rPr>
            <w:rFonts w:ascii="Consolas" w:eastAsia="Times New Roman" w:hAnsi="Consolas" w:cs="Consolas"/>
            <w:sz w:val="23"/>
            <w:szCs w:val="23"/>
          </w:rPr>
          <w:t xml:space="preserve">       q.push(data);</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40" w:author="Unknown"/>
          <w:rFonts w:ascii="Consolas" w:eastAsia="Times New Roman" w:hAnsi="Consolas" w:cs="Consolas"/>
          <w:sz w:val="23"/>
          <w:szCs w:val="23"/>
        </w:rPr>
      </w:pPr>
      <w:ins w:id="541" w:author="Unknown">
        <w:r w:rsidRPr="007E58A1">
          <w:rPr>
            <w:rFonts w:ascii="Consolas" w:eastAsia="Times New Roman" w:hAnsi="Consolas" w:cs="Consolas"/>
            <w:sz w:val="23"/>
            <w:szCs w:val="23"/>
          </w:rPr>
          <w:t xml:space="preserve">       return queue;</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42" w:author="Unknown"/>
          <w:rFonts w:ascii="Consolas" w:eastAsia="Times New Roman" w:hAnsi="Consolas" w:cs="Consolas"/>
          <w:sz w:val="23"/>
          <w:szCs w:val="23"/>
        </w:rPr>
      </w:pPr>
      <w:ins w:id="543" w:author="Unknown">
        <w:r w:rsidRPr="007E58A1">
          <w:rPr>
            <w:rFonts w:ascii="Consolas" w:eastAsia="Times New Roman" w:hAnsi="Consolas" w:cs="Consolas"/>
            <w:sz w:val="23"/>
            <w:szCs w:val="23"/>
          </w:rPr>
          <w:t xml:space="preserve">    }</w:t>
        </w:r>
      </w:ins>
    </w:p>
    <w:p w:rsidR="007E58A1" w:rsidRPr="007E58A1" w:rsidRDefault="007E58A1" w:rsidP="007E58A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ins w:id="544" w:author="Unknown"/>
          <w:rFonts w:ascii="Consolas" w:eastAsia="Times New Roman" w:hAnsi="Consolas" w:cs="Consolas"/>
          <w:sz w:val="23"/>
          <w:szCs w:val="23"/>
        </w:rPr>
      </w:pPr>
      <w:ins w:id="545" w:author="Unknown">
        <w:r w:rsidRPr="007E58A1">
          <w:rPr>
            <w:rFonts w:ascii="Consolas" w:eastAsia="Times New Roman" w:hAnsi="Consolas" w:cs="Consolas"/>
            <w:sz w:val="23"/>
            <w:szCs w:val="23"/>
          </w:rPr>
          <w:lastRenderedPageBreak/>
          <w:t>}</w:t>
        </w:r>
      </w:ins>
    </w:p>
    <w:p w:rsidR="007E58A1" w:rsidRPr="007E58A1" w:rsidRDefault="007E58A1" w:rsidP="007E58A1">
      <w:pPr>
        <w:bidi w:val="0"/>
        <w:spacing w:after="0" w:line="240" w:lineRule="auto"/>
        <w:textAlignment w:val="baseline"/>
        <w:rPr>
          <w:ins w:id="546" w:author="Unknown"/>
          <w:rFonts w:ascii="Arial" w:eastAsia="Times New Roman" w:hAnsi="Arial" w:cs="Arial"/>
          <w:sz w:val="24"/>
          <w:szCs w:val="24"/>
        </w:rPr>
      </w:pPr>
      <w:ins w:id="547" w:author="Unknown">
        <w:r w:rsidRPr="007E58A1">
          <w:rPr>
            <w:rFonts w:ascii="Arial" w:eastAsia="Times New Roman" w:hAnsi="Arial" w:cs="Arial"/>
            <w:b/>
            <w:bCs/>
            <w:sz w:val="24"/>
            <w:szCs w:val="24"/>
            <w:bdr w:val="none" w:sz="0" w:space="0" w:color="auto" w:frame="1"/>
          </w:rPr>
          <w:t>Time Complexity :</w:t>
        </w:r>
        <w:r w:rsidRPr="007E58A1">
          <w:rPr>
            <w:rFonts w:ascii="Arial" w:eastAsia="Times New Roman" w:hAnsi="Arial" w:cs="Arial"/>
            <w:sz w:val="24"/>
            <w:szCs w:val="24"/>
          </w:rPr>
          <w:t> O(n).</w:t>
        </w:r>
        <w:r w:rsidRPr="007E58A1">
          <w:rPr>
            <w:rFonts w:ascii="Arial" w:eastAsia="Times New Roman" w:hAnsi="Arial" w:cs="Arial"/>
            <w:sz w:val="24"/>
            <w:szCs w:val="24"/>
          </w:rPr>
          <w:br/>
        </w:r>
      </w:ins>
    </w:p>
    <w:p w:rsidR="00FB0A4D" w:rsidRPr="00FB0A4D" w:rsidRDefault="00FB0A4D" w:rsidP="00FB0A4D">
      <w:pPr>
        <w:bidi w:val="0"/>
        <w:spacing w:after="225" w:line="240" w:lineRule="auto"/>
        <w:textAlignment w:val="baseline"/>
        <w:outlineLvl w:val="0"/>
        <w:rPr>
          <w:rFonts w:ascii="Times New Roman" w:eastAsia="Times New Roman" w:hAnsi="Times New Roman" w:cs="Times New Roman"/>
          <w:kern w:val="36"/>
          <w:sz w:val="42"/>
          <w:szCs w:val="42"/>
        </w:rPr>
      </w:pPr>
      <w:r w:rsidRPr="00FB0A4D">
        <w:rPr>
          <w:rFonts w:ascii="Times New Roman" w:eastAsia="Times New Roman" w:hAnsi="Times New Roman" w:cs="Times New Roman"/>
          <w:kern w:val="36"/>
          <w:sz w:val="42"/>
          <w:szCs w:val="42"/>
        </w:rPr>
        <w:t>Iterative Preorder Traversal of an N-ary Tree</w:t>
      </w:r>
    </w:p>
    <w:p w:rsidR="00FB0A4D" w:rsidRPr="00FB0A4D" w:rsidRDefault="00FB0A4D" w:rsidP="00FB0A4D">
      <w:pPr>
        <w:bidi w:val="0"/>
        <w:spacing w:after="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Given a K-ary Tree. The task is to write an iterative program to perform the </w:t>
      </w:r>
      <w:hyperlink r:id="rId27" w:tgtFrame="_blank" w:history="1">
        <w:r w:rsidRPr="00FB0A4D">
          <w:rPr>
            <w:rFonts w:ascii="Arial" w:eastAsia="Times New Roman" w:hAnsi="Arial" w:cs="Arial"/>
            <w:color w:val="EC4E20"/>
            <w:sz w:val="24"/>
            <w:szCs w:val="24"/>
            <w:u w:val="single"/>
            <w:bdr w:val="none" w:sz="0" w:space="0" w:color="auto" w:frame="1"/>
          </w:rPr>
          <w:t>preorder traversal</w:t>
        </w:r>
      </w:hyperlink>
      <w:r w:rsidRPr="00FB0A4D">
        <w:rPr>
          <w:rFonts w:ascii="Arial" w:eastAsia="Times New Roman" w:hAnsi="Arial" w:cs="Arial"/>
          <w:sz w:val="24"/>
          <w:szCs w:val="24"/>
        </w:rPr>
        <w:t> of the given n-ary tree.</w:t>
      </w:r>
    </w:p>
    <w:p w:rsidR="00FB0A4D" w:rsidRPr="00FB0A4D" w:rsidRDefault="00FB0A4D" w:rsidP="00FB0A4D">
      <w:pPr>
        <w:bidi w:val="0"/>
        <w:spacing w:after="0" w:line="240" w:lineRule="auto"/>
        <w:textAlignment w:val="baseline"/>
        <w:rPr>
          <w:rFonts w:ascii="Arial" w:eastAsia="Times New Roman" w:hAnsi="Arial" w:cs="Arial"/>
          <w:sz w:val="24"/>
          <w:szCs w:val="24"/>
        </w:rPr>
      </w:pPr>
      <w:r w:rsidRPr="00FB0A4D">
        <w:rPr>
          <w:rFonts w:ascii="Arial" w:eastAsia="Times New Roman" w:hAnsi="Arial" w:cs="Arial"/>
          <w:b/>
          <w:bCs/>
          <w:sz w:val="24"/>
          <w:szCs w:val="24"/>
          <w:bdr w:val="none" w:sz="0" w:space="0" w:color="auto" w:frame="1"/>
        </w:rPr>
        <w:t>Examples:</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b/>
          <w:bCs/>
          <w:sz w:val="23"/>
          <w:szCs w:val="23"/>
          <w:bdr w:val="none" w:sz="0" w:space="0" w:color="auto" w:frame="1"/>
        </w:rPr>
        <w:t>Input:</w:t>
      </w:r>
      <w:r w:rsidRPr="00FB0A4D">
        <w:rPr>
          <w:rFonts w:ascii="Consolas" w:eastAsia="Times New Roman" w:hAnsi="Consolas" w:cs="Consolas"/>
          <w:sz w:val="23"/>
          <w:szCs w:val="23"/>
        </w:rPr>
        <w:t xml:space="preserve"> 3-Array Tree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1</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2    3     4</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5    6    7  8  9</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10  11 12 13</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b/>
          <w:bCs/>
          <w:sz w:val="23"/>
          <w:szCs w:val="23"/>
          <w:bdr w:val="none" w:sz="0" w:space="0" w:color="auto" w:frame="1"/>
        </w:rPr>
        <w:t>Output:</w:t>
      </w:r>
      <w:r w:rsidRPr="00FB0A4D">
        <w:rPr>
          <w:rFonts w:ascii="Consolas" w:eastAsia="Times New Roman" w:hAnsi="Consolas" w:cs="Consolas"/>
          <w:sz w:val="23"/>
          <w:szCs w:val="23"/>
        </w:rPr>
        <w:t xml:space="preserve"> 1 2 5 10 6 11 12 13 3 4 7 8 9</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b/>
          <w:bCs/>
          <w:sz w:val="23"/>
          <w:szCs w:val="23"/>
          <w:bdr w:val="none" w:sz="0" w:space="0" w:color="auto" w:frame="1"/>
        </w:rPr>
        <w:t>Input:</w:t>
      </w:r>
      <w:r w:rsidRPr="00FB0A4D">
        <w:rPr>
          <w:rFonts w:ascii="Consolas" w:eastAsia="Times New Roman" w:hAnsi="Consolas" w:cs="Consolas"/>
          <w:sz w:val="23"/>
          <w:szCs w:val="23"/>
        </w:rPr>
        <w:t xml:space="preserve">  3-Array Tree</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1</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2    3     4</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 \       / | \</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 xml:space="preserve">            5    6    7  8  9</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textAlignment w:val="baseline"/>
        <w:rPr>
          <w:rFonts w:ascii="Consolas" w:eastAsia="Times New Roman" w:hAnsi="Consolas" w:cs="Consolas"/>
          <w:sz w:val="23"/>
          <w:szCs w:val="23"/>
        </w:rPr>
      </w:pPr>
      <w:r w:rsidRPr="00FB0A4D">
        <w:rPr>
          <w:rFonts w:ascii="Consolas" w:eastAsia="Times New Roman" w:hAnsi="Consolas" w:cs="Consolas"/>
          <w:b/>
          <w:bCs/>
          <w:sz w:val="23"/>
          <w:szCs w:val="23"/>
          <w:bdr w:val="none" w:sz="0" w:space="0" w:color="auto" w:frame="1"/>
        </w:rPr>
        <w:t>Output:</w:t>
      </w:r>
      <w:r w:rsidRPr="00FB0A4D">
        <w:rPr>
          <w:rFonts w:ascii="Consolas" w:eastAsia="Times New Roman" w:hAnsi="Consolas" w:cs="Consolas"/>
          <w:sz w:val="23"/>
          <w:szCs w:val="23"/>
        </w:rPr>
        <w:t xml:space="preserve"> 1 2 5 6 3 4 7 8 9</w:t>
      </w:r>
    </w:p>
    <w:p w:rsidR="00FB0A4D" w:rsidRPr="00FB0A4D" w:rsidRDefault="009E6733" w:rsidP="00FB0A4D">
      <w:pPr>
        <w:bidi w:val="0"/>
        <w:spacing w:after="0" w:line="240" w:lineRule="auto"/>
        <w:jc w:val="both"/>
        <w:textAlignment w:val="baseline"/>
        <w:outlineLvl w:val="1"/>
        <w:rPr>
          <w:rFonts w:ascii="Arial" w:eastAsia="Times New Roman" w:hAnsi="Arial" w:cs="Arial"/>
          <w:b/>
          <w:bCs/>
          <w:sz w:val="27"/>
          <w:szCs w:val="27"/>
        </w:rPr>
      </w:pPr>
      <w:hyperlink r:id="rId28" w:history="1">
        <w:r w:rsidR="00FB0A4D" w:rsidRPr="00FB0A4D">
          <w:rPr>
            <w:rFonts w:ascii="Arial" w:eastAsia="Times New Roman" w:hAnsi="Arial" w:cs="Arial"/>
            <w:b/>
            <w:bCs/>
            <w:color w:val="EC4E20"/>
            <w:sz w:val="27"/>
            <w:szCs w:val="27"/>
            <w:u w:val="single"/>
            <w:bdr w:val="none" w:sz="0" w:space="0" w:color="auto" w:frame="1"/>
          </w:rPr>
          <w:t>Recommended: Please try your approach on </w:t>
        </w:r>
        <w:r w:rsidR="00FB0A4D" w:rsidRPr="00FB0A4D">
          <w:rPr>
            <w:rFonts w:ascii="Arial" w:eastAsia="Times New Roman" w:hAnsi="Arial" w:cs="Arial"/>
            <w:b/>
            <w:bCs/>
            <w:i/>
            <w:iCs/>
            <w:color w:val="EC4E20"/>
            <w:sz w:val="27"/>
            <w:szCs w:val="27"/>
            <w:u w:val="single"/>
            <w:bdr w:val="none" w:sz="0" w:space="0" w:color="auto" w:frame="1"/>
          </w:rPr>
          <w:t>{IDE}</w:t>
        </w:r>
        <w:r w:rsidR="00FB0A4D" w:rsidRPr="00FB0A4D">
          <w:rPr>
            <w:rFonts w:ascii="Arial" w:eastAsia="Times New Roman" w:hAnsi="Arial" w:cs="Arial"/>
            <w:b/>
            <w:bCs/>
            <w:color w:val="EC4E20"/>
            <w:sz w:val="27"/>
            <w:szCs w:val="27"/>
            <w:u w:val="single"/>
            <w:bdr w:val="none" w:sz="0" w:space="0" w:color="auto" w:frame="1"/>
          </w:rPr>
          <w:t>first, before moving on to the solution.</w:t>
        </w:r>
      </w:hyperlink>
    </w:p>
    <w:p w:rsidR="00FB0A4D" w:rsidRPr="00FB0A4D" w:rsidRDefault="00FB0A4D" w:rsidP="00FB0A4D">
      <w:pPr>
        <w:bidi w:val="0"/>
        <w:spacing w:after="150" w:line="240" w:lineRule="auto"/>
        <w:textAlignment w:val="baseline"/>
        <w:rPr>
          <w:rFonts w:ascii="Arial" w:eastAsia="Times New Roman" w:hAnsi="Arial" w:cs="Arial"/>
          <w:sz w:val="24"/>
          <w:szCs w:val="24"/>
        </w:rPr>
      </w:pPr>
      <w:r w:rsidRPr="00FB0A4D">
        <w:rPr>
          <w:rFonts w:ascii="Arial" w:eastAsia="Times New Roman" w:hAnsi="Arial" w:cs="Arial"/>
          <w:sz w:val="24"/>
          <w:szCs w:val="24"/>
        </w:rPr>
        <w:t>Preorder Traversal of an N-ary Tree is similar to the preorder traversal of Binary Search Tree or Binary Tree with the only difference that is, all the child nodes of a parent are traversed from left to right in a sequence.</w:t>
      </w:r>
    </w:p>
    <w:p w:rsidR="00FB0A4D" w:rsidRPr="00FB0A4D" w:rsidRDefault="00FB0A4D" w:rsidP="00FB0A4D">
      <w:pPr>
        <w:bidi w:val="0"/>
        <w:spacing w:after="0" w:line="285" w:lineRule="atLeast"/>
        <w:jc w:val="both"/>
        <w:textAlignment w:val="baseline"/>
        <w:rPr>
          <w:ins w:id="548" w:author="Unknown"/>
          <w:rFonts w:ascii="Arial" w:eastAsia="Times New Roman" w:hAnsi="Arial" w:cs="Arial"/>
          <w:sz w:val="24"/>
          <w:szCs w:val="24"/>
        </w:rPr>
      </w:pPr>
      <w:ins w:id="549" w:author="Unknown">
        <w:r w:rsidRPr="00FB0A4D">
          <w:rPr>
            <w:rFonts w:ascii="Arial" w:eastAsia="Times New Roman" w:hAnsi="Arial" w:cs="Arial"/>
            <w:sz w:val="24"/>
            <w:szCs w:val="24"/>
          </w:rPr>
          <w:br/>
        </w:r>
      </w:ins>
    </w:p>
    <w:p w:rsidR="00FB0A4D" w:rsidRPr="00FB0A4D" w:rsidRDefault="00FB0A4D" w:rsidP="00FB0A4D">
      <w:pPr>
        <w:bidi w:val="0"/>
        <w:spacing w:after="0" w:line="240" w:lineRule="auto"/>
        <w:textAlignment w:val="baseline"/>
        <w:rPr>
          <w:ins w:id="550" w:author="Unknown"/>
          <w:rFonts w:ascii="Arial" w:eastAsia="Times New Roman" w:hAnsi="Arial" w:cs="Arial"/>
          <w:sz w:val="24"/>
          <w:szCs w:val="24"/>
        </w:rPr>
      </w:pPr>
      <w:ins w:id="551" w:author="Unknown">
        <w:r w:rsidRPr="00FB0A4D">
          <w:rPr>
            <w:rFonts w:ascii="Arial" w:eastAsia="Times New Roman" w:hAnsi="Arial" w:cs="Arial"/>
            <w:sz w:val="24"/>
            <w:szCs w:val="24"/>
          </w:rPr>
          <w:fldChar w:fldCharType="begin"/>
        </w:r>
        <w:r w:rsidRPr="00FB0A4D">
          <w:rPr>
            <w:rFonts w:ascii="Arial" w:eastAsia="Times New Roman" w:hAnsi="Arial" w:cs="Arial"/>
            <w:sz w:val="24"/>
            <w:szCs w:val="24"/>
          </w:rPr>
          <w:instrText xml:space="preserve"> HYPERLINK "https://www.geeksforgeeks.org/iterative-preorder-traversal/" </w:instrText>
        </w:r>
        <w:r w:rsidRPr="00FB0A4D">
          <w:rPr>
            <w:rFonts w:ascii="Arial" w:eastAsia="Times New Roman" w:hAnsi="Arial" w:cs="Arial"/>
            <w:sz w:val="24"/>
            <w:szCs w:val="24"/>
          </w:rPr>
          <w:fldChar w:fldCharType="separate"/>
        </w:r>
        <w:r w:rsidRPr="00FB0A4D">
          <w:rPr>
            <w:rFonts w:ascii="Arial" w:eastAsia="Times New Roman" w:hAnsi="Arial" w:cs="Arial"/>
            <w:color w:val="EC4E20"/>
            <w:sz w:val="24"/>
            <w:szCs w:val="24"/>
            <w:u w:val="single"/>
            <w:bdr w:val="none" w:sz="0" w:space="0" w:color="auto" w:frame="1"/>
          </w:rPr>
          <w:t>Iterative Preorder Traversal of Binary Tree</w:t>
        </w:r>
        <w:r w:rsidRPr="00FB0A4D">
          <w:rPr>
            <w:rFonts w:ascii="Arial" w:eastAsia="Times New Roman" w:hAnsi="Arial" w:cs="Arial"/>
            <w:sz w:val="24"/>
            <w:szCs w:val="24"/>
          </w:rPr>
          <w:fldChar w:fldCharType="end"/>
        </w:r>
        <w:r w:rsidRPr="00FB0A4D">
          <w:rPr>
            <w:rFonts w:ascii="Arial" w:eastAsia="Times New Roman" w:hAnsi="Arial" w:cs="Arial"/>
            <w:sz w:val="24"/>
            <w:szCs w:val="24"/>
          </w:rPr>
          <w:t>.</w:t>
        </w:r>
      </w:ins>
    </w:p>
    <w:p w:rsidR="00FB0A4D" w:rsidRPr="00FB0A4D" w:rsidRDefault="00FB0A4D" w:rsidP="00FB0A4D">
      <w:pPr>
        <w:bidi w:val="0"/>
        <w:spacing w:after="0" w:line="240" w:lineRule="auto"/>
        <w:textAlignment w:val="baseline"/>
        <w:rPr>
          <w:ins w:id="552" w:author="Unknown"/>
          <w:rFonts w:ascii="Arial" w:eastAsia="Times New Roman" w:hAnsi="Arial" w:cs="Arial"/>
          <w:sz w:val="24"/>
          <w:szCs w:val="24"/>
        </w:rPr>
      </w:pPr>
      <w:ins w:id="553" w:author="Unknown">
        <w:r w:rsidRPr="00FB0A4D">
          <w:rPr>
            <w:rFonts w:ascii="Arial" w:eastAsia="Times New Roman" w:hAnsi="Arial" w:cs="Arial"/>
            <w:b/>
            <w:bCs/>
            <w:sz w:val="24"/>
            <w:szCs w:val="24"/>
            <w:bdr w:val="none" w:sz="0" w:space="0" w:color="auto" w:frame="1"/>
          </w:rPr>
          <w:t>Cases to handle during traversal:</w:t>
        </w:r>
        <w:r w:rsidRPr="00FB0A4D">
          <w:rPr>
            <w:rFonts w:ascii="Arial" w:eastAsia="Times New Roman" w:hAnsi="Arial" w:cs="Arial"/>
            <w:sz w:val="24"/>
            <w:szCs w:val="24"/>
          </w:rPr>
          <w:t> Two Cases have been taken care of in this Iterative Preorder Traversal Algorithm:</w:t>
        </w:r>
      </w:ins>
    </w:p>
    <w:p w:rsidR="00FB0A4D" w:rsidRPr="00FB0A4D" w:rsidRDefault="00FB0A4D" w:rsidP="00FB0A4D">
      <w:pPr>
        <w:numPr>
          <w:ilvl w:val="0"/>
          <w:numId w:val="29"/>
        </w:numPr>
        <w:bidi w:val="0"/>
        <w:spacing w:after="0" w:line="240" w:lineRule="auto"/>
        <w:ind w:left="540"/>
        <w:textAlignment w:val="baseline"/>
        <w:rPr>
          <w:ins w:id="554" w:author="Unknown"/>
          <w:rFonts w:ascii="Arial" w:eastAsia="Times New Roman" w:hAnsi="Arial" w:cs="Arial"/>
          <w:sz w:val="24"/>
          <w:szCs w:val="24"/>
        </w:rPr>
      </w:pPr>
      <w:ins w:id="555" w:author="Unknown">
        <w:r w:rsidRPr="00FB0A4D">
          <w:rPr>
            <w:rFonts w:ascii="Arial" w:eastAsia="Times New Roman" w:hAnsi="Arial" w:cs="Arial"/>
            <w:sz w:val="24"/>
            <w:szCs w:val="24"/>
          </w:rPr>
          <w:t>If Top of the stack is a leaf node then remove it from the stack</w:t>
        </w:r>
      </w:ins>
    </w:p>
    <w:p w:rsidR="00FB0A4D" w:rsidRPr="00FB0A4D" w:rsidRDefault="00FB0A4D" w:rsidP="00FB0A4D">
      <w:pPr>
        <w:numPr>
          <w:ilvl w:val="0"/>
          <w:numId w:val="29"/>
        </w:numPr>
        <w:bidi w:val="0"/>
        <w:spacing w:after="0" w:line="240" w:lineRule="auto"/>
        <w:ind w:left="540"/>
        <w:textAlignment w:val="baseline"/>
        <w:rPr>
          <w:ins w:id="556" w:author="Unknown"/>
          <w:rFonts w:ascii="Arial" w:eastAsia="Times New Roman" w:hAnsi="Arial" w:cs="Arial"/>
          <w:sz w:val="24"/>
          <w:szCs w:val="24"/>
        </w:rPr>
      </w:pPr>
      <w:ins w:id="557" w:author="Unknown">
        <w:r w:rsidRPr="00FB0A4D">
          <w:rPr>
            <w:rFonts w:ascii="Arial" w:eastAsia="Times New Roman" w:hAnsi="Arial" w:cs="Arial"/>
            <w:sz w:val="24"/>
            <w:szCs w:val="24"/>
          </w:rPr>
          <w:t>If Top of the stack is Parent with children:</w:t>
        </w:r>
      </w:ins>
    </w:p>
    <w:p w:rsidR="00FB0A4D" w:rsidRPr="00FB0A4D" w:rsidRDefault="00FB0A4D" w:rsidP="00FB0A4D">
      <w:pPr>
        <w:numPr>
          <w:ilvl w:val="1"/>
          <w:numId w:val="29"/>
        </w:numPr>
        <w:bidi w:val="0"/>
        <w:spacing w:after="0" w:line="240" w:lineRule="auto"/>
        <w:ind w:left="1080"/>
        <w:textAlignment w:val="baseline"/>
        <w:rPr>
          <w:ins w:id="558" w:author="Unknown"/>
          <w:rFonts w:ascii="Arial" w:eastAsia="Times New Roman" w:hAnsi="Arial" w:cs="Arial"/>
          <w:sz w:val="24"/>
          <w:szCs w:val="24"/>
        </w:rPr>
      </w:pPr>
      <w:ins w:id="559" w:author="Unknown">
        <w:r w:rsidRPr="00FB0A4D">
          <w:rPr>
            <w:rFonts w:ascii="Arial" w:eastAsia="Times New Roman" w:hAnsi="Arial" w:cs="Arial"/>
            <w:sz w:val="24"/>
            <w:szCs w:val="24"/>
          </w:rPr>
          <w:t>As soon as an unvisited child is found(left to right sequence), Push it to Stack and Store it in</w:t>
        </w:r>
        <w:r w:rsidRPr="00FB0A4D">
          <w:rPr>
            <w:rFonts w:ascii="Arial" w:eastAsia="Times New Roman" w:hAnsi="Arial" w:cs="Arial"/>
            <w:sz w:val="24"/>
            <w:szCs w:val="24"/>
          </w:rPr>
          <w:br/>
          <w:t>Auxillary List and mark the following child as visited.Then, start again from Case-1, to explore this newly visited child.</w:t>
        </w:r>
      </w:ins>
    </w:p>
    <w:p w:rsidR="00FB0A4D" w:rsidRPr="00FB0A4D" w:rsidRDefault="00FB0A4D" w:rsidP="00FB0A4D">
      <w:pPr>
        <w:numPr>
          <w:ilvl w:val="1"/>
          <w:numId w:val="29"/>
        </w:numPr>
        <w:bidi w:val="0"/>
        <w:spacing w:after="0" w:line="240" w:lineRule="auto"/>
        <w:ind w:left="1080"/>
        <w:textAlignment w:val="baseline"/>
        <w:rPr>
          <w:ins w:id="560" w:author="Unknown"/>
          <w:rFonts w:ascii="Arial" w:eastAsia="Times New Roman" w:hAnsi="Arial" w:cs="Arial"/>
          <w:sz w:val="24"/>
          <w:szCs w:val="24"/>
        </w:rPr>
      </w:pPr>
      <w:ins w:id="561" w:author="Unknown">
        <w:r w:rsidRPr="00FB0A4D">
          <w:rPr>
            <w:rFonts w:ascii="Arial" w:eastAsia="Times New Roman" w:hAnsi="Arial" w:cs="Arial"/>
            <w:sz w:val="24"/>
            <w:szCs w:val="24"/>
          </w:rPr>
          <w:t>If all Child nodes from left to right of a Parent has been visited then remove the Parent from</w:t>
        </w:r>
        <w:r w:rsidRPr="00FB0A4D">
          <w:rPr>
            <w:rFonts w:ascii="Arial" w:eastAsia="Times New Roman" w:hAnsi="Arial" w:cs="Arial"/>
            <w:sz w:val="24"/>
            <w:szCs w:val="24"/>
          </w:rPr>
          <w:br/>
          <w:t>the stack.</w:t>
        </w:r>
      </w:ins>
    </w:p>
    <w:p w:rsidR="00FB0A4D" w:rsidRPr="00FB0A4D" w:rsidRDefault="00FB0A4D" w:rsidP="00FB0A4D">
      <w:pPr>
        <w:bidi w:val="0"/>
        <w:spacing w:after="0" w:line="240" w:lineRule="auto"/>
        <w:textAlignment w:val="baseline"/>
        <w:rPr>
          <w:ins w:id="562" w:author="Unknown"/>
          <w:rFonts w:ascii="Arial" w:eastAsia="Times New Roman" w:hAnsi="Arial" w:cs="Arial"/>
          <w:sz w:val="24"/>
          <w:szCs w:val="24"/>
        </w:rPr>
      </w:pPr>
      <w:ins w:id="563" w:author="Unknown">
        <w:r w:rsidRPr="00FB0A4D">
          <w:rPr>
            <w:rFonts w:ascii="Arial" w:eastAsia="Times New Roman" w:hAnsi="Arial" w:cs="Arial"/>
            <w:b/>
            <w:bCs/>
            <w:sz w:val="24"/>
            <w:szCs w:val="24"/>
            <w:bdr w:val="none" w:sz="0" w:space="0" w:color="auto" w:frame="1"/>
          </w:rPr>
          <w:t>Note</w:t>
        </w:r>
        <w:r w:rsidRPr="00FB0A4D">
          <w:rPr>
            <w:rFonts w:ascii="Arial" w:eastAsia="Times New Roman" w:hAnsi="Arial" w:cs="Arial"/>
            <w:sz w:val="24"/>
            <w:szCs w:val="24"/>
          </w:rPr>
          <w:t>: In the below python implementation, a “dequeue” is used to implement the stack instead of a list because of its efficient append and pop operations.</w:t>
        </w:r>
      </w:ins>
    </w:p>
    <w:tbl>
      <w:tblPr>
        <w:tblW w:w="7657" w:type="dxa"/>
        <w:tblInd w:w="-142" w:type="dxa"/>
        <w:tblCellMar>
          <w:left w:w="0" w:type="dxa"/>
          <w:right w:w="0" w:type="dxa"/>
        </w:tblCellMar>
        <w:tblLook w:val="04A0" w:firstRow="1" w:lastRow="0" w:firstColumn="1" w:lastColumn="0" w:noHBand="0" w:noVBand="1"/>
      </w:tblPr>
      <w:tblGrid>
        <w:gridCol w:w="7657"/>
      </w:tblGrid>
      <w:tr w:rsidR="00FB0A4D" w:rsidRPr="00FB0A4D" w:rsidTr="00FB0A4D">
        <w:tc>
          <w:tcPr>
            <w:tcW w:w="7657" w:type="dxa"/>
            <w:vAlign w:val="center"/>
            <w:hideMark/>
          </w:tcPr>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from</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collections import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deque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lastRenderedPageBreak/>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Node Structure of K-ary Tree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class</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NewNode():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def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__init__(self, val):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self.key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val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all children are stored in a list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self.child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Utility function to print the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preorder of the given K-Ary Tree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def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preorderTraversal(root):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Stack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deque([])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'Preorder'-&gt; contains all the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visited nodes.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Preorder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Preorder.append(root.key)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Stack.append(root)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while</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len(Stack)&gt;0: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'Flag' checks whether all the child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nodes have been visited.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flag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0</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CASE 1- If Top of the stack is a leaf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node then remove it from the stack: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len((Stack[len(Stack)-1]).child)==</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Stack.pop()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CASE 2- If Top of the stack is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Parent with children: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else: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Par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Stack[len(Stack)-1]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a)As soon as an unvisited child is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found(left to right sequence),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Push it to Stack and Store it in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Auxillary List(Marked Visited)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Start Again from Case-1, to explore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this newly visited child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for</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i in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range(0, len(Par.child)):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Par.child[i].key not</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in</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Preorder: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flag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1</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Stack.append(Par.child[i])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Preorder.append(Par.child[i].key)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break;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b)If all Child nodes from left to right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of a Parent have been visited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then remove the parent from the stack.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flag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Stack.pop()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print(Preorder)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Execution Start From here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if</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__name__=='__main__':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input nodes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2 3 4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 / |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5 6 7 8 9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 / | \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        10 11 12 13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lastRenderedPageBreak/>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root =</w:t>
            </w:r>
            <w:r w:rsidRPr="00FB0A4D">
              <w:rPr>
                <w:rFonts w:ascii="Times New Roman" w:eastAsia="Times New Roman" w:hAnsi="Times New Roman" w:cs="Times New Roman"/>
                <w:sz w:val="24"/>
                <w:szCs w:val="24"/>
              </w:rPr>
              <w:t xml:space="preserve"> </w:t>
            </w:r>
            <w:r w:rsidRPr="00FB0A4D">
              <w:rPr>
                <w:rFonts w:ascii="Courier New" w:eastAsia="Times New Roman" w:hAnsi="Courier New" w:cs="Courier New"/>
                <w:sz w:val="20"/>
                <w:szCs w:val="20"/>
              </w:rPr>
              <w:t xml:space="preserve">NewNode(1)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root.child.append(NewNode(2))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root.child.append(NewNode(3))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root.child.append(NewNode(4))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root.child[0].child.append(NewNode(5))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root.child[0].child[0].child.append(NewNode(10))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root.child[0].child.append(NewNode(6))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root.child[0].child[1].child.append(NewNode(11))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root.child[0].child[1].child.append(NewNode(12))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root.child[0].child[1].child.append(NewNode(13))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root.child[2].child.append(NewNode(7))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root.child[2].child.append(NewNode(8))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root.child[2].child.append(NewNode(9))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w:t>
            </w:r>
            <w:r w:rsidRPr="00FB0A4D">
              <w:rPr>
                <w:rFonts w:ascii="Times New Roman" w:eastAsia="Times New Roman" w:hAnsi="Times New Roman" w:cs="Times New Roman"/>
                <w:sz w:val="24"/>
                <w:szCs w:val="24"/>
              </w:rPr>
              <w:t> </w:t>
            </w:r>
          </w:p>
          <w:p w:rsidR="00FB0A4D" w:rsidRPr="00FB0A4D" w:rsidRDefault="00FB0A4D" w:rsidP="00FB0A4D">
            <w:pPr>
              <w:bidi w:val="0"/>
              <w:spacing w:after="0" w:line="240" w:lineRule="auto"/>
              <w:rPr>
                <w:rFonts w:ascii="Times New Roman" w:eastAsia="Times New Roman" w:hAnsi="Times New Roman" w:cs="Times New Roman"/>
                <w:sz w:val="24"/>
                <w:szCs w:val="24"/>
              </w:rPr>
            </w:pPr>
            <w:r w:rsidRPr="00FB0A4D">
              <w:rPr>
                <w:rFonts w:ascii="Courier New" w:eastAsia="Times New Roman" w:hAnsi="Courier New" w:cs="Courier New"/>
                <w:sz w:val="20"/>
                <w:szCs w:val="20"/>
              </w:rPr>
              <w:t xml:space="preserve">preorderTraversal(root) </w:t>
            </w:r>
          </w:p>
        </w:tc>
      </w:tr>
    </w:tbl>
    <w:p w:rsidR="00FB0A4D" w:rsidRPr="00FB0A4D" w:rsidRDefault="00FB0A4D" w:rsidP="00FB0A4D">
      <w:pPr>
        <w:shd w:val="clear" w:color="auto" w:fill="FFFFFF"/>
        <w:bidi w:val="0"/>
        <w:spacing w:after="0" w:line="240" w:lineRule="auto"/>
        <w:jc w:val="both"/>
        <w:textAlignment w:val="baseline"/>
        <w:rPr>
          <w:rFonts w:ascii="Arial" w:eastAsia="Times New Roman" w:hAnsi="Arial" w:cs="Arial"/>
          <w:sz w:val="24"/>
          <w:szCs w:val="24"/>
        </w:rPr>
      </w:pPr>
      <w:r w:rsidRPr="00FB0A4D">
        <w:rPr>
          <w:rFonts w:ascii="Arial" w:eastAsia="Times New Roman" w:hAnsi="Arial" w:cs="Arial"/>
          <w:b/>
          <w:bCs/>
          <w:sz w:val="24"/>
          <w:szCs w:val="24"/>
          <w:bdr w:val="none" w:sz="0" w:space="0" w:color="auto" w:frame="1"/>
        </w:rPr>
        <w:lastRenderedPageBreak/>
        <w:t>Output:</w:t>
      </w:r>
    </w:p>
    <w:p w:rsidR="00FB0A4D" w:rsidRPr="00FB0A4D" w:rsidRDefault="00FB0A4D" w:rsidP="00FB0A4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150" w:line="240" w:lineRule="auto"/>
        <w:textAlignment w:val="baseline"/>
        <w:rPr>
          <w:rFonts w:ascii="Consolas" w:eastAsia="Times New Roman" w:hAnsi="Consolas" w:cs="Consolas"/>
          <w:sz w:val="23"/>
          <w:szCs w:val="23"/>
        </w:rPr>
      </w:pPr>
      <w:r w:rsidRPr="00FB0A4D">
        <w:rPr>
          <w:rFonts w:ascii="Consolas" w:eastAsia="Times New Roman" w:hAnsi="Consolas" w:cs="Consolas"/>
          <w:sz w:val="23"/>
          <w:szCs w:val="23"/>
        </w:rPr>
        <w:t>[1, 2, 5, 10, 6, 11, 12, 13, 3, 4, 7, 8, 9]</w:t>
      </w:r>
    </w:p>
    <w:p w:rsidR="00FF59BD" w:rsidRPr="00FB0A4D" w:rsidRDefault="00FB0A4D" w:rsidP="00FB0A4D">
      <w:pPr>
        <w:jc w:val="center"/>
        <w:rPr>
          <w:b/>
          <w:bCs/>
          <w:sz w:val="28"/>
          <w:szCs w:val="28"/>
          <w:rtl/>
        </w:rPr>
      </w:pPr>
      <w:r w:rsidRPr="00FB0A4D">
        <w:rPr>
          <w:rFonts w:ascii="Arial" w:eastAsia="Times New Roman" w:hAnsi="Arial" w:cs="Arial"/>
          <w:sz w:val="24"/>
          <w:szCs w:val="24"/>
        </w:rPr>
        <w:br/>
      </w:r>
    </w:p>
    <w:sectPr w:rsidR="00FF59BD" w:rsidRPr="00FB0A4D" w:rsidSect="00FB0A4D">
      <w:headerReference w:type="default" r:id="rId29"/>
      <w:footerReference w:type="default" r:id="rId30"/>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6733" w:rsidRDefault="009E6733" w:rsidP="00FF59BD">
      <w:pPr>
        <w:spacing w:after="0" w:line="240" w:lineRule="auto"/>
      </w:pPr>
      <w:r>
        <w:separator/>
      </w:r>
    </w:p>
  </w:endnote>
  <w:endnote w:type="continuationSeparator" w:id="0">
    <w:p w:rsidR="009E6733" w:rsidRDefault="009E6733" w:rsidP="00FF5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94832264"/>
      <w:docPartObj>
        <w:docPartGallery w:val="Page Numbers (Bottom of Page)"/>
        <w:docPartUnique/>
      </w:docPartObj>
    </w:sdtPr>
    <w:sdtEndPr/>
    <w:sdtContent>
      <w:p w:rsidR="00FB0A4D" w:rsidRDefault="00FB0A4D">
        <w:pPr>
          <w:pStyle w:val="a5"/>
          <w:jc w:val="center"/>
          <w:rPr>
            <w:rtl/>
            <w:cs/>
          </w:rPr>
        </w:pPr>
        <w:r>
          <w:fldChar w:fldCharType="begin"/>
        </w:r>
        <w:r>
          <w:rPr>
            <w:rtl/>
            <w:cs/>
          </w:rPr>
          <w:instrText>PAGE   \* MERGEFORMAT</w:instrText>
        </w:r>
        <w:r>
          <w:fldChar w:fldCharType="separate"/>
        </w:r>
        <w:r w:rsidR="00E32232" w:rsidRPr="00E32232">
          <w:rPr>
            <w:noProof/>
            <w:rtl/>
            <w:lang w:val="he-IL"/>
          </w:rPr>
          <w:t>42</w:t>
        </w:r>
        <w:r>
          <w:fldChar w:fldCharType="end"/>
        </w:r>
      </w:p>
    </w:sdtContent>
  </w:sdt>
  <w:p w:rsidR="00FB0A4D" w:rsidRDefault="00FB0A4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6733" w:rsidRDefault="009E6733" w:rsidP="00FF59BD">
      <w:pPr>
        <w:spacing w:after="0" w:line="240" w:lineRule="auto"/>
      </w:pPr>
      <w:r>
        <w:separator/>
      </w:r>
    </w:p>
  </w:footnote>
  <w:footnote w:type="continuationSeparator" w:id="0">
    <w:p w:rsidR="009E6733" w:rsidRDefault="009E6733" w:rsidP="00FF5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0A4D" w:rsidRDefault="00FB0A4D">
    <w:pPr>
      <w:pStyle w:val="a3"/>
    </w:pPr>
    <w:r>
      <w:rPr>
        <w:rFonts w:hint="cs"/>
        <w:rtl/>
      </w:rPr>
      <w:t>בס"ד</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72C"/>
    <w:multiLevelType w:val="multilevel"/>
    <w:tmpl w:val="F8A47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B2C06"/>
    <w:multiLevelType w:val="multilevel"/>
    <w:tmpl w:val="5FC80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81281"/>
    <w:multiLevelType w:val="multilevel"/>
    <w:tmpl w:val="092A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4305CC"/>
    <w:multiLevelType w:val="multilevel"/>
    <w:tmpl w:val="1E20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D23E88"/>
    <w:multiLevelType w:val="multilevel"/>
    <w:tmpl w:val="6A48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613EF"/>
    <w:multiLevelType w:val="multilevel"/>
    <w:tmpl w:val="DE029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CB0DD3"/>
    <w:multiLevelType w:val="multilevel"/>
    <w:tmpl w:val="F5882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087307"/>
    <w:multiLevelType w:val="multilevel"/>
    <w:tmpl w:val="2A7C44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0D2F86"/>
    <w:multiLevelType w:val="multilevel"/>
    <w:tmpl w:val="D1E84E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124E70B5"/>
    <w:multiLevelType w:val="multilevel"/>
    <w:tmpl w:val="4494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2D36512"/>
    <w:multiLevelType w:val="multilevel"/>
    <w:tmpl w:val="655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3C57FE"/>
    <w:multiLevelType w:val="multilevel"/>
    <w:tmpl w:val="C5BE9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0B6983"/>
    <w:multiLevelType w:val="multilevel"/>
    <w:tmpl w:val="22E87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EB67EB"/>
    <w:multiLevelType w:val="multilevel"/>
    <w:tmpl w:val="D4D48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0004793"/>
    <w:multiLevelType w:val="multilevel"/>
    <w:tmpl w:val="4718F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E20093"/>
    <w:multiLevelType w:val="multilevel"/>
    <w:tmpl w:val="8D4C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2E66DB"/>
    <w:multiLevelType w:val="multilevel"/>
    <w:tmpl w:val="6D34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49A652C"/>
    <w:multiLevelType w:val="multilevel"/>
    <w:tmpl w:val="0F9E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C97AAE"/>
    <w:multiLevelType w:val="multilevel"/>
    <w:tmpl w:val="6562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FB0B60"/>
    <w:multiLevelType w:val="multilevel"/>
    <w:tmpl w:val="04DCE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EE2BFF"/>
    <w:multiLevelType w:val="multilevel"/>
    <w:tmpl w:val="16BA4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3F1E28"/>
    <w:multiLevelType w:val="multilevel"/>
    <w:tmpl w:val="5D9E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E614712"/>
    <w:multiLevelType w:val="multilevel"/>
    <w:tmpl w:val="84844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6A045E"/>
    <w:multiLevelType w:val="multilevel"/>
    <w:tmpl w:val="8012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FFE24D0"/>
    <w:multiLevelType w:val="multilevel"/>
    <w:tmpl w:val="D6F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16A434A"/>
    <w:multiLevelType w:val="multilevel"/>
    <w:tmpl w:val="6BBA5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3665236"/>
    <w:multiLevelType w:val="multilevel"/>
    <w:tmpl w:val="3B1E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6D3C58"/>
    <w:multiLevelType w:val="multilevel"/>
    <w:tmpl w:val="6284C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8221A7"/>
    <w:multiLevelType w:val="multilevel"/>
    <w:tmpl w:val="58CE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3802AC"/>
    <w:multiLevelType w:val="multilevel"/>
    <w:tmpl w:val="71B83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6A57571"/>
    <w:multiLevelType w:val="multilevel"/>
    <w:tmpl w:val="758E29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E30798"/>
    <w:multiLevelType w:val="multilevel"/>
    <w:tmpl w:val="F4805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FA1DE0"/>
    <w:multiLevelType w:val="multilevel"/>
    <w:tmpl w:val="BE66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3"/>
  </w:num>
  <w:num w:numId="3">
    <w:abstractNumId w:val="3"/>
  </w:num>
  <w:num w:numId="4">
    <w:abstractNumId w:val="31"/>
  </w:num>
  <w:num w:numId="5">
    <w:abstractNumId w:val="0"/>
  </w:num>
  <w:num w:numId="6">
    <w:abstractNumId w:val="21"/>
  </w:num>
  <w:num w:numId="7">
    <w:abstractNumId w:val="19"/>
  </w:num>
  <w:num w:numId="8">
    <w:abstractNumId w:val="14"/>
  </w:num>
  <w:num w:numId="9">
    <w:abstractNumId w:val="20"/>
  </w:num>
  <w:num w:numId="10">
    <w:abstractNumId w:val="26"/>
  </w:num>
  <w:num w:numId="11">
    <w:abstractNumId w:val="2"/>
  </w:num>
  <w:num w:numId="12">
    <w:abstractNumId w:val="17"/>
  </w:num>
  <w:num w:numId="13">
    <w:abstractNumId w:val="28"/>
  </w:num>
  <w:num w:numId="14">
    <w:abstractNumId w:val="25"/>
  </w:num>
  <w:num w:numId="15">
    <w:abstractNumId w:val="12"/>
  </w:num>
  <w:num w:numId="16">
    <w:abstractNumId w:val="18"/>
  </w:num>
  <w:num w:numId="17">
    <w:abstractNumId w:val="11"/>
  </w:num>
  <w:num w:numId="18">
    <w:abstractNumId w:val="1"/>
  </w:num>
  <w:num w:numId="19">
    <w:abstractNumId w:val="4"/>
  </w:num>
  <w:num w:numId="20">
    <w:abstractNumId w:val="30"/>
  </w:num>
  <w:num w:numId="21">
    <w:abstractNumId w:val="6"/>
  </w:num>
  <w:num w:numId="22">
    <w:abstractNumId w:val="23"/>
  </w:num>
  <w:num w:numId="23">
    <w:abstractNumId w:val="9"/>
  </w:num>
  <w:num w:numId="24">
    <w:abstractNumId w:val="32"/>
  </w:num>
  <w:num w:numId="25">
    <w:abstractNumId w:val="29"/>
  </w:num>
  <w:num w:numId="26">
    <w:abstractNumId w:val="5"/>
  </w:num>
  <w:num w:numId="27">
    <w:abstractNumId w:val="10"/>
  </w:num>
  <w:num w:numId="28">
    <w:abstractNumId w:val="8"/>
  </w:num>
  <w:num w:numId="29">
    <w:abstractNumId w:val="7"/>
  </w:num>
  <w:num w:numId="30">
    <w:abstractNumId w:val="27"/>
  </w:num>
  <w:num w:numId="31">
    <w:abstractNumId w:val="15"/>
  </w:num>
  <w:num w:numId="32">
    <w:abstractNumId w:val="22"/>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9BD"/>
    <w:rsid w:val="00082FDB"/>
    <w:rsid w:val="00381399"/>
    <w:rsid w:val="004A69FF"/>
    <w:rsid w:val="005D4E0D"/>
    <w:rsid w:val="00662FDD"/>
    <w:rsid w:val="007E58A1"/>
    <w:rsid w:val="007E76E8"/>
    <w:rsid w:val="008205C9"/>
    <w:rsid w:val="008541EF"/>
    <w:rsid w:val="008808FD"/>
    <w:rsid w:val="008A6052"/>
    <w:rsid w:val="008E19CF"/>
    <w:rsid w:val="009E6733"/>
    <w:rsid w:val="00AF7FC4"/>
    <w:rsid w:val="00C578AC"/>
    <w:rsid w:val="00E32232"/>
    <w:rsid w:val="00FB0A4D"/>
    <w:rsid w:val="00FF59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72FD7"/>
  <w15:docId w15:val="{A75F9020-874B-4704-8B7D-1D0850C66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link w:val="10"/>
    <w:uiPriority w:val="9"/>
    <w:qFormat/>
    <w:rsid w:val="00FF59BD"/>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FF59BD"/>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59BD"/>
    <w:pPr>
      <w:tabs>
        <w:tab w:val="center" w:pos="4153"/>
        <w:tab w:val="right" w:pos="8306"/>
      </w:tabs>
      <w:spacing w:after="0" w:line="240" w:lineRule="auto"/>
    </w:pPr>
  </w:style>
  <w:style w:type="character" w:customStyle="1" w:styleId="a4">
    <w:name w:val="כותרת עליונה תו"/>
    <w:basedOn w:val="a0"/>
    <w:link w:val="a3"/>
    <w:uiPriority w:val="99"/>
    <w:rsid w:val="00FF59BD"/>
  </w:style>
  <w:style w:type="paragraph" w:styleId="a5">
    <w:name w:val="footer"/>
    <w:basedOn w:val="a"/>
    <w:link w:val="a6"/>
    <w:uiPriority w:val="99"/>
    <w:unhideWhenUsed/>
    <w:rsid w:val="00FF59BD"/>
    <w:pPr>
      <w:tabs>
        <w:tab w:val="center" w:pos="4153"/>
        <w:tab w:val="right" w:pos="8306"/>
      </w:tabs>
      <w:spacing w:after="0" w:line="240" w:lineRule="auto"/>
    </w:pPr>
  </w:style>
  <w:style w:type="character" w:customStyle="1" w:styleId="a6">
    <w:name w:val="כותרת תחתונה תו"/>
    <w:basedOn w:val="a0"/>
    <w:link w:val="a5"/>
    <w:uiPriority w:val="99"/>
    <w:rsid w:val="00FF59BD"/>
  </w:style>
  <w:style w:type="character" w:customStyle="1" w:styleId="10">
    <w:name w:val="כותרת 1 תו"/>
    <w:basedOn w:val="a0"/>
    <w:link w:val="1"/>
    <w:uiPriority w:val="9"/>
    <w:rsid w:val="00FF59BD"/>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FF59BD"/>
    <w:rPr>
      <w:rFonts w:ascii="Times New Roman" w:eastAsia="Times New Roman" w:hAnsi="Times New Roman" w:cs="Times New Roman"/>
      <w:b/>
      <w:bCs/>
      <w:sz w:val="36"/>
      <w:szCs w:val="36"/>
    </w:rPr>
  </w:style>
  <w:style w:type="paragraph" w:styleId="NormalWeb">
    <w:name w:val="Normal (Web)"/>
    <w:basedOn w:val="a"/>
    <w:uiPriority w:val="99"/>
    <w:semiHidden/>
    <w:unhideWhenUsed/>
    <w:rsid w:val="00FF59BD"/>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7">
    <w:name w:val="Strong"/>
    <w:basedOn w:val="a0"/>
    <w:uiPriority w:val="22"/>
    <w:qFormat/>
    <w:rsid w:val="00FF59BD"/>
    <w:rPr>
      <w:b/>
      <w:bCs/>
    </w:rPr>
  </w:style>
  <w:style w:type="paragraph" w:styleId="HTML">
    <w:name w:val="HTML Preformatted"/>
    <w:basedOn w:val="a"/>
    <w:link w:val="HTML0"/>
    <w:uiPriority w:val="99"/>
    <w:semiHidden/>
    <w:unhideWhenUsed/>
    <w:rsid w:val="00FF5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FF59BD"/>
    <w:rPr>
      <w:rFonts w:ascii="Courier New" w:eastAsia="Times New Roman" w:hAnsi="Courier New" w:cs="Courier New"/>
      <w:sz w:val="20"/>
      <w:szCs w:val="20"/>
    </w:rPr>
  </w:style>
  <w:style w:type="character" w:styleId="Hyperlink">
    <w:name w:val="Hyperlink"/>
    <w:basedOn w:val="a0"/>
    <w:uiPriority w:val="99"/>
    <w:semiHidden/>
    <w:unhideWhenUsed/>
    <w:rsid w:val="00FF59BD"/>
    <w:rPr>
      <w:color w:val="0000FF"/>
      <w:u w:val="single"/>
    </w:rPr>
  </w:style>
  <w:style w:type="character" w:styleId="HTMLCode">
    <w:name w:val="HTML Code"/>
    <w:basedOn w:val="a0"/>
    <w:uiPriority w:val="99"/>
    <w:semiHidden/>
    <w:unhideWhenUsed/>
    <w:rsid w:val="00FF59BD"/>
    <w:rPr>
      <w:rFonts w:ascii="Courier New" w:eastAsia="Times New Roman" w:hAnsi="Courier New" w:cs="Courier New"/>
      <w:sz w:val="20"/>
      <w:szCs w:val="20"/>
    </w:rPr>
  </w:style>
  <w:style w:type="paragraph" w:styleId="a8">
    <w:name w:val="Balloon Text"/>
    <w:basedOn w:val="a"/>
    <w:link w:val="a9"/>
    <w:uiPriority w:val="99"/>
    <w:semiHidden/>
    <w:unhideWhenUsed/>
    <w:rsid w:val="00FF59BD"/>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FF59BD"/>
    <w:rPr>
      <w:rFonts w:ascii="Tahoma" w:hAnsi="Tahoma" w:cs="Tahoma"/>
      <w:sz w:val="16"/>
      <w:szCs w:val="16"/>
    </w:rPr>
  </w:style>
  <w:style w:type="character" w:customStyle="1" w:styleId="upvotetext">
    <w:name w:val="upvotetext"/>
    <w:basedOn w:val="a0"/>
    <w:rsid w:val="00082FDB"/>
  </w:style>
  <w:style w:type="character" w:styleId="aa">
    <w:name w:val="Emphasis"/>
    <w:basedOn w:val="a0"/>
    <w:uiPriority w:val="20"/>
    <w:qFormat/>
    <w:rsid w:val="008E19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22274">
      <w:bodyDiv w:val="1"/>
      <w:marLeft w:val="0"/>
      <w:marRight w:val="0"/>
      <w:marTop w:val="0"/>
      <w:marBottom w:val="0"/>
      <w:divBdr>
        <w:top w:val="none" w:sz="0" w:space="0" w:color="auto"/>
        <w:left w:val="none" w:sz="0" w:space="0" w:color="auto"/>
        <w:bottom w:val="none" w:sz="0" w:space="0" w:color="auto"/>
        <w:right w:val="none" w:sz="0" w:space="0" w:color="auto"/>
      </w:divBdr>
      <w:divsChild>
        <w:div w:id="348070116">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646547905">
          <w:marLeft w:val="0"/>
          <w:marRight w:val="0"/>
          <w:marTop w:val="0"/>
          <w:marBottom w:val="0"/>
          <w:divBdr>
            <w:top w:val="none" w:sz="0" w:space="0" w:color="auto"/>
            <w:left w:val="none" w:sz="0" w:space="0" w:color="auto"/>
            <w:bottom w:val="none" w:sz="0" w:space="0" w:color="auto"/>
            <w:right w:val="none" w:sz="0" w:space="0" w:color="auto"/>
          </w:divBdr>
        </w:div>
        <w:div w:id="142620009">
          <w:marLeft w:val="0"/>
          <w:marRight w:val="0"/>
          <w:marTop w:val="0"/>
          <w:marBottom w:val="300"/>
          <w:divBdr>
            <w:top w:val="none" w:sz="0" w:space="0" w:color="auto"/>
            <w:left w:val="none" w:sz="0" w:space="0" w:color="auto"/>
            <w:bottom w:val="none" w:sz="0" w:space="0" w:color="auto"/>
            <w:right w:val="none" w:sz="0" w:space="0" w:color="auto"/>
          </w:divBdr>
          <w:divsChild>
            <w:div w:id="655063702">
              <w:marLeft w:val="0"/>
              <w:marRight w:val="0"/>
              <w:marTop w:val="0"/>
              <w:marBottom w:val="0"/>
              <w:divBdr>
                <w:top w:val="none" w:sz="0" w:space="0" w:color="auto"/>
                <w:left w:val="none" w:sz="0" w:space="0" w:color="auto"/>
                <w:bottom w:val="none" w:sz="0" w:space="0" w:color="auto"/>
                <w:right w:val="none" w:sz="0" w:space="0" w:color="auto"/>
              </w:divBdr>
              <w:divsChild>
                <w:div w:id="898129884">
                  <w:marLeft w:val="0"/>
                  <w:marRight w:val="0"/>
                  <w:marTop w:val="0"/>
                  <w:marBottom w:val="0"/>
                  <w:divBdr>
                    <w:top w:val="single" w:sz="6" w:space="0" w:color="DDDDDD"/>
                    <w:left w:val="single" w:sz="6" w:space="4" w:color="DDDDDD"/>
                    <w:bottom w:val="single" w:sz="6" w:space="0" w:color="DDDDDD"/>
                    <w:right w:val="single" w:sz="6" w:space="4" w:color="DDDDDD"/>
                  </w:divBdr>
                  <w:divsChild>
                    <w:div w:id="303043623">
                      <w:marLeft w:val="0"/>
                      <w:marRight w:val="0"/>
                      <w:marTop w:val="0"/>
                      <w:marBottom w:val="150"/>
                      <w:divBdr>
                        <w:top w:val="none" w:sz="0" w:space="0" w:color="auto"/>
                        <w:left w:val="none" w:sz="0" w:space="0" w:color="auto"/>
                        <w:bottom w:val="none" w:sz="0" w:space="0" w:color="auto"/>
                        <w:right w:val="none" w:sz="0" w:space="0" w:color="auto"/>
                      </w:divBdr>
                      <w:divsChild>
                        <w:div w:id="1793674621">
                          <w:marLeft w:val="0"/>
                          <w:marRight w:val="0"/>
                          <w:marTop w:val="0"/>
                          <w:marBottom w:val="0"/>
                          <w:divBdr>
                            <w:top w:val="none" w:sz="0" w:space="0" w:color="auto"/>
                            <w:left w:val="none" w:sz="0" w:space="0" w:color="auto"/>
                            <w:bottom w:val="none" w:sz="0" w:space="0" w:color="auto"/>
                            <w:right w:val="none" w:sz="0" w:space="0" w:color="auto"/>
                          </w:divBdr>
                          <w:divsChild>
                            <w:div w:id="1582829211">
                              <w:marLeft w:val="0"/>
                              <w:marRight w:val="0"/>
                              <w:marTop w:val="0"/>
                              <w:marBottom w:val="0"/>
                              <w:divBdr>
                                <w:top w:val="none" w:sz="0" w:space="0" w:color="auto"/>
                                <w:left w:val="none" w:sz="0" w:space="0" w:color="auto"/>
                                <w:bottom w:val="none" w:sz="0" w:space="0" w:color="auto"/>
                                <w:right w:val="none" w:sz="0" w:space="0" w:color="auto"/>
                              </w:divBdr>
                              <w:divsChild>
                                <w:div w:id="2007513925">
                                  <w:marLeft w:val="0"/>
                                  <w:marRight w:val="0"/>
                                  <w:marTop w:val="0"/>
                                  <w:marBottom w:val="0"/>
                                  <w:divBdr>
                                    <w:top w:val="none" w:sz="0" w:space="0" w:color="auto"/>
                                    <w:left w:val="none" w:sz="0" w:space="0" w:color="auto"/>
                                    <w:bottom w:val="none" w:sz="0" w:space="0" w:color="auto"/>
                                    <w:right w:val="none" w:sz="0" w:space="0" w:color="auto"/>
                                  </w:divBdr>
                                  <w:divsChild>
                                    <w:div w:id="8662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482557">
                          <w:marLeft w:val="0"/>
                          <w:marRight w:val="0"/>
                          <w:marTop w:val="0"/>
                          <w:marBottom w:val="0"/>
                          <w:divBdr>
                            <w:top w:val="none" w:sz="0" w:space="0" w:color="auto"/>
                            <w:left w:val="none" w:sz="0" w:space="0" w:color="auto"/>
                            <w:bottom w:val="none" w:sz="0" w:space="0" w:color="auto"/>
                            <w:right w:val="none" w:sz="0" w:space="0" w:color="auto"/>
                          </w:divBdr>
                          <w:divsChild>
                            <w:div w:id="1928728360">
                              <w:marLeft w:val="0"/>
                              <w:marRight w:val="0"/>
                              <w:marTop w:val="0"/>
                              <w:marBottom w:val="0"/>
                              <w:divBdr>
                                <w:top w:val="none" w:sz="0" w:space="0" w:color="auto"/>
                                <w:left w:val="none" w:sz="0" w:space="0" w:color="auto"/>
                                <w:bottom w:val="none" w:sz="0" w:space="0" w:color="auto"/>
                                <w:right w:val="none" w:sz="0" w:space="0" w:color="auto"/>
                              </w:divBdr>
                              <w:divsChild>
                                <w:div w:id="922571813">
                                  <w:marLeft w:val="0"/>
                                  <w:marRight w:val="0"/>
                                  <w:marTop w:val="0"/>
                                  <w:marBottom w:val="0"/>
                                  <w:divBdr>
                                    <w:top w:val="none" w:sz="0" w:space="0" w:color="auto"/>
                                    <w:left w:val="none" w:sz="0" w:space="0" w:color="auto"/>
                                    <w:bottom w:val="none" w:sz="0" w:space="0" w:color="auto"/>
                                    <w:right w:val="none" w:sz="0" w:space="0" w:color="auto"/>
                                  </w:divBdr>
                                  <w:divsChild>
                                    <w:div w:id="1308821602">
                                      <w:marLeft w:val="0"/>
                                      <w:marRight w:val="0"/>
                                      <w:marTop w:val="0"/>
                                      <w:marBottom w:val="0"/>
                                      <w:divBdr>
                                        <w:top w:val="none" w:sz="0" w:space="0" w:color="auto"/>
                                        <w:left w:val="none" w:sz="0" w:space="0" w:color="auto"/>
                                        <w:bottom w:val="none" w:sz="0" w:space="0" w:color="auto"/>
                                        <w:right w:val="none" w:sz="0" w:space="0" w:color="auto"/>
                                      </w:divBdr>
                                    </w:div>
                                    <w:div w:id="255525903">
                                      <w:marLeft w:val="0"/>
                                      <w:marRight w:val="0"/>
                                      <w:marTop w:val="0"/>
                                      <w:marBottom w:val="0"/>
                                      <w:divBdr>
                                        <w:top w:val="none" w:sz="0" w:space="0" w:color="auto"/>
                                        <w:left w:val="none" w:sz="0" w:space="0" w:color="auto"/>
                                        <w:bottom w:val="none" w:sz="0" w:space="0" w:color="auto"/>
                                        <w:right w:val="none" w:sz="0" w:space="0" w:color="auto"/>
                                      </w:divBdr>
                                    </w:div>
                                    <w:div w:id="713892927">
                                      <w:marLeft w:val="0"/>
                                      <w:marRight w:val="0"/>
                                      <w:marTop w:val="0"/>
                                      <w:marBottom w:val="0"/>
                                      <w:divBdr>
                                        <w:top w:val="none" w:sz="0" w:space="0" w:color="auto"/>
                                        <w:left w:val="none" w:sz="0" w:space="0" w:color="auto"/>
                                        <w:bottom w:val="none" w:sz="0" w:space="0" w:color="auto"/>
                                        <w:right w:val="none" w:sz="0" w:space="0" w:color="auto"/>
                                      </w:divBdr>
                                    </w:div>
                                    <w:div w:id="207188618">
                                      <w:marLeft w:val="0"/>
                                      <w:marRight w:val="0"/>
                                      <w:marTop w:val="0"/>
                                      <w:marBottom w:val="0"/>
                                      <w:divBdr>
                                        <w:top w:val="none" w:sz="0" w:space="0" w:color="auto"/>
                                        <w:left w:val="none" w:sz="0" w:space="0" w:color="auto"/>
                                        <w:bottom w:val="none" w:sz="0" w:space="0" w:color="auto"/>
                                        <w:right w:val="none" w:sz="0" w:space="0" w:color="auto"/>
                                      </w:divBdr>
                                    </w:div>
                                    <w:div w:id="1378432789">
                                      <w:marLeft w:val="0"/>
                                      <w:marRight w:val="0"/>
                                      <w:marTop w:val="0"/>
                                      <w:marBottom w:val="0"/>
                                      <w:divBdr>
                                        <w:top w:val="none" w:sz="0" w:space="0" w:color="auto"/>
                                        <w:left w:val="none" w:sz="0" w:space="0" w:color="auto"/>
                                        <w:bottom w:val="none" w:sz="0" w:space="0" w:color="auto"/>
                                        <w:right w:val="none" w:sz="0" w:space="0" w:color="auto"/>
                                      </w:divBdr>
                                    </w:div>
                                    <w:div w:id="1123227813">
                                      <w:marLeft w:val="0"/>
                                      <w:marRight w:val="0"/>
                                      <w:marTop w:val="0"/>
                                      <w:marBottom w:val="0"/>
                                      <w:divBdr>
                                        <w:top w:val="none" w:sz="0" w:space="0" w:color="auto"/>
                                        <w:left w:val="none" w:sz="0" w:space="0" w:color="auto"/>
                                        <w:bottom w:val="none" w:sz="0" w:space="0" w:color="auto"/>
                                        <w:right w:val="none" w:sz="0" w:space="0" w:color="auto"/>
                                      </w:divBdr>
                                    </w:div>
                                    <w:div w:id="1896625512">
                                      <w:marLeft w:val="0"/>
                                      <w:marRight w:val="0"/>
                                      <w:marTop w:val="0"/>
                                      <w:marBottom w:val="0"/>
                                      <w:divBdr>
                                        <w:top w:val="none" w:sz="0" w:space="0" w:color="auto"/>
                                        <w:left w:val="none" w:sz="0" w:space="0" w:color="auto"/>
                                        <w:bottom w:val="none" w:sz="0" w:space="0" w:color="auto"/>
                                        <w:right w:val="none" w:sz="0" w:space="0" w:color="auto"/>
                                      </w:divBdr>
                                    </w:div>
                                    <w:div w:id="1963878950">
                                      <w:marLeft w:val="0"/>
                                      <w:marRight w:val="0"/>
                                      <w:marTop w:val="0"/>
                                      <w:marBottom w:val="0"/>
                                      <w:divBdr>
                                        <w:top w:val="none" w:sz="0" w:space="0" w:color="auto"/>
                                        <w:left w:val="none" w:sz="0" w:space="0" w:color="auto"/>
                                        <w:bottom w:val="none" w:sz="0" w:space="0" w:color="auto"/>
                                        <w:right w:val="none" w:sz="0" w:space="0" w:color="auto"/>
                                      </w:divBdr>
                                    </w:div>
                                    <w:div w:id="1665084588">
                                      <w:marLeft w:val="0"/>
                                      <w:marRight w:val="0"/>
                                      <w:marTop w:val="0"/>
                                      <w:marBottom w:val="0"/>
                                      <w:divBdr>
                                        <w:top w:val="none" w:sz="0" w:space="0" w:color="auto"/>
                                        <w:left w:val="none" w:sz="0" w:space="0" w:color="auto"/>
                                        <w:bottom w:val="none" w:sz="0" w:space="0" w:color="auto"/>
                                        <w:right w:val="none" w:sz="0" w:space="0" w:color="auto"/>
                                      </w:divBdr>
                                    </w:div>
                                    <w:div w:id="1594707844">
                                      <w:marLeft w:val="0"/>
                                      <w:marRight w:val="0"/>
                                      <w:marTop w:val="0"/>
                                      <w:marBottom w:val="0"/>
                                      <w:divBdr>
                                        <w:top w:val="none" w:sz="0" w:space="0" w:color="auto"/>
                                        <w:left w:val="none" w:sz="0" w:space="0" w:color="auto"/>
                                        <w:bottom w:val="none" w:sz="0" w:space="0" w:color="auto"/>
                                        <w:right w:val="none" w:sz="0" w:space="0" w:color="auto"/>
                                      </w:divBdr>
                                    </w:div>
                                    <w:div w:id="275136445">
                                      <w:marLeft w:val="0"/>
                                      <w:marRight w:val="0"/>
                                      <w:marTop w:val="0"/>
                                      <w:marBottom w:val="0"/>
                                      <w:divBdr>
                                        <w:top w:val="none" w:sz="0" w:space="0" w:color="auto"/>
                                        <w:left w:val="none" w:sz="0" w:space="0" w:color="auto"/>
                                        <w:bottom w:val="none" w:sz="0" w:space="0" w:color="auto"/>
                                        <w:right w:val="none" w:sz="0" w:space="0" w:color="auto"/>
                                      </w:divBdr>
                                    </w:div>
                                    <w:div w:id="1606840859">
                                      <w:marLeft w:val="0"/>
                                      <w:marRight w:val="0"/>
                                      <w:marTop w:val="0"/>
                                      <w:marBottom w:val="0"/>
                                      <w:divBdr>
                                        <w:top w:val="none" w:sz="0" w:space="0" w:color="auto"/>
                                        <w:left w:val="none" w:sz="0" w:space="0" w:color="auto"/>
                                        <w:bottom w:val="none" w:sz="0" w:space="0" w:color="auto"/>
                                        <w:right w:val="none" w:sz="0" w:space="0" w:color="auto"/>
                                      </w:divBdr>
                                    </w:div>
                                    <w:div w:id="681591637">
                                      <w:marLeft w:val="0"/>
                                      <w:marRight w:val="0"/>
                                      <w:marTop w:val="0"/>
                                      <w:marBottom w:val="0"/>
                                      <w:divBdr>
                                        <w:top w:val="none" w:sz="0" w:space="0" w:color="auto"/>
                                        <w:left w:val="none" w:sz="0" w:space="0" w:color="auto"/>
                                        <w:bottom w:val="none" w:sz="0" w:space="0" w:color="auto"/>
                                        <w:right w:val="none" w:sz="0" w:space="0" w:color="auto"/>
                                      </w:divBdr>
                                    </w:div>
                                    <w:div w:id="749349728">
                                      <w:marLeft w:val="0"/>
                                      <w:marRight w:val="0"/>
                                      <w:marTop w:val="0"/>
                                      <w:marBottom w:val="0"/>
                                      <w:divBdr>
                                        <w:top w:val="none" w:sz="0" w:space="0" w:color="auto"/>
                                        <w:left w:val="none" w:sz="0" w:space="0" w:color="auto"/>
                                        <w:bottom w:val="none" w:sz="0" w:space="0" w:color="auto"/>
                                        <w:right w:val="none" w:sz="0" w:space="0" w:color="auto"/>
                                      </w:divBdr>
                                    </w:div>
                                    <w:div w:id="240650324">
                                      <w:marLeft w:val="0"/>
                                      <w:marRight w:val="0"/>
                                      <w:marTop w:val="0"/>
                                      <w:marBottom w:val="0"/>
                                      <w:divBdr>
                                        <w:top w:val="none" w:sz="0" w:space="0" w:color="auto"/>
                                        <w:left w:val="none" w:sz="0" w:space="0" w:color="auto"/>
                                        <w:bottom w:val="none" w:sz="0" w:space="0" w:color="auto"/>
                                        <w:right w:val="none" w:sz="0" w:space="0" w:color="auto"/>
                                      </w:divBdr>
                                    </w:div>
                                    <w:div w:id="338771235">
                                      <w:marLeft w:val="0"/>
                                      <w:marRight w:val="0"/>
                                      <w:marTop w:val="0"/>
                                      <w:marBottom w:val="0"/>
                                      <w:divBdr>
                                        <w:top w:val="none" w:sz="0" w:space="0" w:color="auto"/>
                                        <w:left w:val="none" w:sz="0" w:space="0" w:color="auto"/>
                                        <w:bottom w:val="none" w:sz="0" w:space="0" w:color="auto"/>
                                        <w:right w:val="none" w:sz="0" w:space="0" w:color="auto"/>
                                      </w:divBdr>
                                    </w:div>
                                    <w:div w:id="2145344891">
                                      <w:marLeft w:val="0"/>
                                      <w:marRight w:val="0"/>
                                      <w:marTop w:val="0"/>
                                      <w:marBottom w:val="0"/>
                                      <w:divBdr>
                                        <w:top w:val="none" w:sz="0" w:space="0" w:color="auto"/>
                                        <w:left w:val="none" w:sz="0" w:space="0" w:color="auto"/>
                                        <w:bottom w:val="none" w:sz="0" w:space="0" w:color="auto"/>
                                        <w:right w:val="none" w:sz="0" w:space="0" w:color="auto"/>
                                      </w:divBdr>
                                    </w:div>
                                    <w:div w:id="1769034737">
                                      <w:marLeft w:val="0"/>
                                      <w:marRight w:val="0"/>
                                      <w:marTop w:val="0"/>
                                      <w:marBottom w:val="0"/>
                                      <w:divBdr>
                                        <w:top w:val="none" w:sz="0" w:space="0" w:color="auto"/>
                                        <w:left w:val="none" w:sz="0" w:space="0" w:color="auto"/>
                                        <w:bottom w:val="none" w:sz="0" w:space="0" w:color="auto"/>
                                        <w:right w:val="none" w:sz="0" w:space="0" w:color="auto"/>
                                      </w:divBdr>
                                    </w:div>
                                    <w:div w:id="1439595063">
                                      <w:marLeft w:val="0"/>
                                      <w:marRight w:val="0"/>
                                      <w:marTop w:val="0"/>
                                      <w:marBottom w:val="0"/>
                                      <w:divBdr>
                                        <w:top w:val="none" w:sz="0" w:space="0" w:color="auto"/>
                                        <w:left w:val="none" w:sz="0" w:space="0" w:color="auto"/>
                                        <w:bottom w:val="none" w:sz="0" w:space="0" w:color="auto"/>
                                        <w:right w:val="none" w:sz="0" w:space="0" w:color="auto"/>
                                      </w:divBdr>
                                    </w:div>
                                    <w:div w:id="1204292914">
                                      <w:marLeft w:val="0"/>
                                      <w:marRight w:val="0"/>
                                      <w:marTop w:val="0"/>
                                      <w:marBottom w:val="0"/>
                                      <w:divBdr>
                                        <w:top w:val="none" w:sz="0" w:space="0" w:color="auto"/>
                                        <w:left w:val="none" w:sz="0" w:space="0" w:color="auto"/>
                                        <w:bottom w:val="none" w:sz="0" w:space="0" w:color="auto"/>
                                        <w:right w:val="none" w:sz="0" w:space="0" w:color="auto"/>
                                      </w:divBdr>
                                    </w:div>
                                    <w:div w:id="1183742354">
                                      <w:marLeft w:val="0"/>
                                      <w:marRight w:val="0"/>
                                      <w:marTop w:val="0"/>
                                      <w:marBottom w:val="0"/>
                                      <w:divBdr>
                                        <w:top w:val="none" w:sz="0" w:space="0" w:color="auto"/>
                                        <w:left w:val="none" w:sz="0" w:space="0" w:color="auto"/>
                                        <w:bottom w:val="none" w:sz="0" w:space="0" w:color="auto"/>
                                        <w:right w:val="none" w:sz="0" w:space="0" w:color="auto"/>
                                      </w:divBdr>
                                    </w:div>
                                    <w:div w:id="66616104">
                                      <w:marLeft w:val="0"/>
                                      <w:marRight w:val="0"/>
                                      <w:marTop w:val="0"/>
                                      <w:marBottom w:val="0"/>
                                      <w:divBdr>
                                        <w:top w:val="none" w:sz="0" w:space="0" w:color="auto"/>
                                        <w:left w:val="none" w:sz="0" w:space="0" w:color="auto"/>
                                        <w:bottom w:val="none" w:sz="0" w:space="0" w:color="auto"/>
                                        <w:right w:val="none" w:sz="0" w:space="0" w:color="auto"/>
                                      </w:divBdr>
                                    </w:div>
                                    <w:div w:id="1769345951">
                                      <w:marLeft w:val="0"/>
                                      <w:marRight w:val="0"/>
                                      <w:marTop w:val="0"/>
                                      <w:marBottom w:val="0"/>
                                      <w:divBdr>
                                        <w:top w:val="none" w:sz="0" w:space="0" w:color="auto"/>
                                        <w:left w:val="none" w:sz="0" w:space="0" w:color="auto"/>
                                        <w:bottom w:val="none" w:sz="0" w:space="0" w:color="auto"/>
                                        <w:right w:val="none" w:sz="0" w:space="0" w:color="auto"/>
                                      </w:divBdr>
                                    </w:div>
                                    <w:div w:id="1043217998">
                                      <w:marLeft w:val="0"/>
                                      <w:marRight w:val="0"/>
                                      <w:marTop w:val="0"/>
                                      <w:marBottom w:val="0"/>
                                      <w:divBdr>
                                        <w:top w:val="none" w:sz="0" w:space="0" w:color="auto"/>
                                        <w:left w:val="none" w:sz="0" w:space="0" w:color="auto"/>
                                        <w:bottom w:val="none" w:sz="0" w:space="0" w:color="auto"/>
                                        <w:right w:val="none" w:sz="0" w:space="0" w:color="auto"/>
                                      </w:divBdr>
                                    </w:div>
                                    <w:div w:id="1504128685">
                                      <w:marLeft w:val="0"/>
                                      <w:marRight w:val="0"/>
                                      <w:marTop w:val="0"/>
                                      <w:marBottom w:val="0"/>
                                      <w:divBdr>
                                        <w:top w:val="none" w:sz="0" w:space="0" w:color="auto"/>
                                        <w:left w:val="none" w:sz="0" w:space="0" w:color="auto"/>
                                        <w:bottom w:val="none" w:sz="0" w:space="0" w:color="auto"/>
                                        <w:right w:val="none" w:sz="0" w:space="0" w:color="auto"/>
                                      </w:divBdr>
                                    </w:div>
                                    <w:div w:id="725841654">
                                      <w:marLeft w:val="0"/>
                                      <w:marRight w:val="0"/>
                                      <w:marTop w:val="0"/>
                                      <w:marBottom w:val="0"/>
                                      <w:divBdr>
                                        <w:top w:val="none" w:sz="0" w:space="0" w:color="auto"/>
                                        <w:left w:val="none" w:sz="0" w:space="0" w:color="auto"/>
                                        <w:bottom w:val="none" w:sz="0" w:space="0" w:color="auto"/>
                                        <w:right w:val="none" w:sz="0" w:space="0" w:color="auto"/>
                                      </w:divBdr>
                                    </w:div>
                                    <w:div w:id="1730573869">
                                      <w:marLeft w:val="0"/>
                                      <w:marRight w:val="0"/>
                                      <w:marTop w:val="0"/>
                                      <w:marBottom w:val="0"/>
                                      <w:divBdr>
                                        <w:top w:val="none" w:sz="0" w:space="0" w:color="auto"/>
                                        <w:left w:val="none" w:sz="0" w:space="0" w:color="auto"/>
                                        <w:bottom w:val="none" w:sz="0" w:space="0" w:color="auto"/>
                                        <w:right w:val="none" w:sz="0" w:space="0" w:color="auto"/>
                                      </w:divBdr>
                                    </w:div>
                                    <w:div w:id="1248617719">
                                      <w:marLeft w:val="0"/>
                                      <w:marRight w:val="0"/>
                                      <w:marTop w:val="0"/>
                                      <w:marBottom w:val="0"/>
                                      <w:divBdr>
                                        <w:top w:val="none" w:sz="0" w:space="0" w:color="auto"/>
                                        <w:left w:val="none" w:sz="0" w:space="0" w:color="auto"/>
                                        <w:bottom w:val="none" w:sz="0" w:space="0" w:color="auto"/>
                                        <w:right w:val="none" w:sz="0" w:space="0" w:color="auto"/>
                                      </w:divBdr>
                                    </w:div>
                                    <w:div w:id="2144812154">
                                      <w:marLeft w:val="0"/>
                                      <w:marRight w:val="0"/>
                                      <w:marTop w:val="0"/>
                                      <w:marBottom w:val="0"/>
                                      <w:divBdr>
                                        <w:top w:val="none" w:sz="0" w:space="0" w:color="auto"/>
                                        <w:left w:val="none" w:sz="0" w:space="0" w:color="auto"/>
                                        <w:bottom w:val="none" w:sz="0" w:space="0" w:color="auto"/>
                                        <w:right w:val="none" w:sz="0" w:space="0" w:color="auto"/>
                                      </w:divBdr>
                                    </w:div>
                                    <w:div w:id="840895425">
                                      <w:marLeft w:val="0"/>
                                      <w:marRight w:val="0"/>
                                      <w:marTop w:val="0"/>
                                      <w:marBottom w:val="0"/>
                                      <w:divBdr>
                                        <w:top w:val="none" w:sz="0" w:space="0" w:color="auto"/>
                                        <w:left w:val="none" w:sz="0" w:space="0" w:color="auto"/>
                                        <w:bottom w:val="none" w:sz="0" w:space="0" w:color="auto"/>
                                        <w:right w:val="none" w:sz="0" w:space="0" w:color="auto"/>
                                      </w:divBdr>
                                    </w:div>
                                    <w:div w:id="1773089806">
                                      <w:marLeft w:val="0"/>
                                      <w:marRight w:val="0"/>
                                      <w:marTop w:val="0"/>
                                      <w:marBottom w:val="0"/>
                                      <w:divBdr>
                                        <w:top w:val="none" w:sz="0" w:space="0" w:color="auto"/>
                                        <w:left w:val="none" w:sz="0" w:space="0" w:color="auto"/>
                                        <w:bottom w:val="none" w:sz="0" w:space="0" w:color="auto"/>
                                        <w:right w:val="none" w:sz="0" w:space="0" w:color="auto"/>
                                      </w:divBdr>
                                    </w:div>
                                    <w:div w:id="543904848">
                                      <w:marLeft w:val="0"/>
                                      <w:marRight w:val="0"/>
                                      <w:marTop w:val="0"/>
                                      <w:marBottom w:val="0"/>
                                      <w:divBdr>
                                        <w:top w:val="none" w:sz="0" w:space="0" w:color="auto"/>
                                        <w:left w:val="none" w:sz="0" w:space="0" w:color="auto"/>
                                        <w:bottom w:val="none" w:sz="0" w:space="0" w:color="auto"/>
                                        <w:right w:val="none" w:sz="0" w:space="0" w:color="auto"/>
                                      </w:divBdr>
                                    </w:div>
                                    <w:div w:id="803276117">
                                      <w:marLeft w:val="0"/>
                                      <w:marRight w:val="0"/>
                                      <w:marTop w:val="0"/>
                                      <w:marBottom w:val="0"/>
                                      <w:divBdr>
                                        <w:top w:val="none" w:sz="0" w:space="0" w:color="auto"/>
                                        <w:left w:val="none" w:sz="0" w:space="0" w:color="auto"/>
                                        <w:bottom w:val="none" w:sz="0" w:space="0" w:color="auto"/>
                                        <w:right w:val="none" w:sz="0" w:space="0" w:color="auto"/>
                                      </w:divBdr>
                                    </w:div>
                                    <w:div w:id="144441763">
                                      <w:marLeft w:val="0"/>
                                      <w:marRight w:val="0"/>
                                      <w:marTop w:val="0"/>
                                      <w:marBottom w:val="0"/>
                                      <w:divBdr>
                                        <w:top w:val="none" w:sz="0" w:space="0" w:color="auto"/>
                                        <w:left w:val="none" w:sz="0" w:space="0" w:color="auto"/>
                                        <w:bottom w:val="none" w:sz="0" w:space="0" w:color="auto"/>
                                        <w:right w:val="none" w:sz="0" w:space="0" w:color="auto"/>
                                      </w:divBdr>
                                    </w:div>
                                    <w:div w:id="1314288843">
                                      <w:marLeft w:val="0"/>
                                      <w:marRight w:val="0"/>
                                      <w:marTop w:val="0"/>
                                      <w:marBottom w:val="0"/>
                                      <w:divBdr>
                                        <w:top w:val="none" w:sz="0" w:space="0" w:color="auto"/>
                                        <w:left w:val="none" w:sz="0" w:space="0" w:color="auto"/>
                                        <w:bottom w:val="none" w:sz="0" w:space="0" w:color="auto"/>
                                        <w:right w:val="none" w:sz="0" w:space="0" w:color="auto"/>
                                      </w:divBdr>
                                    </w:div>
                                    <w:div w:id="1196231581">
                                      <w:marLeft w:val="0"/>
                                      <w:marRight w:val="0"/>
                                      <w:marTop w:val="0"/>
                                      <w:marBottom w:val="0"/>
                                      <w:divBdr>
                                        <w:top w:val="none" w:sz="0" w:space="0" w:color="auto"/>
                                        <w:left w:val="none" w:sz="0" w:space="0" w:color="auto"/>
                                        <w:bottom w:val="none" w:sz="0" w:space="0" w:color="auto"/>
                                        <w:right w:val="none" w:sz="0" w:space="0" w:color="auto"/>
                                      </w:divBdr>
                                    </w:div>
                                    <w:div w:id="174615770">
                                      <w:marLeft w:val="0"/>
                                      <w:marRight w:val="0"/>
                                      <w:marTop w:val="0"/>
                                      <w:marBottom w:val="0"/>
                                      <w:divBdr>
                                        <w:top w:val="none" w:sz="0" w:space="0" w:color="auto"/>
                                        <w:left w:val="none" w:sz="0" w:space="0" w:color="auto"/>
                                        <w:bottom w:val="none" w:sz="0" w:space="0" w:color="auto"/>
                                        <w:right w:val="none" w:sz="0" w:space="0" w:color="auto"/>
                                      </w:divBdr>
                                    </w:div>
                                    <w:div w:id="2975455">
                                      <w:marLeft w:val="0"/>
                                      <w:marRight w:val="0"/>
                                      <w:marTop w:val="0"/>
                                      <w:marBottom w:val="0"/>
                                      <w:divBdr>
                                        <w:top w:val="none" w:sz="0" w:space="0" w:color="auto"/>
                                        <w:left w:val="none" w:sz="0" w:space="0" w:color="auto"/>
                                        <w:bottom w:val="none" w:sz="0" w:space="0" w:color="auto"/>
                                        <w:right w:val="none" w:sz="0" w:space="0" w:color="auto"/>
                                      </w:divBdr>
                                    </w:div>
                                    <w:div w:id="278151563">
                                      <w:marLeft w:val="0"/>
                                      <w:marRight w:val="0"/>
                                      <w:marTop w:val="0"/>
                                      <w:marBottom w:val="0"/>
                                      <w:divBdr>
                                        <w:top w:val="none" w:sz="0" w:space="0" w:color="auto"/>
                                        <w:left w:val="none" w:sz="0" w:space="0" w:color="auto"/>
                                        <w:bottom w:val="none" w:sz="0" w:space="0" w:color="auto"/>
                                        <w:right w:val="none" w:sz="0" w:space="0" w:color="auto"/>
                                      </w:divBdr>
                                    </w:div>
                                    <w:div w:id="403262885">
                                      <w:marLeft w:val="0"/>
                                      <w:marRight w:val="0"/>
                                      <w:marTop w:val="0"/>
                                      <w:marBottom w:val="0"/>
                                      <w:divBdr>
                                        <w:top w:val="none" w:sz="0" w:space="0" w:color="auto"/>
                                        <w:left w:val="none" w:sz="0" w:space="0" w:color="auto"/>
                                        <w:bottom w:val="none" w:sz="0" w:space="0" w:color="auto"/>
                                        <w:right w:val="none" w:sz="0" w:space="0" w:color="auto"/>
                                      </w:divBdr>
                                    </w:div>
                                    <w:div w:id="1685815214">
                                      <w:marLeft w:val="0"/>
                                      <w:marRight w:val="0"/>
                                      <w:marTop w:val="0"/>
                                      <w:marBottom w:val="0"/>
                                      <w:divBdr>
                                        <w:top w:val="none" w:sz="0" w:space="0" w:color="auto"/>
                                        <w:left w:val="none" w:sz="0" w:space="0" w:color="auto"/>
                                        <w:bottom w:val="none" w:sz="0" w:space="0" w:color="auto"/>
                                        <w:right w:val="none" w:sz="0" w:space="0" w:color="auto"/>
                                      </w:divBdr>
                                    </w:div>
                                    <w:div w:id="1946038695">
                                      <w:marLeft w:val="0"/>
                                      <w:marRight w:val="0"/>
                                      <w:marTop w:val="0"/>
                                      <w:marBottom w:val="0"/>
                                      <w:divBdr>
                                        <w:top w:val="none" w:sz="0" w:space="0" w:color="auto"/>
                                        <w:left w:val="none" w:sz="0" w:space="0" w:color="auto"/>
                                        <w:bottom w:val="none" w:sz="0" w:space="0" w:color="auto"/>
                                        <w:right w:val="none" w:sz="0" w:space="0" w:color="auto"/>
                                      </w:divBdr>
                                    </w:div>
                                    <w:div w:id="1898927685">
                                      <w:marLeft w:val="0"/>
                                      <w:marRight w:val="0"/>
                                      <w:marTop w:val="0"/>
                                      <w:marBottom w:val="0"/>
                                      <w:divBdr>
                                        <w:top w:val="none" w:sz="0" w:space="0" w:color="auto"/>
                                        <w:left w:val="none" w:sz="0" w:space="0" w:color="auto"/>
                                        <w:bottom w:val="none" w:sz="0" w:space="0" w:color="auto"/>
                                        <w:right w:val="none" w:sz="0" w:space="0" w:color="auto"/>
                                      </w:divBdr>
                                    </w:div>
                                    <w:div w:id="600454320">
                                      <w:marLeft w:val="0"/>
                                      <w:marRight w:val="0"/>
                                      <w:marTop w:val="0"/>
                                      <w:marBottom w:val="0"/>
                                      <w:divBdr>
                                        <w:top w:val="none" w:sz="0" w:space="0" w:color="auto"/>
                                        <w:left w:val="none" w:sz="0" w:space="0" w:color="auto"/>
                                        <w:bottom w:val="none" w:sz="0" w:space="0" w:color="auto"/>
                                        <w:right w:val="none" w:sz="0" w:space="0" w:color="auto"/>
                                      </w:divBdr>
                                    </w:div>
                                    <w:div w:id="1617953973">
                                      <w:marLeft w:val="0"/>
                                      <w:marRight w:val="0"/>
                                      <w:marTop w:val="0"/>
                                      <w:marBottom w:val="0"/>
                                      <w:divBdr>
                                        <w:top w:val="none" w:sz="0" w:space="0" w:color="auto"/>
                                        <w:left w:val="none" w:sz="0" w:space="0" w:color="auto"/>
                                        <w:bottom w:val="none" w:sz="0" w:space="0" w:color="auto"/>
                                        <w:right w:val="none" w:sz="0" w:space="0" w:color="auto"/>
                                      </w:divBdr>
                                    </w:div>
                                    <w:div w:id="525020123">
                                      <w:marLeft w:val="0"/>
                                      <w:marRight w:val="0"/>
                                      <w:marTop w:val="0"/>
                                      <w:marBottom w:val="0"/>
                                      <w:divBdr>
                                        <w:top w:val="none" w:sz="0" w:space="0" w:color="auto"/>
                                        <w:left w:val="none" w:sz="0" w:space="0" w:color="auto"/>
                                        <w:bottom w:val="none" w:sz="0" w:space="0" w:color="auto"/>
                                        <w:right w:val="none" w:sz="0" w:space="0" w:color="auto"/>
                                      </w:divBdr>
                                    </w:div>
                                    <w:div w:id="63064127">
                                      <w:marLeft w:val="0"/>
                                      <w:marRight w:val="0"/>
                                      <w:marTop w:val="0"/>
                                      <w:marBottom w:val="0"/>
                                      <w:divBdr>
                                        <w:top w:val="none" w:sz="0" w:space="0" w:color="auto"/>
                                        <w:left w:val="none" w:sz="0" w:space="0" w:color="auto"/>
                                        <w:bottom w:val="none" w:sz="0" w:space="0" w:color="auto"/>
                                        <w:right w:val="none" w:sz="0" w:space="0" w:color="auto"/>
                                      </w:divBdr>
                                    </w:div>
                                    <w:div w:id="1158422906">
                                      <w:marLeft w:val="0"/>
                                      <w:marRight w:val="0"/>
                                      <w:marTop w:val="0"/>
                                      <w:marBottom w:val="0"/>
                                      <w:divBdr>
                                        <w:top w:val="none" w:sz="0" w:space="0" w:color="auto"/>
                                        <w:left w:val="none" w:sz="0" w:space="0" w:color="auto"/>
                                        <w:bottom w:val="none" w:sz="0" w:space="0" w:color="auto"/>
                                        <w:right w:val="none" w:sz="0" w:space="0" w:color="auto"/>
                                      </w:divBdr>
                                    </w:div>
                                    <w:div w:id="1234394159">
                                      <w:marLeft w:val="0"/>
                                      <w:marRight w:val="0"/>
                                      <w:marTop w:val="0"/>
                                      <w:marBottom w:val="0"/>
                                      <w:divBdr>
                                        <w:top w:val="none" w:sz="0" w:space="0" w:color="auto"/>
                                        <w:left w:val="none" w:sz="0" w:space="0" w:color="auto"/>
                                        <w:bottom w:val="none" w:sz="0" w:space="0" w:color="auto"/>
                                        <w:right w:val="none" w:sz="0" w:space="0" w:color="auto"/>
                                      </w:divBdr>
                                    </w:div>
                                    <w:div w:id="560943345">
                                      <w:marLeft w:val="0"/>
                                      <w:marRight w:val="0"/>
                                      <w:marTop w:val="0"/>
                                      <w:marBottom w:val="0"/>
                                      <w:divBdr>
                                        <w:top w:val="none" w:sz="0" w:space="0" w:color="auto"/>
                                        <w:left w:val="none" w:sz="0" w:space="0" w:color="auto"/>
                                        <w:bottom w:val="none" w:sz="0" w:space="0" w:color="auto"/>
                                        <w:right w:val="none" w:sz="0" w:space="0" w:color="auto"/>
                                      </w:divBdr>
                                    </w:div>
                                    <w:div w:id="1489519296">
                                      <w:marLeft w:val="0"/>
                                      <w:marRight w:val="0"/>
                                      <w:marTop w:val="0"/>
                                      <w:marBottom w:val="0"/>
                                      <w:divBdr>
                                        <w:top w:val="none" w:sz="0" w:space="0" w:color="auto"/>
                                        <w:left w:val="none" w:sz="0" w:space="0" w:color="auto"/>
                                        <w:bottom w:val="none" w:sz="0" w:space="0" w:color="auto"/>
                                        <w:right w:val="none" w:sz="0" w:space="0" w:color="auto"/>
                                      </w:divBdr>
                                    </w:div>
                                    <w:div w:id="1403527502">
                                      <w:marLeft w:val="0"/>
                                      <w:marRight w:val="0"/>
                                      <w:marTop w:val="0"/>
                                      <w:marBottom w:val="0"/>
                                      <w:divBdr>
                                        <w:top w:val="none" w:sz="0" w:space="0" w:color="auto"/>
                                        <w:left w:val="none" w:sz="0" w:space="0" w:color="auto"/>
                                        <w:bottom w:val="none" w:sz="0" w:space="0" w:color="auto"/>
                                        <w:right w:val="none" w:sz="0" w:space="0" w:color="auto"/>
                                      </w:divBdr>
                                    </w:div>
                                    <w:div w:id="1020549029">
                                      <w:marLeft w:val="0"/>
                                      <w:marRight w:val="0"/>
                                      <w:marTop w:val="0"/>
                                      <w:marBottom w:val="0"/>
                                      <w:divBdr>
                                        <w:top w:val="none" w:sz="0" w:space="0" w:color="auto"/>
                                        <w:left w:val="none" w:sz="0" w:space="0" w:color="auto"/>
                                        <w:bottom w:val="none" w:sz="0" w:space="0" w:color="auto"/>
                                        <w:right w:val="none" w:sz="0" w:space="0" w:color="auto"/>
                                      </w:divBdr>
                                    </w:div>
                                    <w:div w:id="1957634505">
                                      <w:marLeft w:val="0"/>
                                      <w:marRight w:val="0"/>
                                      <w:marTop w:val="0"/>
                                      <w:marBottom w:val="0"/>
                                      <w:divBdr>
                                        <w:top w:val="none" w:sz="0" w:space="0" w:color="auto"/>
                                        <w:left w:val="none" w:sz="0" w:space="0" w:color="auto"/>
                                        <w:bottom w:val="none" w:sz="0" w:space="0" w:color="auto"/>
                                        <w:right w:val="none" w:sz="0" w:space="0" w:color="auto"/>
                                      </w:divBdr>
                                    </w:div>
                                    <w:div w:id="821386474">
                                      <w:marLeft w:val="0"/>
                                      <w:marRight w:val="0"/>
                                      <w:marTop w:val="0"/>
                                      <w:marBottom w:val="0"/>
                                      <w:divBdr>
                                        <w:top w:val="none" w:sz="0" w:space="0" w:color="auto"/>
                                        <w:left w:val="none" w:sz="0" w:space="0" w:color="auto"/>
                                        <w:bottom w:val="none" w:sz="0" w:space="0" w:color="auto"/>
                                        <w:right w:val="none" w:sz="0" w:space="0" w:color="auto"/>
                                      </w:divBdr>
                                    </w:div>
                                    <w:div w:id="620571314">
                                      <w:marLeft w:val="0"/>
                                      <w:marRight w:val="0"/>
                                      <w:marTop w:val="0"/>
                                      <w:marBottom w:val="0"/>
                                      <w:divBdr>
                                        <w:top w:val="none" w:sz="0" w:space="0" w:color="auto"/>
                                        <w:left w:val="none" w:sz="0" w:space="0" w:color="auto"/>
                                        <w:bottom w:val="none" w:sz="0" w:space="0" w:color="auto"/>
                                        <w:right w:val="none" w:sz="0" w:space="0" w:color="auto"/>
                                      </w:divBdr>
                                    </w:div>
                                    <w:div w:id="337074966">
                                      <w:marLeft w:val="0"/>
                                      <w:marRight w:val="0"/>
                                      <w:marTop w:val="0"/>
                                      <w:marBottom w:val="0"/>
                                      <w:divBdr>
                                        <w:top w:val="none" w:sz="0" w:space="0" w:color="auto"/>
                                        <w:left w:val="none" w:sz="0" w:space="0" w:color="auto"/>
                                        <w:bottom w:val="none" w:sz="0" w:space="0" w:color="auto"/>
                                        <w:right w:val="none" w:sz="0" w:space="0" w:color="auto"/>
                                      </w:divBdr>
                                    </w:div>
                                    <w:div w:id="2098668208">
                                      <w:marLeft w:val="0"/>
                                      <w:marRight w:val="0"/>
                                      <w:marTop w:val="0"/>
                                      <w:marBottom w:val="0"/>
                                      <w:divBdr>
                                        <w:top w:val="none" w:sz="0" w:space="0" w:color="auto"/>
                                        <w:left w:val="none" w:sz="0" w:space="0" w:color="auto"/>
                                        <w:bottom w:val="none" w:sz="0" w:space="0" w:color="auto"/>
                                        <w:right w:val="none" w:sz="0" w:space="0" w:color="auto"/>
                                      </w:divBdr>
                                    </w:div>
                                    <w:div w:id="1377587242">
                                      <w:marLeft w:val="0"/>
                                      <w:marRight w:val="0"/>
                                      <w:marTop w:val="0"/>
                                      <w:marBottom w:val="0"/>
                                      <w:divBdr>
                                        <w:top w:val="none" w:sz="0" w:space="0" w:color="auto"/>
                                        <w:left w:val="none" w:sz="0" w:space="0" w:color="auto"/>
                                        <w:bottom w:val="none" w:sz="0" w:space="0" w:color="auto"/>
                                        <w:right w:val="none" w:sz="0" w:space="0" w:color="auto"/>
                                      </w:divBdr>
                                    </w:div>
                                    <w:div w:id="1894463487">
                                      <w:marLeft w:val="0"/>
                                      <w:marRight w:val="0"/>
                                      <w:marTop w:val="0"/>
                                      <w:marBottom w:val="0"/>
                                      <w:divBdr>
                                        <w:top w:val="none" w:sz="0" w:space="0" w:color="auto"/>
                                        <w:left w:val="none" w:sz="0" w:space="0" w:color="auto"/>
                                        <w:bottom w:val="none" w:sz="0" w:space="0" w:color="auto"/>
                                        <w:right w:val="none" w:sz="0" w:space="0" w:color="auto"/>
                                      </w:divBdr>
                                    </w:div>
                                    <w:div w:id="1013730731">
                                      <w:marLeft w:val="0"/>
                                      <w:marRight w:val="0"/>
                                      <w:marTop w:val="0"/>
                                      <w:marBottom w:val="0"/>
                                      <w:divBdr>
                                        <w:top w:val="none" w:sz="0" w:space="0" w:color="auto"/>
                                        <w:left w:val="none" w:sz="0" w:space="0" w:color="auto"/>
                                        <w:bottom w:val="none" w:sz="0" w:space="0" w:color="auto"/>
                                        <w:right w:val="none" w:sz="0" w:space="0" w:color="auto"/>
                                      </w:divBdr>
                                    </w:div>
                                    <w:div w:id="1142767347">
                                      <w:marLeft w:val="0"/>
                                      <w:marRight w:val="0"/>
                                      <w:marTop w:val="0"/>
                                      <w:marBottom w:val="0"/>
                                      <w:divBdr>
                                        <w:top w:val="none" w:sz="0" w:space="0" w:color="auto"/>
                                        <w:left w:val="none" w:sz="0" w:space="0" w:color="auto"/>
                                        <w:bottom w:val="none" w:sz="0" w:space="0" w:color="auto"/>
                                        <w:right w:val="none" w:sz="0" w:space="0" w:color="auto"/>
                                      </w:divBdr>
                                    </w:div>
                                    <w:div w:id="45182093">
                                      <w:marLeft w:val="0"/>
                                      <w:marRight w:val="0"/>
                                      <w:marTop w:val="0"/>
                                      <w:marBottom w:val="0"/>
                                      <w:divBdr>
                                        <w:top w:val="none" w:sz="0" w:space="0" w:color="auto"/>
                                        <w:left w:val="none" w:sz="0" w:space="0" w:color="auto"/>
                                        <w:bottom w:val="none" w:sz="0" w:space="0" w:color="auto"/>
                                        <w:right w:val="none" w:sz="0" w:space="0" w:color="auto"/>
                                      </w:divBdr>
                                    </w:div>
                                    <w:div w:id="362445468">
                                      <w:marLeft w:val="0"/>
                                      <w:marRight w:val="0"/>
                                      <w:marTop w:val="0"/>
                                      <w:marBottom w:val="0"/>
                                      <w:divBdr>
                                        <w:top w:val="none" w:sz="0" w:space="0" w:color="auto"/>
                                        <w:left w:val="none" w:sz="0" w:space="0" w:color="auto"/>
                                        <w:bottom w:val="none" w:sz="0" w:space="0" w:color="auto"/>
                                        <w:right w:val="none" w:sz="0" w:space="0" w:color="auto"/>
                                      </w:divBdr>
                                    </w:div>
                                    <w:div w:id="1633830105">
                                      <w:marLeft w:val="0"/>
                                      <w:marRight w:val="0"/>
                                      <w:marTop w:val="0"/>
                                      <w:marBottom w:val="0"/>
                                      <w:divBdr>
                                        <w:top w:val="none" w:sz="0" w:space="0" w:color="auto"/>
                                        <w:left w:val="none" w:sz="0" w:space="0" w:color="auto"/>
                                        <w:bottom w:val="none" w:sz="0" w:space="0" w:color="auto"/>
                                        <w:right w:val="none" w:sz="0" w:space="0" w:color="auto"/>
                                      </w:divBdr>
                                    </w:div>
                                    <w:div w:id="1600482545">
                                      <w:marLeft w:val="0"/>
                                      <w:marRight w:val="0"/>
                                      <w:marTop w:val="0"/>
                                      <w:marBottom w:val="0"/>
                                      <w:divBdr>
                                        <w:top w:val="none" w:sz="0" w:space="0" w:color="auto"/>
                                        <w:left w:val="none" w:sz="0" w:space="0" w:color="auto"/>
                                        <w:bottom w:val="none" w:sz="0" w:space="0" w:color="auto"/>
                                        <w:right w:val="none" w:sz="0" w:space="0" w:color="auto"/>
                                      </w:divBdr>
                                    </w:div>
                                    <w:div w:id="2111318003">
                                      <w:marLeft w:val="0"/>
                                      <w:marRight w:val="0"/>
                                      <w:marTop w:val="0"/>
                                      <w:marBottom w:val="0"/>
                                      <w:divBdr>
                                        <w:top w:val="none" w:sz="0" w:space="0" w:color="auto"/>
                                        <w:left w:val="none" w:sz="0" w:space="0" w:color="auto"/>
                                        <w:bottom w:val="none" w:sz="0" w:space="0" w:color="auto"/>
                                        <w:right w:val="none" w:sz="0" w:space="0" w:color="auto"/>
                                      </w:divBdr>
                                    </w:div>
                                    <w:div w:id="59154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816149">
      <w:bodyDiv w:val="1"/>
      <w:marLeft w:val="0"/>
      <w:marRight w:val="0"/>
      <w:marTop w:val="0"/>
      <w:marBottom w:val="0"/>
      <w:divBdr>
        <w:top w:val="none" w:sz="0" w:space="0" w:color="auto"/>
        <w:left w:val="none" w:sz="0" w:space="0" w:color="auto"/>
        <w:bottom w:val="none" w:sz="0" w:space="0" w:color="auto"/>
        <w:right w:val="none" w:sz="0" w:space="0" w:color="auto"/>
      </w:divBdr>
      <w:divsChild>
        <w:div w:id="438331898">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922759142">
          <w:marLeft w:val="0"/>
          <w:marRight w:val="0"/>
          <w:marTop w:val="0"/>
          <w:marBottom w:val="0"/>
          <w:divBdr>
            <w:top w:val="none" w:sz="0" w:space="0" w:color="auto"/>
            <w:left w:val="none" w:sz="0" w:space="0" w:color="auto"/>
            <w:bottom w:val="none" w:sz="0" w:space="0" w:color="auto"/>
            <w:right w:val="none" w:sz="0" w:space="0" w:color="auto"/>
          </w:divBdr>
        </w:div>
        <w:div w:id="935989568">
          <w:marLeft w:val="0"/>
          <w:marRight w:val="0"/>
          <w:marTop w:val="0"/>
          <w:marBottom w:val="300"/>
          <w:divBdr>
            <w:top w:val="none" w:sz="0" w:space="0" w:color="auto"/>
            <w:left w:val="none" w:sz="0" w:space="0" w:color="auto"/>
            <w:bottom w:val="none" w:sz="0" w:space="0" w:color="auto"/>
            <w:right w:val="none" w:sz="0" w:space="0" w:color="auto"/>
          </w:divBdr>
          <w:divsChild>
            <w:div w:id="1944410847">
              <w:marLeft w:val="0"/>
              <w:marRight w:val="0"/>
              <w:marTop w:val="0"/>
              <w:marBottom w:val="0"/>
              <w:divBdr>
                <w:top w:val="none" w:sz="0" w:space="0" w:color="auto"/>
                <w:left w:val="none" w:sz="0" w:space="0" w:color="auto"/>
                <w:bottom w:val="none" w:sz="0" w:space="0" w:color="auto"/>
                <w:right w:val="none" w:sz="0" w:space="0" w:color="auto"/>
              </w:divBdr>
              <w:divsChild>
                <w:div w:id="354189107">
                  <w:marLeft w:val="0"/>
                  <w:marRight w:val="0"/>
                  <w:marTop w:val="0"/>
                  <w:marBottom w:val="0"/>
                  <w:divBdr>
                    <w:top w:val="single" w:sz="6" w:space="0" w:color="DDDDDD"/>
                    <w:left w:val="single" w:sz="6" w:space="4" w:color="DDDDDD"/>
                    <w:bottom w:val="single" w:sz="6" w:space="0" w:color="DDDDDD"/>
                    <w:right w:val="single" w:sz="6" w:space="4" w:color="DDDDDD"/>
                  </w:divBdr>
                  <w:divsChild>
                    <w:div w:id="1749693774">
                      <w:marLeft w:val="0"/>
                      <w:marRight w:val="0"/>
                      <w:marTop w:val="0"/>
                      <w:marBottom w:val="150"/>
                      <w:divBdr>
                        <w:top w:val="none" w:sz="0" w:space="0" w:color="auto"/>
                        <w:left w:val="none" w:sz="0" w:space="0" w:color="auto"/>
                        <w:bottom w:val="none" w:sz="0" w:space="0" w:color="auto"/>
                        <w:right w:val="none" w:sz="0" w:space="0" w:color="auto"/>
                      </w:divBdr>
                      <w:divsChild>
                        <w:div w:id="827018446">
                          <w:marLeft w:val="0"/>
                          <w:marRight w:val="0"/>
                          <w:marTop w:val="0"/>
                          <w:marBottom w:val="0"/>
                          <w:divBdr>
                            <w:top w:val="none" w:sz="0" w:space="0" w:color="auto"/>
                            <w:left w:val="none" w:sz="0" w:space="0" w:color="auto"/>
                            <w:bottom w:val="none" w:sz="0" w:space="0" w:color="auto"/>
                            <w:right w:val="none" w:sz="0" w:space="0" w:color="auto"/>
                          </w:divBdr>
                          <w:divsChild>
                            <w:div w:id="720330723">
                              <w:marLeft w:val="0"/>
                              <w:marRight w:val="0"/>
                              <w:marTop w:val="0"/>
                              <w:marBottom w:val="0"/>
                              <w:divBdr>
                                <w:top w:val="none" w:sz="0" w:space="0" w:color="auto"/>
                                <w:left w:val="none" w:sz="0" w:space="0" w:color="auto"/>
                                <w:bottom w:val="none" w:sz="0" w:space="0" w:color="auto"/>
                                <w:right w:val="none" w:sz="0" w:space="0" w:color="auto"/>
                              </w:divBdr>
                              <w:divsChild>
                                <w:div w:id="854920557">
                                  <w:marLeft w:val="0"/>
                                  <w:marRight w:val="0"/>
                                  <w:marTop w:val="0"/>
                                  <w:marBottom w:val="0"/>
                                  <w:divBdr>
                                    <w:top w:val="none" w:sz="0" w:space="0" w:color="auto"/>
                                    <w:left w:val="none" w:sz="0" w:space="0" w:color="auto"/>
                                    <w:bottom w:val="none" w:sz="0" w:space="0" w:color="auto"/>
                                    <w:right w:val="none" w:sz="0" w:space="0" w:color="auto"/>
                                  </w:divBdr>
                                  <w:divsChild>
                                    <w:div w:id="7574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0329">
                          <w:marLeft w:val="0"/>
                          <w:marRight w:val="0"/>
                          <w:marTop w:val="0"/>
                          <w:marBottom w:val="0"/>
                          <w:divBdr>
                            <w:top w:val="none" w:sz="0" w:space="0" w:color="auto"/>
                            <w:left w:val="none" w:sz="0" w:space="0" w:color="auto"/>
                            <w:bottom w:val="none" w:sz="0" w:space="0" w:color="auto"/>
                            <w:right w:val="none" w:sz="0" w:space="0" w:color="auto"/>
                          </w:divBdr>
                          <w:divsChild>
                            <w:div w:id="595598760">
                              <w:marLeft w:val="0"/>
                              <w:marRight w:val="0"/>
                              <w:marTop w:val="0"/>
                              <w:marBottom w:val="0"/>
                              <w:divBdr>
                                <w:top w:val="none" w:sz="0" w:space="0" w:color="auto"/>
                                <w:left w:val="none" w:sz="0" w:space="0" w:color="auto"/>
                                <w:bottom w:val="none" w:sz="0" w:space="0" w:color="auto"/>
                                <w:right w:val="none" w:sz="0" w:space="0" w:color="auto"/>
                              </w:divBdr>
                              <w:divsChild>
                                <w:div w:id="785585410">
                                  <w:marLeft w:val="0"/>
                                  <w:marRight w:val="0"/>
                                  <w:marTop w:val="0"/>
                                  <w:marBottom w:val="0"/>
                                  <w:divBdr>
                                    <w:top w:val="none" w:sz="0" w:space="0" w:color="auto"/>
                                    <w:left w:val="none" w:sz="0" w:space="0" w:color="auto"/>
                                    <w:bottom w:val="none" w:sz="0" w:space="0" w:color="auto"/>
                                    <w:right w:val="none" w:sz="0" w:space="0" w:color="auto"/>
                                  </w:divBdr>
                                  <w:divsChild>
                                    <w:div w:id="380132747">
                                      <w:marLeft w:val="0"/>
                                      <w:marRight w:val="0"/>
                                      <w:marTop w:val="0"/>
                                      <w:marBottom w:val="0"/>
                                      <w:divBdr>
                                        <w:top w:val="none" w:sz="0" w:space="0" w:color="auto"/>
                                        <w:left w:val="none" w:sz="0" w:space="0" w:color="auto"/>
                                        <w:bottom w:val="none" w:sz="0" w:space="0" w:color="auto"/>
                                        <w:right w:val="none" w:sz="0" w:space="0" w:color="auto"/>
                                      </w:divBdr>
                                    </w:div>
                                    <w:div w:id="891577630">
                                      <w:marLeft w:val="0"/>
                                      <w:marRight w:val="0"/>
                                      <w:marTop w:val="0"/>
                                      <w:marBottom w:val="0"/>
                                      <w:divBdr>
                                        <w:top w:val="none" w:sz="0" w:space="0" w:color="auto"/>
                                        <w:left w:val="none" w:sz="0" w:space="0" w:color="auto"/>
                                        <w:bottom w:val="none" w:sz="0" w:space="0" w:color="auto"/>
                                        <w:right w:val="none" w:sz="0" w:space="0" w:color="auto"/>
                                      </w:divBdr>
                                    </w:div>
                                    <w:div w:id="1377506598">
                                      <w:marLeft w:val="0"/>
                                      <w:marRight w:val="0"/>
                                      <w:marTop w:val="0"/>
                                      <w:marBottom w:val="0"/>
                                      <w:divBdr>
                                        <w:top w:val="none" w:sz="0" w:space="0" w:color="auto"/>
                                        <w:left w:val="none" w:sz="0" w:space="0" w:color="auto"/>
                                        <w:bottom w:val="none" w:sz="0" w:space="0" w:color="auto"/>
                                        <w:right w:val="none" w:sz="0" w:space="0" w:color="auto"/>
                                      </w:divBdr>
                                    </w:div>
                                    <w:div w:id="1734739218">
                                      <w:marLeft w:val="0"/>
                                      <w:marRight w:val="0"/>
                                      <w:marTop w:val="0"/>
                                      <w:marBottom w:val="0"/>
                                      <w:divBdr>
                                        <w:top w:val="none" w:sz="0" w:space="0" w:color="auto"/>
                                        <w:left w:val="none" w:sz="0" w:space="0" w:color="auto"/>
                                        <w:bottom w:val="none" w:sz="0" w:space="0" w:color="auto"/>
                                        <w:right w:val="none" w:sz="0" w:space="0" w:color="auto"/>
                                      </w:divBdr>
                                    </w:div>
                                    <w:div w:id="436102285">
                                      <w:marLeft w:val="0"/>
                                      <w:marRight w:val="0"/>
                                      <w:marTop w:val="0"/>
                                      <w:marBottom w:val="0"/>
                                      <w:divBdr>
                                        <w:top w:val="none" w:sz="0" w:space="0" w:color="auto"/>
                                        <w:left w:val="none" w:sz="0" w:space="0" w:color="auto"/>
                                        <w:bottom w:val="none" w:sz="0" w:space="0" w:color="auto"/>
                                        <w:right w:val="none" w:sz="0" w:space="0" w:color="auto"/>
                                      </w:divBdr>
                                    </w:div>
                                    <w:div w:id="179394021">
                                      <w:marLeft w:val="0"/>
                                      <w:marRight w:val="0"/>
                                      <w:marTop w:val="0"/>
                                      <w:marBottom w:val="0"/>
                                      <w:divBdr>
                                        <w:top w:val="none" w:sz="0" w:space="0" w:color="auto"/>
                                        <w:left w:val="none" w:sz="0" w:space="0" w:color="auto"/>
                                        <w:bottom w:val="none" w:sz="0" w:space="0" w:color="auto"/>
                                        <w:right w:val="none" w:sz="0" w:space="0" w:color="auto"/>
                                      </w:divBdr>
                                    </w:div>
                                    <w:div w:id="1521698000">
                                      <w:marLeft w:val="0"/>
                                      <w:marRight w:val="0"/>
                                      <w:marTop w:val="0"/>
                                      <w:marBottom w:val="0"/>
                                      <w:divBdr>
                                        <w:top w:val="none" w:sz="0" w:space="0" w:color="auto"/>
                                        <w:left w:val="none" w:sz="0" w:space="0" w:color="auto"/>
                                        <w:bottom w:val="none" w:sz="0" w:space="0" w:color="auto"/>
                                        <w:right w:val="none" w:sz="0" w:space="0" w:color="auto"/>
                                      </w:divBdr>
                                    </w:div>
                                    <w:div w:id="1916283847">
                                      <w:marLeft w:val="0"/>
                                      <w:marRight w:val="0"/>
                                      <w:marTop w:val="0"/>
                                      <w:marBottom w:val="0"/>
                                      <w:divBdr>
                                        <w:top w:val="none" w:sz="0" w:space="0" w:color="auto"/>
                                        <w:left w:val="none" w:sz="0" w:space="0" w:color="auto"/>
                                        <w:bottom w:val="none" w:sz="0" w:space="0" w:color="auto"/>
                                        <w:right w:val="none" w:sz="0" w:space="0" w:color="auto"/>
                                      </w:divBdr>
                                    </w:div>
                                    <w:div w:id="1978148273">
                                      <w:marLeft w:val="0"/>
                                      <w:marRight w:val="0"/>
                                      <w:marTop w:val="0"/>
                                      <w:marBottom w:val="0"/>
                                      <w:divBdr>
                                        <w:top w:val="none" w:sz="0" w:space="0" w:color="auto"/>
                                        <w:left w:val="none" w:sz="0" w:space="0" w:color="auto"/>
                                        <w:bottom w:val="none" w:sz="0" w:space="0" w:color="auto"/>
                                        <w:right w:val="none" w:sz="0" w:space="0" w:color="auto"/>
                                      </w:divBdr>
                                    </w:div>
                                    <w:div w:id="217404106">
                                      <w:marLeft w:val="0"/>
                                      <w:marRight w:val="0"/>
                                      <w:marTop w:val="0"/>
                                      <w:marBottom w:val="0"/>
                                      <w:divBdr>
                                        <w:top w:val="none" w:sz="0" w:space="0" w:color="auto"/>
                                        <w:left w:val="none" w:sz="0" w:space="0" w:color="auto"/>
                                        <w:bottom w:val="none" w:sz="0" w:space="0" w:color="auto"/>
                                        <w:right w:val="none" w:sz="0" w:space="0" w:color="auto"/>
                                      </w:divBdr>
                                    </w:div>
                                    <w:div w:id="1072045167">
                                      <w:marLeft w:val="0"/>
                                      <w:marRight w:val="0"/>
                                      <w:marTop w:val="0"/>
                                      <w:marBottom w:val="0"/>
                                      <w:divBdr>
                                        <w:top w:val="none" w:sz="0" w:space="0" w:color="auto"/>
                                        <w:left w:val="none" w:sz="0" w:space="0" w:color="auto"/>
                                        <w:bottom w:val="none" w:sz="0" w:space="0" w:color="auto"/>
                                        <w:right w:val="none" w:sz="0" w:space="0" w:color="auto"/>
                                      </w:divBdr>
                                    </w:div>
                                    <w:div w:id="1299217764">
                                      <w:marLeft w:val="0"/>
                                      <w:marRight w:val="0"/>
                                      <w:marTop w:val="0"/>
                                      <w:marBottom w:val="0"/>
                                      <w:divBdr>
                                        <w:top w:val="none" w:sz="0" w:space="0" w:color="auto"/>
                                        <w:left w:val="none" w:sz="0" w:space="0" w:color="auto"/>
                                        <w:bottom w:val="none" w:sz="0" w:space="0" w:color="auto"/>
                                        <w:right w:val="none" w:sz="0" w:space="0" w:color="auto"/>
                                      </w:divBdr>
                                    </w:div>
                                    <w:div w:id="625620336">
                                      <w:marLeft w:val="0"/>
                                      <w:marRight w:val="0"/>
                                      <w:marTop w:val="0"/>
                                      <w:marBottom w:val="0"/>
                                      <w:divBdr>
                                        <w:top w:val="none" w:sz="0" w:space="0" w:color="auto"/>
                                        <w:left w:val="none" w:sz="0" w:space="0" w:color="auto"/>
                                        <w:bottom w:val="none" w:sz="0" w:space="0" w:color="auto"/>
                                        <w:right w:val="none" w:sz="0" w:space="0" w:color="auto"/>
                                      </w:divBdr>
                                    </w:div>
                                    <w:div w:id="681249136">
                                      <w:marLeft w:val="0"/>
                                      <w:marRight w:val="0"/>
                                      <w:marTop w:val="0"/>
                                      <w:marBottom w:val="0"/>
                                      <w:divBdr>
                                        <w:top w:val="none" w:sz="0" w:space="0" w:color="auto"/>
                                        <w:left w:val="none" w:sz="0" w:space="0" w:color="auto"/>
                                        <w:bottom w:val="none" w:sz="0" w:space="0" w:color="auto"/>
                                        <w:right w:val="none" w:sz="0" w:space="0" w:color="auto"/>
                                      </w:divBdr>
                                    </w:div>
                                    <w:div w:id="213347541">
                                      <w:marLeft w:val="0"/>
                                      <w:marRight w:val="0"/>
                                      <w:marTop w:val="0"/>
                                      <w:marBottom w:val="0"/>
                                      <w:divBdr>
                                        <w:top w:val="none" w:sz="0" w:space="0" w:color="auto"/>
                                        <w:left w:val="none" w:sz="0" w:space="0" w:color="auto"/>
                                        <w:bottom w:val="none" w:sz="0" w:space="0" w:color="auto"/>
                                        <w:right w:val="none" w:sz="0" w:space="0" w:color="auto"/>
                                      </w:divBdr>
                                    </w:div>
                                    <w:div w:id="1506898076">
                                      <w:marLeft w:val="0"/>
                                      <w:marRight w:val="0"/>
                                      <w:marTop w:val="0"/>
                                      <w:marBottom w:val="0"/>
                                      <w:divBdr>
                                        <w:top w:val="none" w:sz="0" w:space="0" w:color="auto"/>
                                        <w:left w:val="none" w:sz="0" w:space="0" w:color="auto"/>
                                        <w:bottom w:val="none" w:sz="0" w:space="0" w:color="auto"/>
                                        <w:right w:val="none" w:sz="0" w:space="0" w:color="auto"/>
                                      </w:divBdr>
                                    </w:div>
                                    <w:div w:id="1284268055">
                                      <w:marLeft w:val="0"/>
                                      <w:marRight w:val="0"/>
                                      <w:marTop w:val="0"/>
                                      <w:marBottom w:val="0"/>
                                      <w:divBdr>
                                        <w:top w:val="none" w:sz="0" w:space="0" w:color="auto"/>
                                        <w:left w:val="none" w:sz="0" w:space="0" w:color="auto"/>
                                        <w:bottom w:val="none" w:sz="0" w:space="0" w:color="auto"/>
                                        <w:right w:val="none" w:sz="0" w:space="0" w:color="auto"/>
                                      </w:divBdr>
                                    </w:div>
                                    <w:div w:id="88428414">
                                      <w:marLeft w:val="0"/>
                                      <w:marRight w:val="0"/>
                                      <w:marTop w:val="0"/>
                                      <w:marBottom w:val="0"/>
                                      <w:divBdr>
                                        <w:top w:val="none" w:sz="0" w:space="0" w:color="auto"/>
                                        <w:left w:val="none" w:sz="0" w:space="0" w:color="auto"/>
                                        <w:bottom w:val="none" w:sz="0" w:space="0" w:color="auto"/>
                                        <w:right w:val="none" w:sz="0" w:space="0" w:color="auto"/>
                                      </w:divBdr>
                                    </w:div>
                                    <w:div w:id="851067522">
                                      <w:marLeft w:val="0"/>
                                      <w:marRight w:val="0"/>
                                      <w:marTop w:val="0"/>
                                      <w:marBottom w:val="0"/>
                                      <w:divBdr>
                                        <w:top w:val="none" w:sz="0" w:space="0" w:color="auto"/>
                                        <w:left w:val="none" w:sz="0" w:space="0" w:color="auto"/>
                                        <w:bottom w:val="none" w:sz="0" w:space="0" w:color="auto"/>
                                        <w:right w:val="none" w:sz="0" w:space="0" w:color="auto"/>
                                      </w:divBdr>
                                    </w:div>
                                    <w:div w:id="98527716">
                                      <w:marLeft w:val="0"/>
                                      <w:marRight w:val="0"/>
                                      <w:marTop w:val="0"/>
                                      <w:marBottom w:val="0"/>
                                      <w:divBdr>
                                        <w:top w:val="none" w:sz="0" w:space="0" w:color="auto"/>
                                        <w:left w:val="none" w:sz="0" w:space="0" w:color="auto"/>
                                        <w:bottom w:val="none" w:sz="0" w:space="0" w:color="auto"/>
                                        <w:right w:val="none" w:sz="0" w:space="0" w:color="auto"/>
                                      </w:divBdr>
                                    </w:div>
                                    <w:div w:id="2077701149">
                                      <w:marLeft w:val="0"/>
                                      <w:marRight w:val="0"/>
                                      <w:marTop w:val="0"/>
                                      <w:marBottom w:val="0"/>
                                      <w:divBdr>
                                        <w:top w:val="none" w:sz="0" w:space="0" w:color="auto"/>
                                        <w:left w:val="none" w:sz="0" w:space="0" w:color="auto"/>
                                        <w:bottom w:val="none" w:sz="0" w:space="0" w:color="auto"/>
                                        <w:right w:val="none" w:sz="0" w:space="0" w:color="auto"/>
                                      </w:divBdr>
                                    </w:div>
                                    <w:div w:id="1127434120">
                                      <w:marLeft w:val="0"/>
                                      <w:marRight w:val="0"/>
                                      <w:marTop w:val="0"/>
                                      <w:marBottom w:val="0"/>
                                      <w:divBdr>
                                        <w:top w:val="none" w:sz="0" w:space="0" w:color="auto"/>
                                        <w:left w:val="none" w:sz="0" w:space="0" w:color="auto"/>
                                        <w:bottom w:val="none" w:sz="0" w:space="0" w:color="auto"/>
                                        <w:right w:val="none" w:sz="0" w:space="0" w:color="auto"/>
                                      </w:divBdr>
                                    </w:div>
                                    <w:div w:id="1443306404">
                                      <w:marLeft w:val="0"/>
                                      <w:marRight w:val="0"/>
                                      <w:marTop w:val="0"/>
                                      <w:marBottom w:val="0"/>
                                      <w:divBdr>
                                        <w:top w:val="none" w:sz="0" w:space="0" w:color="auto"/>
                                        <w:left w:val="none" w:sz="0" w:space="0" w:color="auto"/>
                                        <w:bottom w:val="none" w:sz="0" w:space="0" w:color="auto"/>
                                        <w:right w:val="none" w:sz="0" w:space="0" w:color="auto"/>
                                      </w:divBdr>
                                    </w:div>
                                    <w:div w:id="2087528847">
                                      <w:marLeft w:val="0"/>
                                      <w:marRight w:val="0"/>
                                      <w:marTop w:val="0"/>
                                      <w:marBottom w:val="0"/>
                                      <w:divBdr>
                                        <w:top w:val="none" w:sz="0" w:space="0" w:color="auto"/>
                                        <w:left w:val="none" w:sz="0" w:space="0" w:color="auto"/>
                                        <w:bottom w:val="none" w:sz="0" w:space="0" w:color="auto"/>
                                        <w:right w:val="none" w:sz="0" w:space="0" w:color="auto"/>
                                      </w:divBdr>
                                    </w:div>
                                    <w:div w:id="1651639200">
                                      <w:marLeft w:val="0"/>
                                      <w:marRight w:val="0"/>
                                      <w:marTop w:val="0"/>
                                      <w:marBottom w:val="0"/>
                                      <w:divBdr>
                                        <w:top w:val="none" w:sz="0" w:space="0" w:color="auto"/>
                                        <w:left w:val="none" w:sz="0" w:space="0" w:color="auto"/>
                                        <w:bottom w:val="none" w:sz="0" w:space="0" w:color="auto"/>
                                        <w:right w:val="none" w:sz="0" w:space="0" w:color="auto"/>
                                      </w:divBdr>
                                    </w:div>
                                    <w:div w:id="442113755">
                                      <w:marLeft w:val="0"/>
                                      <w:marRight w:val="0"/>
                                      <w:marTop w:val="0"/>
                                      <w:marBottom w:val="0"/>
                                      <w:divBdr>
                                        <w:top w:val="none" w:sz="0" w:space="0" w:color="auto"/>
                                        <w:left w:val="none" w:sz="0" w:space="0" w:color="auto"/>
                                        <w:bottom w:val="none" w:sz="0" w:space="0" w:color="auto"/>
                                        <w:right w:val="none" w:sz="0" w:space="0" w:color="auto"/>
                                      </w:divBdr>
                                    </w:div>
                                    <w:div w:id="1469399848">
                                      <w:marLeft w:val="0"/>
                                      <w:marRight w:val="0"/>
                                      <w:marTop w:val="0"/>
                                      <w:marBottom w:val="0"/>
                                      <w:divBdr>
                                        <w:top w:val="none" w:sz="0" w:space="0" w:color="auto"/>
                                        <w:left w:val="none" w:sz="0" w:space="0" w:color="auto"/>
                                        <w:bottom w:val="none" w:sz="0" w:space="0" w:color="auto"/>
                                        <w:right w:val="none" w:sz="0" w:space="0" w:color="auto"/>
                                      </w:divBdr>
                                    </w:div>
                                    <w:div w:id="2118718678">
                                      <w:marLeft w:val="0"/>
                                      <w:marRight w:val="0"/>
                                      <w:marTop w:val="0"/>
                                      <w:marBottom w:val="0"/>
                                      <w:divBdr>
                                        <w:top w:val="none" w:sz="0" w:space="0" w:color="auto"/>
                                        <w:left w:val="none" w:sz="0" w:space="0" w:color="auto"/>
                                        <w:bottom w:val="none" w:sz="0" w:space="0" w:color="auto"/>
                                        <w:right w:val="none" w:sz="0" w:space="0" w:color="auto"/>
                                      </w:divBdr>
                                    </w:div>
                                    <w:div w:id="1921215124">
                                      <w:marLeft w:val="0"/>
                                      <w:marRight w:val="0"/>
                                      <w:marTop w:val="0"/>
                                      <w:marBottom w:val="0"/>
                                      <w:divBdr>
                                        <w:top w:val="none" w:sz="0" w:space="0" w:color="auto"/>
                                        <w:left w:val="none" w:sz="0" w:space="0" w:color="auto"/>
                                        <w:bottom w:val="none" w:sz="0" w:space="0" w:color="auto"/>
                                        <w:right w:val="none" w:sz="0" w:space="0" w:color="auto"/>
                                      </w:divBdr>
                                    </w:div>
                                    <w:div w:id="1331299635">
                                      <w:marLeft w:val="0"/>
                                      <w:marRight w:val="0"/>
                                      <w:marTop w:val="0"/>
                                      <w:marBottom w:val="0"/>
                                      <w:divBdr>
                                        <w:top w:val="none" w:sz="0" w:space="0" w:color="auto"/>
                                        <w:left w:val="none" w:sz="0" w:space="0" w:color="auto"/>
                                        <w:bottom w:val="none" w:sz="0" w:space="0" w:color="auto"/>
                                        <w:right w:val="none" w:sz="0" w:space="0" w:color="auto"/>
                                      </w:divBdr>
                                    </w:div>
                                    <w:div w:id="22292156">
                                      <w:marLeft w:val="0"/>
                                      <w:marRight w:val="0"/>
                                      <w:marTop w:val="0"/>
                                      <w:marBottom w:val="0"/>
                                      <w:divBdr>
                                        <w:top w:val="none" w:sz="0" w:space="0" w:color="auto"/>
                                        <w:left w:val="none" w:sz="0" w:space="0" w:color="auto"/>
                                        <w:bottom w:val="none" w:sz="0" w:space="0" w:color="auto"/>
                                        <w:right w:val="none" w:sz="0" w:space="0" w:color="auto"/>
                                      </w:divBdr>
                                    </w:div>
                                    <w:div w:id="397556638">
                                      <w:marLeft w:val="0"/>
                                      <w:marRight w:val="0"/>
                                      <w:marTop w:val="0"/>
                                      <w:marBottom w:val="0"/>
                                      <w:divBdr>
                                        <w:top w:val="none" w:sz="0" w:space="0" w:color="auto"/>
                                        <w:left w:val="none" w:sz="0" w:space="0" w:color="auto"/>
                                        <w:bottom w:val="none" w:sz="0" w:space="0" w:color="auto"/>
                                        <w:right w:val="none" w:sz="0" w:space="0" w:color="auto"/>
                                      </w:divBdr>
                                    </w:div>
                                    <w:div w:id="1068113064">
                                      <w:marLeft w:val="0"/>
                                      <w:marRight w:val="0"/>
                                      <w:marTop w:val="0"/>
                                      <w:marBottom w:val="0"/>
                                      <w:divBdr>
                                        <w:top w:val="none" w:sz="0" w:space="0" w:color="auto"/>
                                        <w:left w:val="none" w:sz="0" w:space="0" w:color="auto"/>
                                        <w:bottom w:val="none" w:sz="0" w:space="0" w:color="auto"/>
                                        <w:right w:val="none" w:sz="0" w:space="0" w:color="auto"/>
                                      </w:divBdr>
                                    </w:div>
                                    <w:div w:id="1947224151">
                                      <w:marLeft w:val="0"/>
                                      <w:marRight w:val="0"/>
                                      <w:marTop w:val="0"/>
                                      <w:marBottom w:val="0"/>
                                      <w:divBdr>
                                        <w:top w:val="none" w:sz="0" w:space="0" w:color="auto"/>
                                        <w:left w:val="none" w:sz="0" w:space="0" w:color="auto"/>
                                        <w:bottom w:val="none" w:sz="0" w:space="0" w:color="auto"/>
                                        <w:right w:val="none" w:sz="0" w:space="0" w:color="auto"/>
                                      </w:divBdr>
                                    </w:div>
                                    <w:div w:id="1541354568">
                                      <w:marLeft w:val="0"/>
                                      <w:marRight w:val="0"/>
                                      <w:marTop w:val="0"/>
                                      <w:marBottom w:val="0"/>
                                      <w:divBdr>
                                        <w:top w:val="none" w:sz="0" w:space="0" w:color="auto"/>
                                        <w:left w:val="none" w:sz="0" w:space="0" w:color="auto"/>
                                        <w:bottom w:val="none" w:sz="0" w:space="0" w:color="auto"/>
                                        <w:right w:val="none" w:sz="0" w:space="0" w:color="auto"/>
                                      </w:divBdr>
                                    </w:div>
                                    <w:div w:id="1200237936">
                                      <w:marLeft w:val="0"/>
                                      <w:marRight w:val="0"/>
                                      <w:marTop w:val="0"/>
                                      <w:marBottom w:val="0"/>
                                      <w:divBdr>
                                        <w:top w:val="none" w:sz="0" w:space="0" w:color="auto"/>
                                        <w:left w:val="none" w:sz="0" w:space="0" w:color="auto"/>
                                        <w:bottom w:val="none" w:sz="0" w:space="0" w:color="auto"/>
                                        <w:right w:val="none" w:sz="0" w:space="0" w:color="auto"/>
                                      </w:divBdr>
                                    </w:div>
                                    <w:div w:id="843125249">
                                      <w:marLeft w:val="0"/>
                                      <w:marRight w:val="0"/>
                                      <w:marTop w:val="0"/>
                                      <w:marBottom w:val="0"/>
                                      <w:divBdr>
                                        <w:top w:val="none" w:sz="0" w:space="0" w:color="auto"/>
                                        <w:left w:val="none" w:sz="0" w:space="0" w:color="auto"/>
                                        <w:bottom w:val="none" w:sz="0" w:space="0" w:color="auto"/>
                                        <w:right w:val="none" w:sz="0" w:space="0" w:color="auto"/>
                                      </w:divBdr>
                                    </w:div>
                                    <w:div w:id="939682565">
                                      <w:marLeft w:val="0"/>
                                      <w:marRight w:val="0"/>
                                      <w:marTop w:val="0"/>
                                      <w:marBottom w:val="0"/>
                                      <w:divBdr>
                                        <w:top w:val="none" w:sz="0" w:space="0" w:color="auto"/>
                                        <w:left w:val="none" w:sz="0" w:space="0" w:color="auto"/>
                                        <w:bottom w:val="none" w:sz="0" w:space="0" w:color="auto"/>
                                        <w:right w:val="none" w:sz="0" w:space="0" w:color="auto"/>
                                      </w:divBdr>
                                    </w:div>
                                    <w:div w:id="1075127486">
                                      <w:marLeft w:val="0"/>
                                      <w:marRight w:val="0"/>
                                      <w:marTop w:val="0"/>
                                      <w:marBottom w:val="0"/>
                                      <w:divBdr>
                                        <w:top w:val="none" w:sz="0" w:space="0" w:color="auto"/>
                                        <w:left w:val="none" w:sz="0" w:space="0" w:color="auto"/>
                                        <w:bottom w:val="none" w:sz="0" w:space="0" w:color="auto"/>
                                        <w:right w:val="none" w:sz="0" w:space="0" w:color="auto"/>
                                      </w:divBdr>
                                    </w:div>
                                    <w:div w:id="306932256">
                                      <w:marLeft w:val="0"/>
                                      <w:marRight w:val="0"/>
                                      <w:marTop w:val="0"/>
                                      <w:marBottom w:val="0"/>
                                      <w:divBdr>
                                        <w:top w:val="none" w:sz="0" w:space="0" w:color="auto"/>
                                        <w:left w:val="none" w:sz="0" w:space="0" w:color="auto"/>
                                        <w:bottom w:val="none" w:sz="0" w:space="0" w:color="auto"/>
                                        <w:right w:val="none" w:sz="0" w:space="0" w:color="auto"/>
                                      </w:divBdr>
                                    </w:div>
                                    <w:div w:id="1778986059">
                                      <w:marLeft w:val="0"/>
                                      <w:marRight w:val="0"/>
                                      <w:marTop w:val="0"/>
                                      <w:marBottom w:val="0"/>
                                      <w:divBdr>
                                        <w:top w:val="none" w:sz="0" w:space="0" w:color="auto"/>
                                        <w:left w:val="none" w:sz="0" w:space="0" w:color="auto"/>
                                        <w:bottom w:val="none" w:sz="0" w:space="0" w:color="auto"/>
                                        <w:right w:val="none" w:sz="0" w:space="0" w:color="auto"/>
                                      </w:divBdr>
                                    </w:div>
                                    <w:div w:id="1358388289">
                                      <w:marLeft w:val="0"/>
                                      <w:marRight w:val="0"/>
                                      <w:marTop w:val="0"/>
                                      <w:marBottom w:val="0"/>
                                      <w:divBdr>
                                        <w:top w:val="none" w:sz="0" w:space="0" w:color="auto"/>
                                        <w:left w:val="none" w:sz="0" w:space="0" w:color="auto"/>
                                        <w:bottom w:val="none" w:sz="0" w:space="0" w:color="auto"/>
                                        <w:right w:val="none" w:sz="0" w:space="0" w:color="auto"/>
                                      </w:divBdr>
                                    </w:div>
                                    <w:div w:id="1130124000">
                                      <w:marLeft w:val="0"/>
                                      <w:marRight w:val="0"/>
                                      <w:marTop w:val="0"/>
                                      <w:marBottom w:val="0"/>
                                      <w:divBdr>
                                        <w:top w:val="none" w:sz="0" w:space="0" w:color="auto"/>
                                        <w:left w:val="none" w:sz="0" w:space="0" w:color="auto"/>
                                        <w:bottom w:val="none" w:sz="0" w:space="0" w:color="auto"/>
                                        <w:right w:val="none" w:sz="0" w:space="0" w:color="auto"/>
                                      </w:divBdr>
                                    </w:div>
                                    <w:div w:id="1933660724">
                                      <w:marLeft w:val="0"/>
                                      <w:marRight w:val="0"/>
                                      <w:marTop w:val="0"/>
                                      <w:marBottom w:val="0"/>
                                      <w:divBdr>
                                        <w:top w:val="none" w:sz="0" w:space="0" w:color="auto"/>
                                        <w:left w:val="none" w:sz="0" w:space="0" w:color="auto"/>
                                        <w:bottom w:val="none" w:sz="0" w:space="0" w:color="auto"/>
                                        <w:right w:val="none" w:sz="0" w:space="0" w:color="auto"/>
                                      </w:divBdr>
                                    </w:div>
                                    <w:div w:id="1108231667">
                                      <w:marLeft w:val="0"/>
                                      <w:marRight w:val="0"/>
                                      <w:marTop w:val="0"/>
                                      <w:marBottom w:val="0"/>
                                      <w:divBdr>
                                        <w:top w:val="none" w:sz="0" w:space="0" w:color="auto"/>
                                        <w:left w:val="none" w:sz="0" w:space="0" w:color="auto"/>
                                        <w:bottom w:val="none" w:sz="0" w:space="0" w:color="auto"/>
                                        <w:right w:val="none" w:sz="0" w:space="0" w:color="auto"/>
                                      </w:divBdr>
                                    </w:div>
                                    <w:div w:id="600576703">
                                      <w:marLeft w:val="0"/>
                                      <w:marRight w:val="0"/>
                                      <w:marTop w:val="0"/>
                                      <w:marBottom w:val="0"/>
                                      <w:divBdr>
                                        <w:top w:val="none" w:sz="0" w:space="0" w:color="auto"/>
                                        <w:left w:val="none" w:sz="0" w:space="0" w:color="auto"/>
                                        <w:bottom w:val="none" w:sz="0" w:space="0" w:color="auto"/>
                                        <w:right w:val="none" w:sz="0" w:space="0" w:color="auto"/>
                                      </w:divBdr>
                                    </w:div>
                                    <w:div w:id="688071463">
                                      <w:marLeft w:val="0"/>
                                      <w:marRight w:val="0"/>
                                      <w:marTop w:val="0"/>
                                      <w:marBottom w:val="0"/>
                                      <w:divBdr>
                                        <w:top w:val="none" w:sz="0" w:space="0" w:color="auto"/>
                                        <w:left w:val="none" w:sz="0" w:space="0" w:color="auto"/>
                                        <w:bottom w:val="none" w:sz="0" w:space="0" w:color="auto"/>
                                        <w:right w:val="none" w:sz="0" w:space="0" w:color="auto"/>
                                      </w:divBdr>
                                    </w:div>
                                    <w:div w:id="332418002">
                                      <w:marLeft w:val="0"/>
                                      <w:marRight w:val="0"/>
                                      <w:marTop w:val="0"/>
                                      <w:marBottom w:val="0"/>
                                      <w:divBdr>
                                        <w:top w:val="none" w:sz="0" w:space="0" w:color="auto"/>
                                        <w:left w:val="none" w:sz="0" w:space="0" w:color="auto"/>
                                        <w:bottom w:val="none" w:sz="0" w:space="0" w:color="auto"/>
                                        <w:right w:val="none" w:sz="0" w:space="0" w:color="auto"/>
                                      </w:divBdr>
                                    </w:div>
                                    <w:div w:id="1421876898">
                                      <w:marLeft w:val="0"/>
                                      <w:marRight w:val="0"/>
                                      <w:marTop w:val="0"/>
                                      <w:marBottom w:val="0"/>
                                      <w:divBdr>
                                        <w:top w:val="none" w:sz="0" w:space="0" w:color="auto"/>
                                        <w:left w:val="none" w:sz="0" w:space="0" w:color="auto"/>
                                        <w:bottom w:val="none" w:sz="0" w:space="0" w:color="auto"/>
                                        <w:right w:val="none" w:sz="0" w:space="0" w:color="auto"/>
                                      </w:divBdr>
                                    </w:div>
                                    <w:div w:id="769862219">
                                      <w:marLeft w:val="0"/>
                                      <w:marRight w:val="0"/>
                                      <w:marTop w:val="0"/>
                                      <w:marBottom w:val="0"/>
                                      <w:divBdr>
                                        <w:top w:val="none" w:sz="0" w:space="0" w:color="auto"/>
                                        <w:left w:val="none" w:sz="0" w:space="0" w:color="auto"/>
                                        <w:bottom w:val="none" w:sz="0" w:space="0" w:color="auto"/>
                                        <w:right w:val="none" w:sz="0" w:space="0" w:color="auto"/>
                                      </w:divBdr>
                                    </w:div>
                                    <w:div w:id="120809194">
                                      <w:marLeft w:val="0"/>
                                      <w:marRight w:val="0"/>
                                      <w:marTop w:val="0"/>
                                      <w:marBottom w:val="0"/>
                                      <w:divBdr>
                                        <w:top w:val="none" w:sz="0" w:space="0" w:color="auto"/>
                                        <w:left w:val="none" w:sz="0" w:space="0" w:color="auto"/>
                                        <w:bottom w:val="none" w:sz="0" w:space="0" w:color="auto"/>
                                        <w:right w:val="none" w:sz="0" w:space="0" w:color="auto"/>
                                      </w:divBdr>
                                    </w:div>
                                    <w:div w:id="1282373560">
                                      <w:marLeft w:val="0"/>
                                      <w:marRight w:val="0"/>
                                      <w:marTop w:val="0"/>
                                      <w:marBottom w:val="0"/>
                                      <w:divBdr>
                                        <w:top w:val="none" w:sz="0" w:space="0" w:color="auto"/>
                                        <w:left w:val="none" w:sz="0" w:space="0" w:color="auto"/>
                                        <w:bottom w:val="none" w:sz="0" w:space="0" w:color="auto"/>
                                        <w:right w:val="none" w:sz="0" w:space="0" w:color="auto"/>
                                      </w:divBdr>
                                    </w:div>
                                    <w:div w:id="40784695">
                                      <w:marLeft w:val="0"/>
                                      <w:marRight w:val="0"/>
                                      <w:marTop w:val="0"/>
                                      <w:marBottom w:val="0"/>
                                      <w:divBdr>
                                        <w:top w:val="none" w:sz="0" w:space="0" w:color="auto"/>
                                        <w:left w:val="none" w:sz="0" w:space="0" w:color="auto"/>
                                        <w:bottom w:val="none" w:sz="0" w:space="0" w:color="auto"/>
                                        <w:right w:val="none" w:sz="0" w:space="0" w:color="auto"/>
                                      </w:divBdr>
                                    </w:div>
                                    <w:div w:id="2104639618">
                                      <w:marLeft w:val="0"/>
                                      <w:marRight w:val="0"/>
                                      <w:marTop w:val="0"/>
                                      <w:marBottom w:val="0"/>
                                      <w:divBdr>
                                        <w:top w:val="none" w:sz="0" w:space="0" w:color="auto"/>
                                        <w:left w:val="none" w:sz="0" w:space="0" w:color="auto"/>
                                        <w:bottom w:val="none" w:sz="0" w:space="0" w:color="auto"/>
                                        <w:right w:val="none" w:sz="0" w:space="0" w:color="auto"/>
                                      </w:divBdr>
                                    </w:div>
                                    <w:div w:id="1402412501">
                                      <w:marLeft w:val="0"/>
                                      <w:marRight w:val="0"/>
                                      <w:marTop w:val="0"/>
                                      <w:marBottom w:val="0"/>
                                      <w:divBdr>
                                        <w:top w:val="none" w:sz="0" w:space="0" w:color="auto"/>
                                        <w:left w:val="none" w:sz="0" w:space="0" w:color="auto"/>
                                        <w:bottom w:val="none" w:sz="0" w:space="0" w:color="auto"/>
                                        <w:right w:val="none" w:sz="0" w:space="0" w:color="auto"/>
                                      </w:divBdr>
                                    </w:div>
                                    <w:div w:id="2050107089">
                                      <w:marLeft w:val="0"/>
                                      <w:marRight w:val="0"/>
                                      <w:marTop w:val="0"/>
                                      <w:marBottom w:val="0"/>
                                      <w:divBdr>
                                        <w:top w:val="none" w:sz="0" w:space="0" w:color="auto"/>
                                        <w:left w:val="none" w:sz="0" w:space="0" w:color="auto"/>
                                        <w:bottom w:val="none" w:sz="0" w:space="0" w:color="auto"/>
                                        <w:right w:val="none" w:sz="0" w:space="0" w:color="auto"/>
                                      </w:divBdr>
                                    </w:div>
                                    <w:div w:id="1112868970">
                                      <w:marLeft w:val="0"/>
                                      <w:marRight w:val="0"/>
                                      <w:marTop w:val="0"/>
                                      <w:marBottom w:val="0"/>
                                      <w:divBdr>
                                        <w:top w:val="none" w:sz="0" w:space="0" w:color="auto"/>
                                        <w:left w:val="none" w:sz="0" w:space="0" w:color="auto"/>
                                        <w:bottom w:val="none" w:sz="0" w:space="0" w:color="auto"/>
                                        <w:right w:val="none" w:sz="0" w:space="0" w:color="auto"/>
                                      </w:divBdr>
                                    </w:div>
                                    <w:div w:id="1454401522">
                                      <w:marLeft w:val="0"/>
                                      <w:marRight w:val="0"/>
                                      <w:marTop w:val="0"/>
                                      <w:marBottom w:val="0"/>
                                      <w:divBdr>
                                        <w:top w:val="none" w:sz="0" w:space="0" w:color="auto"/>
                                        <w:left w:val="none" w:sz="0" w:space="0" w:color="auto"/>
                                        <w:bottom w:val="none" w:sz="0" w:space="0" w:color="auto"/>
                                        <w:right w:val="none" w:sz="0" w:space="0" w:color="auto"/>
                                      </w:divBdr>
                                    </w:div>
                                    <w:div w:id="1636254357">
                                      <w:marLeft w:val="0"/>
                                      <w:marRight w:val="0"/>
                                      <w:marTop w:val="0"/>
                                      <w:marBottom w:val="0"/>
                                      <w:divBdr>
                                        <w:top w:val="none" w:sz="0" w:space="0" w:color="auto"/>
                                        <w:left w:val="none" w:sz="0" w:space="0" w:color="auto"/>
                                        <w:bottom w:val="none" w:sz="0" w:space="0" w:color="auto"/>
                                        <w:right w:val="none" w:sz="0" w:space="0" w:color="auto"/>
                                      </w:divBdr>
                                    </w:div>
                                    <w:div w:id="1939949880">
                                      <w:marLeft w:val="0"/>
                                      <w:marRight w:val="0"/>
                                      <w:marTop w:val="0"/>
                                      <w:marBottom w:val="0"/>
                                      <w:divBdr>
                                        <w:top w:val="none" w:sz="0" w:space="0" w:color="auto"/>
                                        <w:left w:val="none" w:sz="0" w:space="0" w:color="auto"/>
                                        <w:bottom w:val="none" w:sz="0" w:space="0" w:color="auto"/>
                                        <w:right w:val="none" w:sz="0" w:space="0" w:color="auto"/>
                                      </w:divBdr>
                                    </w:div>
                                    <w:div w:id="167331498">
                                      <w:marLeft w:val="0"/>
                                      <w:marRight w:val="0"/>
                                      <w:marTop w:val="0"/>
                                      <w:marBottom w:val="0"/>
                                      <w:divBdr>
                                        <w:top w:val="none" w:sz="0" w:space="0" w:color="auto"/>
                                        <w:left w:val="none" w:sz="0" w:space="0" w:color="auto"/>
                                        <w:bottom w:val="none" w:sz="0" w:space="0" w:color="auto"/>
                                        <w:right w:val="none" w:sz="0" w:space="0" w:color="auto"/>
                                      </w:divBdr>
                                    </w:div>
                                    <w:div w:id="301152879">
                                      <w:marLeft w:val="0"/>
                                      <w:marRight w:val="0"/>
                                      <w:marTop w:val="0"/>
                                      <w:marBottom w:val="0"/>
                                      <w:divBdr>
                                        <w:top w:val="none" w:sz="0" w:space="0" w:color="auto"/>
                                        <w:left w:val="none" w:sz="0" w:space="0" w:color="auto"/>
                                        <w:bottom w:val="none" w:sz="0" w:space="0" w:color="auto"/>
                                        <w:right w:val="none" w:sz="0" w:space="0" w:color="auto"/>
                                      </w:divBdr>
                                    </w:div>
                                    <w:div w:id="1035885908">
                                      <w:marLeft w:val="0"/>
                                      <w:marRight w:val="0"/>
                                      <w:marTop w:val="0"/>
                                      <w:marBottom w:val="0"/>
                                      <w:divBdr>
                                        <w:top w:val="none" w:sz="0" w:space="0" w:color="auto"/>
                                        <w:left w:val="none" w:sz="0" w:space="0" w:color="auto"/>
                                        <w:bottom w:val="none" w:sz="0" w:space="0" w:color="auto"/>
                                        <w:right w:val="none" w:sz="0" w:space="0" w:color="auto"/>
                                      </w:divBdr>
                                    </w:div>
                                    <w:div w:id="104883911">
                                      <w:marLeft w:val="0"/>
                                      <w:marRight w:val="0"/>
                                      <w:marTop w:val="0"/>
                                      <w:marBottom w:val="0"/>
                                      <w:divBdr>
                                        <w:top w:val="none" w:sz="0" w:space="0" w:color="auto"/>
                                        <w:left w:val="none" w:sz="0" w:space="0" w:color="auto"/>
                                        <w:bottom w:val="none" w:sz="0" w:space="0" w:color="auto"/>
                                        <w:right w:val="none" w:sz="0" w:space="0" w:color="auto"/>
                                      </w:divBdr>
                                    </w:div>
                                    <w:div w:id="320542271">
                                      <w:marLeft w:val="0"/>
                                      <w:marRight w:val="0"/>
                                      <w:marTop w:val="0"/>
                                      <w:marBottom w:val="0"/>
                                      <w:divBdr>
                                        <w:top w:val="none" w:sz="0" w:space="0" w:color="auto"/>
                                        <w:left w:val="none" w:sz="0" w:space="0" w:color="auto"/>
                                        <w:bottom w:val="none" w:sz="0" w:space="0" w:color="auto"/>
                                        <w:right w:val="none" w:sz="0" w:space="0" w:color="auto"/>
                                      </w:divBdr>
                                    </w:div>
                                    <w:div w:id="1996227753">
                                      <w:marLeft w:val="0"/>
                                      <w:marRight w:val="0"/>
                                      <w:marTop w:val="0"/>
                                      <w:marBottom w:val="0"/>
                                      <w:divBdr>
                                        <w:top w:val="none" w:sz="0" w:space="0" w:color="auto"/>
                                        <w:left w:val="none" w:sz="0" w:space="0" w:color="auto"/>
                                        <w:bottom w:val="none" w:sz="0" w:space="0" w:color="auto"/>
                                        <w:right w:val="none" w:sz="0" w:space="0" w:color="auto"/>
                                      </w:divBdr>
                                    </w:div>
                                    <w:div w:id="1104613014">
                                      <w:marLeft w:val="0"/>
                                      <w:marRight w:val="0"/>
                                      <w:marTop w:val="0"/>
                                      <w:marBottom w:val="0"/>
                                      <w:divBdr>
                                        <w:top w:val="none" w:sz="0" w:space="0" w:color="auto"/>
                                        <w:left w:val="none" w:sz="0" w:space="0" w:color="auto"/>
                                        <w:bottom w:val="none" w:sz="0" w:space="0" w:color="auto"/>
                                        <w:right w:val="none" w:sz="0" w:space="0" w:color="auto"/>
                                      </w:divBdr>
                                    </w:div>
                                    <w:div w:id="168563372">
                                      <w:marLeft w:val="0"/>
                                      <w:marRight w:val="0"/>
                                      <w:marTop w:val="0"/>
                                      <w:marBottom w:val="0"/>
                                      <w:divBdr>
                                        <w:top w:val="none" w:sz="0" w:space="0" w:color="auto"/>
                                        <w:left w:val="none" w:sz="0" w:space="0" w:color="auto"/>
                                        <w:bottom w:val="none" w:sz="0" w:space="0" w:color="auto"/>
                                        <w:right w:val="none" w:sz="0" w:space="0" w:color="auto"/>
                                      </w:divBdr>
                                    </w:div>
                                    <w:div w:id="1389718976">
                                      <w:marLeft w:val="0"/>
                                      <w:marRight w:val="0"/>
                                      <w:marTop w:val="0"/>
                                      <w:marBottom w:val="0"/>
                                      <w:divBdr>
                                        <w:top w:val="none" w:sz="0" w:space="0" w:color="auto"/>
                                        <w:left w:val="none" w:sz="0" w:space="0" w:color="auto"/>
                                        <w:bottom w:val="none" w:sz="0" w:space="0" w:color="auto"/>
                                        <w:right w:val="none" w:sz="0" w:space="0" w:color="auto"/>
                                      </w:divBdr>
                                    </w:div>
                                    <w:div w:id="2035765454">
                                      <w:marLeft w:val="0"/>
                                      <w:marRight w:val="0"/>
                                      <w:marTop w:val="0"/>
                                      <w:marBottom w:val="0"/>
                                      <w:divBdr>
                                        <w:top w:val="none" w:sz="0" w:space="0" w:color="auto"/>
                                        <w:left w:val="none" w:sz="0" w:space="0" w:color="auto"/>
                                        <w:bottom w:val="none" w:sz="0" w:space="0" w:color="auto"/>
                                        <w:right w:val="none" w:sz="0" w:space="0" w:color="auto"/>
                                      </w:divBdr>
                                    </w:div>
                                    <w:div w:id="197668004">
                                      <w:marLeft w:val="0"/>
                                      <w:marRight w:val="0"/>
                                      <w:marTop w:val="0"/>
                                      <w:marBottom w:val="0"/>
                                      <w:divBdr>
                                        <w:top w:val="none" w:sz="0" w:space="0" w:color="auto"/>
                                        <w:left w:val="none" w:sz="0" w:space="0" w:color="auto"/>
                                        <w:bottom w:val="none" w:sz="0" w:space="0" w:color="auto"/>
                                        <w:right w:val="none" w:sz="0" w:space="0" w:color="auto"/>
                                      </w:divBdr>
                                    </w:div>
                                    <w:div w:id="450318656">
                                      <w:marLeft w:val="0"/>
                                      <w:marRight w:val="0"/>
                                      <w:marTop w:val="0"/>
                                      <w:marBottom w:val="0"/>
                                      <w:divBdr>
                                        <w:top w:val="none" w:sz="0" w:space="0" w:color="auto"/>
                                        <w:left w:val="none" w:sz="0" w:space="0" w:color="auto"/>
                                        <w:bottom w:val="none" w:sz="0" w:space="0" w:color="auto"/>
                                        <w:right w:val="none" w:sz="0" w:space="0" w:color="auto"/>
                                      </w:divBdr>
                                    </w:div>
                                    <w:div w:id="8738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313983">
          <w:marLeft w:val="0"/>
          <w:marRight w:val="0"/>
          <w:marTop w:val="0"/>
          <w:marBottom w:val="0"/>
          <w:divBdr>
            <w:top w:val="none" w:sz="0" w:space="0" w:color="auto"/>
            <w:left w:val="none" w:sz="0" w:space="0" w:color="auto"/>
            <w:bottom w:val="none" w:sz="0" w:space="0" w:color="auto"/>
            <w:right w:val="none" w:sz="0" w:space="0" w:color="auto"/>
          </w:divBdr>
        </w:div>
        <w:div w:id="1964651037">
          <w:marLeft w:val="0"/>
          <w:marRight w:val="0"/>
          <w:marTop w:val="0"/>
          <w:marBottom w:val="0"/>
          <w:divBdr>
            <w:top w:val="none" w:sz="0" w:space="0" w:color="auto"/>
            <w:left w:val="none" w:sz="0" w:space="0" w:color="auto"/>
            <w:bottom w:val="none" w:sz="0" w:space="0" w:color="auto"/>
            <w:right w:val="none" w:sz="0" w:space="0" w:color="auto"/>
          </w:divBdr>
        </w:div>
      </w:divsChild>
    </w:div>
    <w:div w:id="606348934">
      <w:bodyDiv w:val="1"/>
      <w:marLeft w:val="0"/>
      <w:marRight w:val="0"/>
      <w:marTop w:val="0"/>
      <w:marBottom w:val="0"/>
      <w:divBdr>
        <w:top w:val="none" w:sz="0" w:space="0" w:color="auto"/>
        <w:left w:val="none" w:sz="0" w:space="0" w:color="auto"/>
        <w:bottom w:val="none" w:sz="0" w:space="0" w:color="auto"/>
        <w:right w:val="none" w:sz="0" w:space="0" w:color="auto"/>
      </w:divBdr>
    </w:div>
    <w:div w:id="614365103">
      <w:bodyDiv w:val="1"/>
      <w:marLeft w:val="0"/>
      <w:marRight w:val="0"/>
      <w:marTop w:val="0"/>
      <w:marBottom w:val="0"/>
      <w:divBdr>
        <w:top w:val="none" w:sz="0" w:space="0" w:color="auto"/>
        <w:left w:val="none" w:sz="0" w:space="0" w:color="auto"/>
        <w:bottom w:val="none" w:sz="0" w:space="0" w:color="auto"/>
        <w:right w:val="none" w:sz="0" w:space="0" w:color="auto"/>
      </w:divBdr>
      <w:divsChild>
        <w:div w:id="413823751">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835760719">
          <w:marLeft w:val="0"/>
          <w:marRight w:val="0"/>
          <w:marTop w:val="0"/>
          <w:marBottom w:val="0"/>
          <w:divBdr>
            <w:top w:val="none" w:sz="0" w:space="0" w:color="auto"/>
            <w:left w:val="none" w:sz="0" w:space="0" w:color="auto"/>
            <w:bottom w:val="none" w:sz="0" w:space="0" w:color="auto"/>
            <w:right w:val="none" w:sz="0" w:space="0" w:color="auto"/>
          </w:divBdr>
        </w:div>
        <w:div w:id="516384748">
          <w:marLeft w:val="0"/>
          <w:marRight w:val="0"/>
          <w:marTop w:val="0"/>
          <w:marBottom w:val="300"/>
          <w:divBdr>
            <w:top w:val="none" w:sz="0" w:space="0" w:color="auto"/>
            <w:left w:val="none" w:sz="0" w:space="0" w:color="auto"/>
            <w:bottom w:val="none" w:sz="0" w:space="0" w:color="auto"/>
            <w:right w:val="none" w:sz="0" w:space="0" w:color="auto"/>
          </w:divBdr>
          <w:divsChild>
            <w:div w:id="1421684346">
              <w:marLeft w:val="0"/>
              <w:marRight w:val="0"/>
              <w:marTop w:val="0"/>
              <w:marBottom w:val="0"/>
              <w:divBdr>
                <w:top w:val="none" w:sz="0" w:space="0" w:color="auto"/>
                <w:left w:val="none" w:sz="0" w:space="0" w:color="auto"/>
                <w:bottom w:val="none" w:sz="0" w:space="0" w:color="auto"/>
                <w:right w:val="none" w:sz="0" w:space="0" w:color="auto"/>
              </w:divBdr>
              <w:divsChild>
                <w:div w:id="366951430">
                  <w:marLeft w:val="0"/>
                  <w:marRight w:val="0"/>
                  <w:marTop w:val="0"/>
                  <w:marBottom w:val="0"/>
                  <w:divBdr>
                    <w:top w:val="single" w:sz="6" w:space="0" w:color="DDDDDD"/>
                    <w:left w:val="single" w:sz="6" w:space="4" w:color="DDDDDD"/>
                    <w:bottom w:val="single" w:sz="6" w:space="0" w:color="DDDDDD"/>
                    <w:right w:val="single" w:sz="6" w:space="4" w:color="DDDDDD"/>
                  </w:divBdr>
                  <w:divsChild>
                    <w:div w:id="132065890">
                      <w:marLeft w:val="0"/>
                      <w:marRight w:val="0"/>
                      <w:marTop w:val="0"/>
                      <w:marBottom w:val="150"/>
                      <w:divBdr>
                        <w:top w:val="none" w:sz="0" w:space="0" w:color="auto"/>
                        <w:left w:val="none" w:sz="0" w:space="0" w:color="auto"/>
                        <w:bottom w:val="none" w:sz="0" w:space="0" w:color="auto"/>
                        <w:right w:val="none" w:sz="0" w:space="0" w:color="auto"/>
                      </w:divBdr>
                      <w:divsChild>
                        <w:div w:id="1111969899">
                          <w:marLeft w:val="0"/>
                          <w:marRight w:val="0"/>
                          <w:marTop w:val="0"/>
                          <w:marBottom w:val="0"/>
                          <w:divBdr>
                            <w:top w:val="none" w:sz="0" w:space="0" w:color="auto"/>
                            <w:left w:val="none" w:sz="0" w:space="0" w:color="auto"/>
                            <w:bottom w:val="none" w:sz="0" w:space="0" w:color="auto"/>
                            <w:right w:val="none" w:sz="0" w:space="0" w:color="auto"/>
                          </w:divBdr>
                          <w:divsChild>
                            <w:div w:id="1351025372">
                              <w:marLeft w:val="0"/>
                              <w:marRight w:val="0"/>
                              <w:marTop w:val="0"/>
                              <w:marBottom w:val="0"/>
                              <w:divBdr>
                                <w:top w:val="none" w:sz="0" w:space="0" w:color="auto"/>
                                <w:left w:val="none" w:sz="0" w:space="0" w:color="auto"/>
                                <w:bottom w:val="none" w:sz="0" w:space="0" w:color="auto"/>
                                <w:right w:val="none" w:sz="0" w:space="0" w:color="auto"/>
                              </w:divBdr>
                              <w:divsChild>
                                <w:div w:id="905721618">
                                  <w:marLeft w:val="0"/>
                                  <w:marRight w:val="0"/>
                                  <w:marTop w:val="0"/>
                                  <w:marBottom w:val="0"/>
                                  <w:divBdr>
                                    <w:top w:val="none" w:sz="0" w:space="0" w:color="auto"/>
                                    <w:left w:val="none" w:sz="0" w:space="0" w:color="auto"/>
                                    <w:bottom w:val="none" w:sz="0" w:space="0" w:color="auto"/>
                                    <w:right w:val="none" w:sz="0" w:space="0" w:color="auto"/>
                                  </w:divBdr>
                                  <w:divsChild>
                                    <w:div w:id="71732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9569">
                          <w:marLeft w:val="0"/>
                          <w:marRight w:val="0"/>
                          <w:marTop w:val="0"/>
                          <w:marBottom w:val="0"/>
                          <w:divBdr>
                            <w:top w:val="none" w:sz="0" w:space="0" w:color="auto"/>
                            <w:left w:val="none" w:sz="0" w:space="0" w:color="auto"/>
                            <w:bottom w:val="none" w:sz="0" w:space="0" w:color="auto"/>
                            <w:right w:val="none" w:sz="0" w:space="0" w:color="auto"/>
                          </w:divBdr>
                          <w:divsChild>
                            <w:div w:id="2125033978">
                              <w:marLeft w:val="0"/>
                              <w:marRight w:val="0"/>
                              <w:marTop w:val="0"/>
                              <w:marBottom w:val="0"/>
                              <w:divBdr>
                                <w:top w:val="none" w:sz="0" w:space="0" w:color="auto"/>
                                <w:left w:val="none" w:sz="0" w:space="0" w:color="auto"/>
                                <w:bottom w:val="none" w:sz="0" w:space="0" w:color="auto"/>
                                <w:right w:val="none" w:sz="0" w:space="0" w:color="auto"/>
                              </w:divBdr>
                              <w:divsChild>
                                <w:div w:id="533464594">
                                  <w:marLeft w:val="0"/>
                                  <w:marRight w:val="0"/>
                                  <w:marTop w:val="0"/>
                                  <w:marBottom w:val="0"/>
                                  <w:divBdr>
                                    <w:top w:val="none" w:sz="0" w:space="0" w:color="auto"/>
                                    <w:left w:val="none" w:sz="0" w:space="0" w:color="auto"/>
                                    <w:bottom w:val="none" w:sz="0" w:space="0" w:color="auto"/>
                                    <w:right w:val="none" w:sz="0" w:space="0" w:color="auto"/>
                                  </w:divBdr>
                                  <w:divsChild>
                                    <w:div w:id="679619356">
                                      <w:marLeft w:val="0"/>
                                      <w:marRight w:val="0"/>
                                      <w:marTop w:val="0"/>
                                      <w:marBottom w:val="0"/>
                                      <w:divBdr>
                                        <w:top w:val="none" w:sz="0" w:space="0" w:color="auto"/>
                                        <w:left w:val="none" w:sz="0" w:space="0" w:color="auto"/>
                                        <w:bottom w:val="none" w:sz="0" w:space="0" w:color="auto"/>
                                        <w:right w:val="none" w:sz="0" w:space="0" w:color="auto"/>
                                      </w:divBdr>
                                    </w:div>
                                    <w:div w:id="1908153121">
                                      <w:marLeft w:val="0"/>
                                      <w:marRight w:val="0"/>
                                      <w:marTop w:val="0"/>
                                      <w:marBottom w:val="0"/>
                                      <w:divBdr>
                                        <w:top w:val="none" w:sz="0" w:space="0" w:color="auto"/>
                                        <w:left w:val="none" w:sz="0" w:space="0" w:color="auto"/>
                                        <w:bottom w:val="none" w:sz="0" w:space="0" w:color="auto"/>
                                        <w:right w:val="none" w:sz="0" w:space="0" w:color="auto"/>
                                      </w:divBdr>
                                    </w:div>
                                    <w:div w:id="1253859882">
                                      <w:marLeft w:val="0"/>
                                      <w:marRight w:val="0"/>
                                      <w:marTop w:val="0"/>
                                      <w:marBottom w:val="0"/>
                                      <w:divBdr>
                                        <w:top w:val="none" w:sz="0" w:space="0" w:color="auto"/>
                                        <w:left w:val="none" w:sz="0" w:space="0" w:color="auto"/>
                                        <w:bottom w:val="none" w:sz="0" w:space="0" w:color="auto"/>
                                        <w:right w:val="none" w:sz="0" w:space="0" w:color="auto"/>
                                      </w:divBdr>
                                    </w:div>
                                    <w:div w:id="304942312">
                                      <w:marLeft w:val="0"/>
                                      <w:marRight w:val="0"/>
                                      <w:marTop w:val="0"/>
                                      <w:marBottom w:val="0"/>
                                      <w:divBdr>
                                        <w:top w:val="none" w:sz="0" w:space="0" w:color="auto"/>
                                        <w:left w:val="none" w:sz="0" w:space="0" w:color="auto"/>
                                        <w:bottom w:val="none" w:sz="0" w:space="0" w:color="auto"/>
                                        <w:right w:val="none" w:sz="0" w:space="0" w:color="auto"/>
                                      </w:divBdr>
                                    </w:div>
                                    <w:div w:id="1022972879">
                                      <w:marLeft w:val="0"/>
                                      <w:marRight w:val="0"/>
                                      <w:marTop w:val="0"/>
                                      <w:marBottom w:val="0"/>
                                      <w:divBdr>
                                        <w:top w:val="none" w:sz="0" w:space="0" w:color="auto"/>
                                        <w:left w:val="none" w:sz="0" w:space="0" w:color="auto"/>
                                        <w:bottom w:val="none" w:sz="0" w:space="0" w:color="auto"/>
                                        <w:right w:val="none" w:sz="0" w:space="0" w:color="auto"/>
                                      </w:divBdr>
                                    </w:div>
                                    <w:div w:id="1305770469">
                                      <w:marLeft w:val="0"/>
                                      <w:marRight w:val="0"/>
                                      <w:marTop w:val="0"/>
                                      <w:marBottom w:val="0"/>
                                      <w:divBdr>
                                        <w:top w:val="none" w:sz="0" w:space="0" w:color="auto"/>
                                        <w:left w:val="none" w:sz="0" w:space="0" w:color="auto"/>
                                        <w:bottom w:val="none" w:sz="0" w:space="0" w:color="auto"/>
                                        <w:right w:val="none" w:sz="0" w:space="0" w:color="auto"/>
                                      </w:divBdr>
                                    </w:div>
                                    <w:div w:id="1669867524">
                                      <w:marLeft w:val="0"/>
                                      <w:marRight w:val="0"/>
                                      <w:marTop w:val="0"/>
                                      <w:marBottom w:val="0"/>
                                      <w:divBdr>
                                        <w:top w:val="none" w:sz="0" w:space="0" w:color="auto"/>
                                        <w:left w:val="none" w:sz="0" w:space="0" w:color="auto"/>
                                        <w:bottom w:val="none" w:sz="0" w:space="0" w:color="auto"/>
                                        <w:right w:val="none" w:sz="0" w:space="0" w:color="auto"/>
                                      </w:divBdr>
                                    </w:div>
                                    <w:div w:id="1057049123">
                                      <w:marLeft w:val="0"/>
                                      <w:marRight w:val="0"/>
                                      <w:marTop w:val="0"/>
                                      <w:marBottom w:val="0"/>
                                      <w:divBdr>
                                        <w:top w:val="none" w:sz="0" w:space="0" w:color="auto"/>
                                        <w:left w:val="none" w:sz="0" w:space="0" w:color="auto"/>
                                        <w:bottom w:val="none" w:sz="0" w:space="0" w:color="auto"/>
                                        <w:right w:val="none" w:sz="0" w:space="0" w:color="auto"/>
                                      </w:divBdr>
                                    </w:div>
                                    <w:div w:id="779836778">
                                      <w:marLeft w:val="0"/>
                                      <w:marRight w:val="0"/>
                                      <w:marTop w:val="0"/>
                                      <w:marBottom w:val="0"/>
                                      <w:divBdr>
                                        <w:top w:val="none" w:sz="0" w:space="0" w:color="auto"/>
                                        <w:left w:val="none" w:sz="0" w:space="0" w:color="auto"/>
                                        <w:bottom w:val="none" w:sz="0" w:space="0" w:color="auto"/>
                                        <w:right w:val="none" w:sz="0" w:space="0" w:color="auto"/>
                                      </w:divBdr>
                                    </w:div>
                                    <w:div w:id="1513640604">
                                      <w:marLeft w:val="0"/>
                                      <w:marRight w:val="0"/>
                                      <w:marTop w:val="0"/>
                                      <w:marBottom w:val="0"/>
                                      <w:divBdr>
                                        <w:top w:val="none" w:sz="0" w:space="0" w:color="auto"/>
                                        <w:left w:val="none" w:sz="0" w:space="0" w:color="auto"/>
                                        <w:bottom w:val="none" w:sz="0" w:space="0" w:color="auto"/>
                                        <w:right w:val="none" w:sz="0" w:space="0" w:color="auto"/>
                                      </w:divBdr>
                                    </w:div>
                                    <w:div w:id="1207721538">
                                      <w:marLeft w:val="0"/>
                                      <w:marRight w:val="0"/>
                                      <w:marTop w:val="0"/>
                                      <w:marBottom w:val="0"/>
                                      <w:divBdr>
                                        <w:top w:val="none" w:sz="0" w:space="0" w:color="auto"/>
                                        <w:left w:val="none" w:sz="0" w:space="0" w:color="auto"/>
                                        <w:bottom w:val="none" w:sz="0" w:space="0" w:color="auto"/>
                                        <w:right w:val="none" w:sz="0" w:space="0" w:color="auto"/>
                                      </w:divBdr>
                                    </w:div>
                                    <w:div w:id="954100381">
                                      <w:marLeft w:val="0"/>
                                      <w:marRight w:val="0"/>
                                      <w:marTop w:val="0"/>
                                      <w:marBottom w:val="0"/>
                                      <w:divBdr>
                                        <w:top w:val="none" w:sz="0" w:space="0" w:color="auto"/>
                                        <w:left w:val="none" w:sz="0" w:space="0" w:color="auto"/>
                                        <w:bottom w:val="none" w:sz="0" w:space="0" w:color="auto"/>
                                        <w:right w:val="none" w:sz="0" w:space="0" w:color="auto"/>
                                      </w:divBdr>
                                    </w:div>
                                    <w:div w:id="841550543">
                                      <w:marLeft w:val="0"/>
                                      <w:marRight w:val="0"/>
                                      <w:marTop w:val="0"/>
                                      <w:marBottom w:val="0"/>
                                      <w:divBdr>
                                        <w:top w:val="none" w:sz="0" w:space="0" w:color="auto"/>
                                        <w:left w:val="none" w:sz="0" w:space="0" w:color="auto"/>
                                        <w:bottom w:val="none" w:sz="0" w:space="0" w:color="auto"/>
                                        <w:right w:val="none" w:sz="0" w:space="0" w:color="auto"/>
                                      </w:divBdr>
                                    </w:div>
                                    <w:div w:id="788550076">
                                      <w:marLeft w:val="0"/>
                                      <w:marRight w:val="0"/>
                                      <w:marTop w:val="0"/>
                                      <w:marBottom w:val="0"/>
                                      <w:divBdr>
                                        <w:top w:val="none" w:sz="0" w:space="0" w:color="auto"/>
                                        <w:left w:val="none" w:sz="0" w:space="0" w:color="auto"/>
                                        <w:bottom w:val="none" w:sz="0" w:space="0" w:color="auto"/>
                                        <w:right w:val="none" w:sz="0" w:space="0" w:color="auto"/>
                                      </w:divBdr>
                                    </w:div>
                                    <w:div w:id="1256203949">
                                      <w:marLeft w:val="0"/>
                                      <w:marRight w:val="0"/>
                                      <w:marTop w:val="0"/>
                                      <w:marBottom w:val="0"/>
                                      <w:divBdr>
                                        <w:top w:val="none" w:sz="0" w:space="0" w:color="auto"/>
                                        <w:left w:val="none" w:sz="0" w:space="0" w:color="auto"/>
                                        <w:bottom w:val="none" w:sz="0" w:space="0" w:color="auto"/>
                                        <w:right w:val="none" w:sz="0" w:space="0" w:color="auto"/>
                                      </w:divBdr>
                                    </w:div>
                                    <w:div w:id="1011176119">
                                      <w:marLeft w:val="0"/>
                                      <w:marRight w:val="0"/>
                                      <w:marTop w:val="0"/>
                                      <w:marBottom w:val="0"/>
                                      <w:divBdr>
                                        <w:top w:val="none" w:sz="0" w:space="0" w:color="auto"/>
                                        <w:left w:val="none" w:sz="0" w:space="0" w:color="auto"/>
                                        <w:bottom w:val="none" w:sz="0" w:space="0" w:color="auto"/>
                                        <w:right w:val="none" w:sz="0" w:space="0" w:color="auto"/>
                                      </w:divBdr>
                                    </w:div>
                                    <w:div w:id="1571427141">
                                      <w:marLeft w:val="0"/>
                                      <w:marRight w:val="0"/>
                                      <w:marTop w:val="0"/>
                                      <w:marBottom w:val="0"/>
                                      <w:divBdr>
                                        <w:top w:val="none" w:sz="0" w:space="0" w:color="auto"/>
                                        <w:left w:val="none" w:sz="0" w:space="0" w:color="auto"/>
                                        <w:bottom w:val="none" w:sz="0" w:space="0" w:color="auto"/>
                                        <w:right w:val="none" w:sz="0" w:space="0" w:color="auto"/>
                                      </w:divBdr>
                                    </w:div>
                                    <w:div w:id="1103303940">
                                      <w:marLeft w:val="0"/>
                                      <w:marRight w:val="0"/>
                                      <w:marTop w:val="0"/>
                                      <w:marBottom w:val="0"/>
                                      <w:divBdr>
                                        <w:top w:val="none" w:sz="0" w:space="0" w:color="auto"/>
                                        <w:left w:val="none" w:sz="0" w:space="0" w:color="auto"/>
                                        <w:bottom w:val="none" w:sz="0" w:space="0" w:color="auto"/>
                                        <w:right w:val="none" w:sz="0" w:space="0" w:color="auto"/>
                                      </w:divBdr>
                                    </w:div>
                                    <w:div w:id="1169715574">
                                      <w:marLeft w:val="0"/>
                                      <w:marRight w:val="0"/>
                                      <w:marTop w:val="0"/>
                                      <w:marBottom w:val="0"/>
                                      <w:divBdr>
                                        <w:top w:val="none" w:sz="0" w:space="0" w:color="auto"/>
                                        <w:left w:val="none" w:sz="0" w:space="0" w:color="auto"/>
                                        <w:bottom w:val="none" w:sz="0" w:space="0" w:color="auto"/>
                                        <w:right w:val="none" w:sz="0" w:space="0" w:color="auto"/>
                                      </w:divBdr>
                                    </w:div>
                                    <w:div w:id="1915042760">
                                      <w:marLeft w:val="0"/>
                                      <w:marRight w:val="0"/>
                                      <w:marTop w:val="0"/>
                                      <w:marBottom w:val="0"/>
                                      <w:divBdr>
                                        <w:top w:val="none" w:sz="0" w:space="0" w:color="auto"/>
                                        <w:left w:val="none" w:sz="0" w:space="0" w:color="auto"/>
                                        <w:bottom w:val="none" w:sz="0" w:space="0" w:color="auto"/>
                                        <w:right w:val="none" w:sz="0" w:space="0" w:color="auto"/>
                                      </w:divBdr>
                                    </w:div>
                                    <w:div w:id="2098138084">
                                      <w:marLeft w:val="0"/>
                                      <w:marRight w:val="0"/>
                                      <w:marTop w:val="0"/>
                                      <w:marBottom w:val="0"/>
                                      <w:divBdr>
                                        <w:top w:val="none" w:sz="0" w:space="0" w:color="auto"/>
                                        <w:left w:val="none" w:sz="0" w:space="0" w:color="auto"/>
                                        <w:bottom w:val="none" w:sz="0" w:space="0" w:color="auto"/>
                                        <w:right w:val="none" w:sz="0" w:space="0" w:color="auto"/>
                                      </w:divBdr>
                                    </w:div>
                                    <w:div w:id="605501232">
                                      <w:marLeft w:val="0"/>
                                      <w:marRight w:val="0"/>
                                      <w:marTop w:val="0"/>
                                      <w:marBottom w:val="0"/>
                                      <w:divBdr>
                                        <w:top w:val="none" w:sz="0" w:space="0" w:color="auto"/>
                                        <w:left w:val="none" w:sz="0" w:space="0" w:color="auto"/>
                                        <w:bottom w:val="none" w:sz="0" w:space="0" w:color="auto"/>
                                        <w:right w:val="none" w:sz="0" w:space="0" w:color="auto"/>
                                      </w:divBdr>
                                    </w:div>
                                    <w:div w:id="1448739481">
                                      <w:marLeft w:val="0"/>
                                      <w:marRight w:val="0"/>
                                      <w:marTop w:val="0"/>
                                      <w:marBottom w:val="0"/>
                                      <w:divBdr>
                                        <w:top w:val="none" w:sz="0" w:space="0" w:color="auto"/>
                                        <w:left w:val="none" w:sz="0" w:space="0" w:color="auto"/>
                                        <w:bottom w:val="none" w:sz="0" w:space="0" w:color="auto"/>
                                        <w:right w:val="none" w:sz="0" w:space="0" w:color="auto"/>
                                      </w:divBdr>
                                    </w:div>
                                    <w:div w:id="913710566">
                                      <w:marLeft w:val="0"/>
                                      <w:marRight w:val="0"/>
                                      <w:marTop w:val="0"/>
                                      <w:marBottom w:val="0"/>
                                      <w:divBdr>
                                        <w:top w:val="none" w:sz="0" w:space="0" w:color="auto"/>
                                        <w:left w:val="none" w:sz="0" w:space="0" w:color="auto"/>
                                        <w:bottom w:val="none" w:sz="0" w:space="0" w:color="auto"/>
                                        <w:right w:val="none" w:sz="0" w:space="0" w:color="auto"/>
                                      </w:divBdr>
                                    </w:div>
                                    <w:div w:id="228658821">
                                      <w:marLeft w:val="0"/>
                                      <w:marRight w:val="0"/>
                                      <w:marTop w:val="0"/>
                                      <w:marBottom w:val="0"/>
                                      <w:divBdr>
                                        <w:top w:val="none" w:sz="0" w:space="0" w:color="auto"/>
                                        <w:left w:val="none" w:sz="0" w:space="0" w:color="auto"/>
                                        <w:bottom w:val="none" w:sz="0" w:space="0" w:color="auto"/>
                                        <w:right w:val="none" w:sz="0" w:space="0" w:color="auto"/>
                                      </w:divBdr>
                                    </w:div>
                                    <w:div w:id="320500676">
                                      <w:marLeft w:val="0"/>
                                      <w:marRight w:val="0"/>
                                      <w:marTop w:val="0"/>
                                      <w:marBottom w:val="0"/>
                                      <w:divBdr>
                                        <w:top w:val="none" w:sz="0" w:space="0" w:color="auto"/>
                                        <w:left w:val="none" w:sz="0" w:space="0" w:color="auto"/>
                                        <w:bottom w:val="none" w:sz="0" w:space="0" w:color="auto"/>
                                        <w:right w:val="none" w:sz="0" w:space="0" w:color="auto"/>
                                      </w:divBdr>
                                    </w:div>
                                    <w:div w:id="1134131405">
                                      <w:marLeft w:val="0"/>
                                      <w:marRight w:val="0"/>
                                      <w:marTop w:val="0"/>
                                      <w:marBottom w:val="0"/>
                                      <w:divBdr>
                                        <w:top w:val="none" w:sz="0" w:space="0" w:color="auto"/>
                                        <w:left w:val="none" w:sz="0" w:space="0" w:color="auto"/>
                                        <w:bottom w:val="none" w:sz="0" w:space="0" w:color="auto"/>
                                        <w:right w:val="none" w:sz="0" w:space="0" w:color="auto"/>
                                      </w:divBdr>
                                    </w:div>
                                    <w:div w:id="1809277572">
                                      <w:marLeft w:val="0"/>
                                      <w:marRight w:val="0"/>
                                      <w:marTop w:val="0"/>
                                      <w:marBottom w:val="0"/>
                                      <w:divBdr>
                                        <w:top w:val="none" w:sz="0" w:space="0" w:color="auto"/>
                                        <w:left w:val="none" w:sz="0" w:space="0" w:color="auto"/>
                                        <w:bottom w:val="none" w:sz="0" w:space="0" w:color="auto"/>
                                        <w:right w:val="none" w:sz="0" w:space="0" w:color="auto"/>
                                      </w:divBdr>
                                    </w:div>
                                    <w:div w:id="275647026">
                                      <w:marLeft w:val="0"/>
                                      <w:marRight w:val="0"/>
                                      <w:marTop w:val="0"/>
                                      <w:marBottom w:val="0"/>
                                      <w:divBdr>
                                        <w:top w:val="none" w:sz="0" w:space="0" w:color="auto"/>
                                        <w:left w:val="none" w:sz="0" w:space="0" w:color="auto"/>
                                        <w:bottom w:val="none" w:sz="0" w:space="0" w:color="auto"/>
                                        <w:right w:val="none" w:sz="0" w:space="0" w:color="auto"/>
                                      </w:divBdr>
                                    </w:div>
                                    <w:div w:id="449789592">
                                      <w:marLeft w:val="0"/>
                                      <w:marRight w:val="0"/>
                                      <w:marTop w:val="0"/>
                                      <w:marBottom w:val="0"/>
                                      <w:divBdr>
                                        <w:top w:val="none" w:sz="0" w:space="0" w:color="auto"/>
                                        <w:left w:val="none" w:sz="0" w:space="0" w:color="auto"/>
                                        <w:bottom w:val="none" w:sz="0" w:space="0" w:color="auto"/>
                                        <w:right w:val="none" w:sz="0" w:space="0" w:color="auto"/>
                                      </w:divBdr>
                                    </w:div>
                                    <w:div w:id="1572276399">
                                      <w:marLeft w:val="0"/>
                                      <w:marRight w:val="0"/>
                                      <w:marTop w:val="0"/>
                                      <w:marBottom w:val="0"/>
                                      <w:divBdr>
                                        <w:top w:val="none" w:sz="0" w:space="0" w:color="auto"/>
                                        <w:left w:val="none" w:sz="0" w:space="0" w:color="auto"/>
                                        <w:bottom w:val="none" w:sz="0" w:space="0" w:color="auto"/>
                                        <w:right w:val="none" w:sz="0" w:space="0" w:color="auto"/>
                                      </w:divBdr>
                                    </w:div>
                                    <w:div w:id="840698749">
                                      <w:marLeft w:val="0"/>
                                      <w:marRight w:val="0"/>
                                      <w:marTop w:val="0"/>
                                      <w:marBottom w:val="0"/>
                                      <w:divBdr>
                                        <w:top w:val="none" w:sz="0" w:space="0" w:color="auto"/>
                                        <w:left w:val="none" w:sz="0" w:space="0" w:color="auto"/>
                                        <w:bottom w:val="none" w:sz="0" w:space="0" w:color="auto"/>
                                        <w:right w:val="none" w:sz="0" w:space="0" w:color="auto"/>
                                      </w:divBdr>
                                    </w:div>
                                    <w:div w:id="1324697442">
                                      <w:marLeft w:val="0"/>
                                      <w:marRight w:val="0"/>
                                      <w:marTop w:val="0"/>
                                      <w:marBottom w:val="0"/>
                                      <w:divBdr>
                                        <w:top w:val="none" w:sz="0" w:space="0" w:color="auto"/>
                                        <w:left w:val="none" w:sz="0" w:space="0" w:color="auto"/>
                                        <w:bottom w:val="none" w:sz="0" w:space="0" w:color="auto"/>
                                        <w:right w:val="none" w:sz="0" w:space="0" w:color="auto"/>
                                      </w:divBdr>
                                    </w:div>
                                    <w:div w:id="675763931">
                                      <w:marLeft w:val="0"/>
                                      <w:marRight w:val="0"/>
                                      <w:marTop w:val="0"/>
                                      <w:marBottom w:val="0"/>
                                      <w:divBdr>
                                        <w:top w:val="none" w:sz="0" w:space="0" w:color="auto"/>
                                        <w:left w:val="none" w:sz="0" w:space="0" w:color="auto"/>
                                        <w:bottom w:val="none" w:sz="0" w:space="0" w:color="auto"/>
                                        <w:right w:val="none" w:sz="0" w:space="0" w:color="auto"/>
                                      </w:divBdr>
                                    </w:div>
                                    <w:div w:id="1098939824">
                                      <w:marLeft w:val="0"/>
                                      <w:marRight w:val="0"/>
                                      <w:marTop w:val="0"/>
                                      <w:marBottom w:val="0"/>
                                      <w:divBdr>
                                        <w:top w:val="none" w:sz="0" w:space="0" w:color="auto"/>
                                        <w:left w:val="none" w:sz="0" w:space="0" w:color="auto"/>
                                        <w:bottom w:val="none" w:sz="0" w:space="0" w:color="auto"/>
                                        <w:right w:val="none" w:sz="0" w:space="0" w:color="auto"/>
                                      </w:divBdr>
                                    </w:div>
                                    <w:div w:id="1831486110">
                                      <w:marLeft w:val="0"/>
                                      <w:marRight w:val="0"/>
                                      <w:marTop w:val="0"/>
                                      <w:marBottom w:val="0"/>
                                      <w:divBdr>
                                        <w:top w:val="none" w:sz="0" w:space="0" w:color="auto"/>
                                        <w:left w:val="none" w:sz="0" w:space="0" w:color="auto"/>
                                        <w:bottom w:val="none" w:sz="0" w:space="0" w:color="auto"/>
                                        <w:right w:val="none" w:sz="0" w:space="0" w:color="auto"/>
                                      </w:divBdr>
                                    </w:div>
                                    <w:div w:id="1096712076">
                                      <w:marLeft w:val="0"/>
                                      <w:marRight w:val="0"/>
                                      <w:marTop w:val="0"/>
                                      <w:marBottom w:val="0"/>
                                      <w:divBdr>
                                        <w:top w:val="none" w:sz="0" w:space="0" w:color="auto"/>
                                        <w:left w:val="none" w:sz="0" w:space="0" w:color="auto"/>
                                        <w:bottom w:val="none" w:sz="0" w:space="0" w:color="auto"/>
                                        <w:right w:val="none" w:sz="0" w:space="0" w:color="auto"/>
                                      </w:divBdr>
                                    </w:div>
                                    <w:div w:id="1111361686">
                                      <w:marLeft w:val="0"/>
                                      <w:marRight w:val="0"/>
                                      <w:marTop w:val="0"/>
                                      <w:marBottom w:val="0"/>
                                      <w:divBdr>
                                        <w:top w:val="none" w:sz="0" w:space="0" w:color="auto"/>
                                        <w:left w:val="none" w:sz="0" w:space="0" w:color="auto"/>
                                        <w:bottom w:val="none" w:sz="0" w:space="0" w:color="auto"/>
                                        <w:right w:val="none" w:sz="0" w:space="0" w:color="auto"/>
                                      </w:divBdr>
                                    </w:div>
                                    <w:div w:id="2019428192">
                                      <w:marLeft w:val="0"/>
                                      <w:marRight w:val="0"/>
                                      <w:marTop w:val="0"/>
                                      <w:marBottom w:val="0"/>
                                      <w:divBdr>
                                        <w:top w:val="none" w:sz="0" w:space="0" w:color="auto"/>
                                        <w:left w:val="none" w:sz="0" w:space="0" w:color="auto"/>
                                        <w:bottom w:val="none" w:sz="0" w:space="0" w:color="auto"/>
                                        <w:right w:val="none" w:sz="0" w:space="0" w:color="auto"/>
                                      </w:divBdr>
                                    </w:div>
                                    <w:div w:id="1900944342">
                                      <w:marLeft w:val="0"/>
                                      <w:marRight w:val="0"/>
                                      <w:marTop w:val="0"/>
                                      <w:marBottom w:val="0"/>
                                      <w:divBdr>
                                        <w:top w:val="none" w:sz="0" w:space="0" w:color="auto"/>
                                        <w:left w:val="none" w:sz="0" w:space="0" w:color="auto"/>
                                        <w:bottom w:val="none" w:sz="0" w:space="0" w:color="auto"/>
                                        <w:right w:val="none" w:sz="0" w:space="0" w:color="auto"/>
                                      </w:divBdr>
                                    </w:div>
                                    <w:div w:id="2026595893">
                                      <w:marLeft w:val="0"/>
                                      <w:marRight w:val="0"/>
                                      <w:marTop w:val="0"/>
                                      <w:marBottom w:val="0"/>
                                      <w:divBdr>
                                        <w:top w:val="none" w:sz="0" w:space="0" w:color="auto"/>
                                        <w:left w:val="none" w:sz="0" w:space="0" w:color="auto"/>
                                        <w:bottom w:val="none" w:sz="0" w:space="0" w:color="auto"/>
                                        <w:right w:val="none" w:sz="0" w:space="0" w:color="auto"/>
                                      </w:divBdr>
                                    </w:div>
                                    <w:div w:id="418479906">
                                      <w:marLeft w:val="0"/>
                                      <w:marRight w:val="0"/>
                                      <w:marTop w:val="0"/>
                                      <w:marBottom w:val="0"/>
                                      <w:divBdr>
                                        <w:top w:val="none" w:sz="0" w:space="0" w:color="auto"/>
                                        <w:left w:val="none" w:sz="0" w:space="0" w:color="auto"/>
                                        <w:bottom w:val="none" w:sz="0" w:space="0" w:color="auto"/>
                                        <w:right w:val="none" w:sz="0" w:space="0" w:color="auto"/>
                                      </w:divBdr>
                                    </w:div>
                                    <w:div w:id="1501966501">
                                      <w:marLeft w:val="0"/>
                                      <w:marRight w:val="0"/>
                                      <w:marTop w:val="0"/>
                                      <w:marBottom w:val="0"/>
                                      <w:divBdr>
                                        <w:top w:val="none" w:sz="0" w:space="0" w:color="auto"/>
                                        <w:left w:val="none" w:sz="0" w:space="0" w:color="auto"/>
                                        <w:bottom w:val="none" w:sz="0" w:space="0" w:color="auto"/>
                                        <w:right w:val="none" w:sz="0" w:space="0" w:color="auto"/>
                                      </w:divBdr>
                                    </w:div>
                                    <w:div w:id="1200701856">
                                      <w:marLeft w:val="0"/>
                                      <w:marRight w:val="0"/>
                                      <w:marTop w:val="0"/>
                                      <w:marBottom w:val="0"/>
                                      <w:divBdr>
                                        <w:top w:val="none" w:sz="0" w:space="0" w:color="auto"/>
                                        <w:left w:val="none" w:sz="0" w:space="0" w:color="auto"/>
                                        <w:bottom w:val="none" w:sz="0" w:space="0" w:color="auto"/>
                                        <w:right w:val="none" w:sz="0" w:space="0" w:color="auto"/>
                                      </w:divBdr>
                                    </w:div>
                                    <w:div w:id="1052080398">
                                      <w:marLeft w:val="0"/>
                                      <w:marRight w:val="0"/>
                                      <w:marTop w:val="0"/>
                                      <w:marBottom w:val="0"/>
                                      <w:divBdr>
                                        <w:top w:val="none" w:sz="0" w:space="0" w:color="auto"/>
                                        <w:left w:val="none" w:sz="0" w:space="0" w:color="auto"/>
                                        <w:bottom w:val="none" w:sz="0" w:space="0" w:color="auto"/>
                                        <w:right w:val="none" w:sz="0" w:space="0" w:color="auto"/>
                                      </w:divBdr>
                                    </w:div>
                                    <w:div w:id="988826063">
                                      <w:marLeft w:val="0"/>
                                      <w:marRight w:val="0"/>
                                      <w:marTop w:val="0"/>
                                      <w:marBottom w:val="0"/>
                                      <w:divBdr>
                                        <w:top w:val="none" w:sz="0" w:space="0" w:color="auto"/>
                                        <w:left w:val="none" w:sz="0" w:space="0" w:color="auto"/>
                                        <w:bottom w:val="none" w:sz="0" w:space="0" w:color="auto"/>
                                        <w:right w:val="none" w:sz="0" w:space="0" w:color="auto"/>
                                      </w:divBdr>
                                    </w:div>
                                    <w:div w:id="423457316">
                                      <w:marLeft w:val="0"/>
                                      <w:marRight w:val="0"/>
                                      <w:marTop w:val="0"/>
                                      <w:marBottom w:val="0"/>
                                      <w:divBdr>
                                        <w:top w:val="none" w:sz="0" w:space="0" w:color="auto"/>
                                        <w:left w:val="none" w:sz="0" w:space="0" w:color="auto"/>
                                        <w:bottom w:val="none" w:sz="0" w:space="0" w:color="auto"/>
                                        <w:right w:val="none" w:sz="0" w:space="0" w:color="auto"/>
                                      </w:divBdr>
                                    </w:div>
                                    <w:div w:id="4325532">
                                      <w:marLeft w:val="0"/>
                                      <w:marRight w:val="0"/>
                                      <w:marTop w:val="0"/>
                                      <w:marBottom w:val="0"/>
                                      <w:divBdr>
                                        <w:top w:val="none" w:sz="0" w:space="0" w:color="auto"/>
                                        <w:left w:val="none" w:sz="0" w:space="0" w:color="auto"/>
                                        <w:bottom w:val="none" w:sz="0" w:space="0" w:color="auto"/>
                                        <w:right w:val="none" w:sz="0" w:space="0" w:color="auto"/>
                                      </w:divBdr>
                                    </w:div>
                                    <w:div w:id="1691641962">
                                      <w:marLeft w:val="0"/>
                                      <w:marRight w:val="0"/>
                                      <w:marTop w:val="0"/>
                                      <w:marBottom w:val="0"/>
                                      <w:divBdr>
                                        <w:top w:val="none" w:sz="0" w:space="0" w:color="auto"/>
                                        <w:left w:val="none" w:sz="0" w:space="0" w:color="auto"/>
                                        <w:bottom w:val="none" w:sz="0" w:space="0" w:color="auto"/>
                                        <w:right w:val="none" w:sz="0" w:space="0" w:color="auto"/>
                                      </w:divBdr>
                                    </w:div>
                                    <w:div w:id="1647931693">
                                      <w:marLeft w:val="0"/>
                                      <w:marRight w:val="0"/>
                                      <w:marTop w:val="0"/>
                                      <w:marBottom w:val="0"/>
                                      <w:divBdr>
                                        <w:top w:val="none" w:sz="0" w:space="0" w:color="auto"/>
                                        <w:left w:val="none" w:sz="0" w:space="0" w:color="auto"/>
                                        <w:bottom w:val="none" w:sz="0" w:space="0" w:color="auto"/>
                                        <w:right w:val="none" w:sz="0" w:space="0" w:color="auto"/>
                                      </w:divBdr>
                                    </w:div>
                                    <w:div w:id="2062747429">
                                      <w:marLeft w:val="0"/>
                                      <w:marRight w:val="0"/>
                                      <w:marTop w:val="0"/>
                                      <w:marBottom w:val="0"/>
                                      <w:divBdr>
                                        <w:top w:val="none" w:sz="0" w:space="0" w:color="auto"/>
                                        <w:left w:val="none" w:sz="0" w:space="0" w:color="auto"/>
                                        <w:bottom w:val="none" w:sz="0" w:space="0" w:color="auto"/>
                                        <w:right w:val="none" w:sz="0" w:space="0" w:color="auto"/>
                                      </w:divBdr>
                                    </w:div>
                                    <w:div w:id="348026051">
                                      <w:marLeft w:val="0"/>
                                      <w:marRight w:val="0"/>
                                      <w:marTop w:val="0"/>
                                      <w:marBottom w:val="0"/>
                                      <w:divBdr>
                                        <w:top w:val="none" w:sz="0" w:space="0" w:color="auto"/>
                                        <w:left w:val="none" w:sz="0" w:space="0" w:color="auto"/>
                                        <w:bottom w:val="none" w:sz="0" w:space="0" w:color="auto"/>
                                        <w:right w:val="none" w:sz="0" w:space="0" w:color="auto"/>
                                      </w:divBdr>
                                    </w:div>
                                    <w:div w:id="441648638">
                                      <w:marLeft w:val="0"/>
                                      <w:marRight w:val="0"/>
                                      <w:marTop w:val="0"/>
                                      <w:marBottom w:val="0"/>
                                      <w:divBdr>
                                        <w:top w:val="none" w:sz="0" w:space="0" w:color="auto"/>
                                        <w:left w:val="none" w:sz="0" w:space="0" w:color="auto"/>
                                        <w:bottom w:val="none" w:sz="0" w:space="0" w:color="auto"/>
                                        <w:right w:val="none" w:sz="0" w:space="0" w:color="auto"/>
                                      </w:divBdr>
                                    </w:div>
                                    <w:div w:id="1808430049">
                                      <w:marLeft w:val="0"/>
                                      <w:marRight w:val="0"/>
                                      <w:marTop w:val="0"/>
                                      <w:marBottom w:val="0"/>
                                      <w:divBdr>
                                        <w:top w:val="none" w:sz="0" w:space="0" w:color="auto"/>
                                        <w:left w:val="none" w:sz="0" w:space="0" w:color="auto"/>
                                        <w:bottom w:val="none" w:sz="0" w:space="0" w:color="auto"/>
                                        <w:right w:val="none" w:sz="0" w:space="0" w:color="auto"/>
                                      </w:divBdr>
                                    </w:div>
                                    <w:div w:id="765034173">
                                      <w:marLeft w:val="0"/>
                                      <w:marRight w:val="0"/>
                                      <w:marTop w:val="0"/>
                                      <w:marBottom w:val="0"/>
                                      <w:divBdr>
                                        <w:top w:val="none" w:sz="0" w:space="0" w:color="auto"/>
                                        <w:left w:val="none" w:sz="0" w:space="0" w:color="auto"/>
                                        <w:bottom w:val="none" w:sz="0" w:space="0" w:color="auto"/>
                                        <w:right w:val="none" w:sz="0" w:space="0" w:color="auto"/>
                                      </w:divBdr>
                                    </w:div>
                                    <w:div w:id="1209495820">
                                      <w:marLeft w:val="0"/>
                                      <w:marRight w:val="0"/>
                                      <w:marTop w:val="0"/>
                                      <w:marBottom w:val="0"/>
                                      <w:divBdr>
                                        <w:top w:val="none" w:sz="0" w:space="0" w:color="auto"/>
                                        <w:left w:val="none" w:sz="0" w:space="0" w:color="auto"/>
                                        <w:bottom w:val="none" w:sz="0" w:space="0" w:color="auto"/>
                                        <w:right w:val="none" w:sz="0" w:space="0" w:color="auto"/>
                                      </w:divBdr>
                                    </w:div>
                                    <w:div w:id="2137677503">
                                      <w:marLeft w:val="0"/>
                                      <w:marRight w:val="0"/>
                                      <w:marTop w:val="0"/>
                                      <w:marBottom w:val="0"/>
                                      <w:divBdr>
                                        <w:top w:val="none" w:sz="0" w:space="0" w:color="auto"/>
                                        <w:left w:val="none" w:sz="0" w:space="0" w:color="auto"/>
                                        <w:bottom w:val="none" w:sz="0" w:space="0" w:color="auto"/>
                                        <w:right w:val="none" w:sz="0" w:space="0" w:color="auto"/>
                                      </w:divBdr>
                                    </w:div>
                                    <w:div w:id="1818179887">
                                      <w:marLeft w:val="0"/>
                                      <w:marRight w:val="0"/>
                                      <w:marTop w:val="0"/>
                                      <w:marBottom w:val="0"/>
                                      <w:divBdr>
                                        <w:top w:val="none" w:sz="0" w:space="0" w:color="auto"/>
                                        <w:left w:val="none" w:sz="0" w:space="0" w:color="auto"/>
                                        <w:bottom w:val="none" w:sz="0" w:space="0" w:color="auto"/>
                                        <w:right w:val="none" w:sz="0" w:space="0" w:color="auto"/>
                                      </w:divBdr>
                                    </w:div>
                                    <w:div w:id="1692604776">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361825772">
                                      <w:marLeft w:val="0"/>
                                      <w:marRight w:val="0"/>
                                      <w:marTop w:val="0"/>
                                      <w:marBottom w:val="0"/>
                                      <w:divBdr>
                                        <w:top w:val="none" w:sz="0" w:space="0" w:color="auto"/>
                                        <w:left w:val="none" w:sz="0" w:space="0" w:color="auto"/>
                                        <w:bottom w:val="none" w:sz="0" w:space="0" w:color="auto"/>
                                        <w:right w:val="none" w:sz="0" w:space="0" w:color="auto"/>
                                      </w:divBdr>
                                    </w:div>
                                    <w:div w:id="1179731277">
                                      <w:marLeft w:val="0"/>
                                      <w:marRight w:val="0"/>
                                      <w:marTop w:val="0"/>
                                      <w:marBottom w:val="0"/>
                                      <w:divBdr>
                                        <w:top w:val="none" w:sz="0" w:space="0" w:color="auto"/>
                                        <w:left w:val="none" w:sz="0" w:space="0" w:color="auto"/>
                                        <w:bottom w:val="none" w:sz="0" w:space="0" w:color="auto"/>
                                        <w:right w:val="none" w:sz="0" w:space="0" w:color="auto"/>
                                      </w:divBdr>
                                    </w:div>
                                    <w:div w:id="780762921">
                                      <w:marLeft w:val="0"/>
                                      <w:marRight w:val="0"/>
                                      <w:marTop w:val="0"/>
                                      <w:marBottom w:val="0"/>
                                      <w:divBdr>
                                        <w:top w:val="none" w:sz="0" w:space="0" w:color="auto"/>
                                        <w:left w:val="none" w:sz="0" w:space="0" w:color="auto"/>
                                        <w:bottom w:val="none" w:sz="0" w:space="0" w:color="auto"/>
                                        <w:right w:val="none" w:sz="0" w:space="0" w:color="auto"/>
                                      </w:divBdr>
                                    </w:div>
                                    <w:div w:id="1657343152">
                                      <w:marLeft w:val="0"/>
                                      <w:marRight w:val="0"/>
                                      <w:marTop w:val="0"/>
                                      <w:marBottom w:val="0"/>
                                      <w:divBdr>
                                        <w:top w:val="none" w:sz="0" w:space="0" w:color="auto"/>
                                        <w:left w:val="none" w:sz="0" w:space="0" w:color="auto"/>
                                        <w:bottom w:val="none" w:sz="0" w:space="0" w:color="auto"/>
                                        <w:right w:val="none" w:sz="0" w:space="0" w:color="auto"/>
                                      </w:divBdr>
                                    </w:div>
                                    <w:div w:id="1431317853">
                                      <w:marLeft w:val="0"/>
                                      <w:marRight w:val="0"/>
                                      <w:marTop w:val="0"/>
                                      <w:marBottom w:val="0"/>
                                      <w:divBdr>
                                        <w:top w:val="none" w:sz="0" w:space="0" w:color="auto"/>
                                        <w:left w:val="none" w:sz="0" w:space="0" w:color="auto"/>
                                        <w:bottom w:val="none" w:sz="0" w:space="0" w:color="auto"/>
                                        <w:right w:val="none" w:sz="0" w:space="0" w:color="auto"/>
                                      </w:divBdr>
                                    </w:div>
                                    <w:div w:id="1410467745">
                                      <w:marLeft w:val="0"/>
                                      <w:marRight w:val="0"/>
                                      <w:marTop w:val="0"/>
                                      <w:marBottom w:val="0"/>
                                      <w:divBdr>
                                        <w:top w:val="none" w:sz="0" w:space="0" w:color="auto"/>
                                        <w:left w:val="none" w:sz="0" w:space="0" w:color="auto"/>
                                        <w:bottom w:val="none" w:sz="0" w:space="0" w:color="auto"/>
                                        <w:right w:val="none" w:sz="0" w:space="0" w:color="auto"/>
                                      </w:divBdr>
                                    </w:div>
                                    <w:div w:id="1134328825">
                                      <w:marLeft w:val="0"/>
                                      <w:marRight w:val="0"/>
                                      <w:marTop w:val="0"/>
                                      <w:marBottom w:val="0"/>
                                      <w:divBdr>
                                        <w:top w:val="none" w:sz="0" w:space="0" w:color="auto"/>
                                        <w:left w:val="none" w:sz="0" w:space="0" w:color="auto"/>
                                        <w:bottom w:val="none" w:sz="0" w:space="0" w:color="auto"/>
                                        <w:right w:val="none" w:sz="0" w:space="0" w:color="auto"/>
                                      </w:divBdr>
                                    </w:div>
                                    <w:div w:id="849174514">
                                      <w:marLeft w:val="0"/>
                                      <w:marRight w:val="0"/>
                                      <w:marTop w:val="0"/>
                                      <w:marBottom w:val="0"/>
                                      <w:divBdr>
                                        <w:top w:val="none" w:sz="0" w:space="0" w:color="auto"/>
                                        <w:left w:val="none" w:sz="0" w:space="0" w:color="auto"/>
                                        <w:bottom w:val="none" w:sz="0" w:space="0" w:color="auto"/>
                                        <w:right w:val="none" w:sz="0" w:space="0" w:color="auto"/>
                                      </w:divBdr>
                                    </w:div>
                                    <w:div w:id="2111509713">
                                      <w:marLeft w:val="0"/>
                                      <w:marRight w:val="0"/>
                                      <w:marTop w:val="0"/>
                                      <w:marBottom w:val="0"/>
                                      <w:divBdr>
                                        <w:top w:val="none" w:sz="0" w:space="0" w:color="auto"/>
                                        <w:left w:val="none" w:sz="0" w:space="0" w:color="auto"/>
                                        <w:bottom w:val="none" w:sz="0" w:space="0" w:color="auto"/>
                                        <w:right w:val="none" w:sz="0" w:space="0" w:color="auto"/>
                                      </w:divBdr>
                                    </w:div>
                                    <w:div w:id="845829706">
                                      <w:marLeft w:val="0"/>
                                      <w:marRight w:val="0"/>
                                      <w:marTop w:val="0"/>
                                      <w:marBottom w:val="0"/>
                                      <w:divBdr>
                                        <w:top w:val="none" w:sz="0" w:space="0" w:color="auto"/>
                                        <w:left w:val="none" w:sz="0" w:space="0" w:color="auto"/>
                                        <w:bottom w:val="none" w:sz="0" w:space="0" w:color="auto"/>
                                        <w:right w:val="none" w:sz="0" w:space="0" w:color="auto"/>
                                      </w:divBdr>
                                    </w:div>
                                    <w:div w:id="1777628203">
                                      <w:marLeft w:val="0"/>
                                      <w:marRight w:val="0"/>
                                      <w:marTop w:val="0"/>
                                      <w:marBottom w:val="0"/>
                                      <w:divBdr>
                                        <w:top w:val="none" w:sz="0" w:space="0" w:color="auto"/>
                                        <w:left w:val="none" w:sz="0" w:space="0" w:color="auto"/>
                                        <w:bottom w:val="none" w:sz="0" w:space="0" w:color="auto"/>
                                        <w:right w:val="none" w:sz="0" w:space="0" w:color="auto"/>
                                      </w:divBdr>
                                    </w:div>
                                    <w:div w:id="1309238349">
                                      <w:marLeft w:val="0"/>
                                      <w:marRight w:val="0"/>
                                      <w:marTop w:val="0"/>
                                      <w:marBottom w:val="0"/>
                                      <w:divBdr>
                                        <w:top w:val="none" w:sz="0" w:space="0" w:color="auto"/>
                                        <w:left w:val="none" w:sz="0" w:space="0" w:color="auto"/>
                                        <w:bottom w:val="none" w:sz="0" w:space="0" w:color="auto"/>
                                        <w:right w:val="none" w:sz="0" w:space="0" w:color="auto"/>
                                      </w:divBdr>
                                    </w:div>
                                    <w:div w:id="2118864750">
                                      <w:marLeft w:val="0"/>
                                      <w:marRight w:val="0"/>
                                      <w:marTop w:val="0"/>
                                      <w:marBottom w:val="0"/>
                                      <w:divBdr>
                                        <w:top w:val="none" w:sz="0" w:space="0" w:color="auto"/>
                                        <w:left w:val="none" w:sz="0" w:space="0" w:color="auto"/>
                                        <w:bottom w:val="none" w:sz="0" w:space="0" w:color="auto"/>
                                        <w:right w:val="none" w:sz="0" w:space="0" w:color="auto"/>
                                      </w:divBdr>
                                    </w:div>
                                    <w:div w:id="1344432762">
                                      <w:marLeft w:val="0"/>
                                      <w:marRight w:val="0"/>
                                      <w:marTop w:val="0"/>
                                      <w:marBottom w:val="0"/>
                                      <w:divBdr>
                                        <w:top w:val="none" w:sz="0" w:space="0" w:color="auto"/>
                                        <w:left w:val="none" w:sz="0" w:space="0" w:color="auto"/>
                                        <w:bottom w:val="none" w:sz="0" w:space="0" w:color="auto"/>
                                        <w:right w:val="none" w:sz="0" w:space="0" w:color="auto"/>
                                      </w:divBdr>
                                    </w:div>
                                    <w:div w:id="1681539829">
                                      <w:marLeft w:val="0"/>
                                      <w:marRight w:val="0"/>
                                      <w:marTop w:val="0"/>
                                      <w:marBottom w:val="0"/>
                                      <w:divBdr>
                                        <w:top w:val="none" w:sz="0" w:space="0" w:color="auto"/>
                                        <w:left w:val="none" w:sz="0" w:space="0" w:color="auto"/>
                                        <w:bottom w:val="none" w:sz="0" w:space="0" w:color="auto"/>
                                        <w:right w:val="none" w:sz="0" w:space="0" w:color="auto"/>
                                      </w:divBdr>
                                    </w:div>
                                    <w:div w:id="1444686895">
                                      <w:marLeft w:val="0"/>
                                      <w:marRight w:val="0"/>
                                      <w:marTop w:val="0"/>
                                      <w:marBottom w:val="0"/>
                                      <w:divBdr>
                                        <w:top w:val="none" w:sz="0" w:space="0" w:color="auto"/>
                                        <w:left w:val="none" w:sz="0" w:space="0" w:color="auto"/>
                                        <w:bottom w:val="none" w:sz="0" w:space="0" w:color="auto"/>
                                        <w:right w:val="none" w:sz="0" w:space="0" w:color="auto"/>
                                      </w:divBdr>
                                    </w:div>
                                    <w:div w:id="358825136">
                                      <w:marLeft w:val="0"/>
                                      <w:marRight w:val="0"/>
                                      <w:marTop w:val="0"/>
                                      <w:marBottom w:val="0"/>
                                      <w:divBdr>
                                        <w:top w:val="none" w:sz="0" w:space="0" w:color="auto"/>
                                        <w:left w:val="none" w:sz="0" w:space="0" w:color="auto"/>
                                        <w:bottom w:val="none" w:sz="0" w:space="0" w:color="auto"/>
                                        <w:right w:val="none" w:sz="0" w:space="0" w:color="auto"/>
                                      </w:divBdr>
                                    </w:div>
                                    <w:div w:id="1296331293">
                                      <w:marLeft w:val="0"/>
                                      <w:marRight w:val="0"/>
                                      <w:marTop w:val="0"/>
                                      <w:marBottom w:val="0"/>
                                      <w:divBdr>
                                        <w:top w:val="none" w:sz="0" w:space="0" w:color="auto"/>
                                        <w:left w:val="none" w:sz="0" w:space="0" w:color="auto"/>
                                        <w:bottom w:val="none" w:sz="0" w:space="0" w:color="auto"/>
                                        <w:right w:val="none" w:sz="0" w:space="0" w:color="auto"/>
                                      </w:divBdr>
                                    </w:div>
                                    <w:div w:id="1986815526">
                                      <w:marLeft w:val="0"/>
                                      <w:marRight w:val="0"/>
                                      <w:marTop w:val="0"/>
                                      <w:marBottom w:val="0"/>
                                      <w:divBdr>
                                        <w:top w:val="none" w:sz="0" w:space="0" w:color="auto"/>
                                        <w:left w:val="none" w:sz="0" w:space="0" w:color="auto"/>
                                        <w:bottom w:val="none" w:sz="0" w:space="0" w:color="auto"/>
                                        <w:right w:val="none" w:sz="0" w:space="0" w:color="auto"/>
                                      </w:divBdr>
                                    </w:div>
                                    <w:div w:id="1814906162">
                                      <w:marLeft w:val="0"/>
                                      <w:marRight w:val="0"/>
                                      <w:marTop w:val="0"/>
                                      <w:marBottom w:val="0"/>
                                      <w:divBdr>
                                        <w:top w:val="none" w:sz="0" w:space="0" w:color="auto"/>
                                        <w:left w:val="none" w:sz="0" w:space="0" w:color="auto"/>
                                        <w:bottom w:val="none" w:sz="0" w:space="0" w:color="auto"/>
                                        <w:right w:val="none" w:sz="0" w:space="0" w:color="auto"/>
                                      </w:divBdr>
                                    </w:div>
                                    <w:div w:id="643389355">
                                      <w:marLeft w:val="0"/>
                                      <w:marRight w:val="0"/>
                                      <w:marTop w:val="0"/>
                                      <w:marBottom w:val="0"/>
                                      <w:divBdr>
                                        <w:top w:val="none" w:sz="0" w:space="0" w:color="auto"/>
                                        <w:left w:val="none" w:sz="0" w:space="0" w:color="auto"/>
                                        <w:bottom w:val="none" w:sz="0" w:space="0" w:color="auto"/>
                                        <w:right w:val="none" w:sz="0" w:space="0" w:color="auto"/>
                                      </w:divBdr>
                                    </w:div>
                                    <w:div w:id="1771077287">
                                      <w:marLeft w:val="0"/>
                                      <w:marRight w:val="0"/>
                                      <w:marTop w:val="0"/>
                                      <w:marBottom w:val="0"/>
                                      <w:divBdr>
                                        <w:top w:val="none" w:sz="0" w:space="0" w:color="auto"/>
                                        <w:left w:val="none" w:sz="0" w:space="0" w:color="auto"/>
                                        <w:bottom w:val="none" w:sz="0" w:space="0" w:color="auto"/>
                                        <w:right w:val="none" w:sz="0" w:space="0" w:color="auto"/>
                                      </w:divBdr>
                                    </w:div>
                                    <w:div w:id="152180452">
                                      <w:marLeft w:val="0"/>
                                      <w:marRight w:val="0"/>
                                      <w:marTop w:val="0"/>
                                      <w:marBottom w:val="0"/>
                                      <w:divBdr>
                                        <w:top w:val="none" w:sz="0" w:space="0" w:color="auto"/>
                                        <w:left w:val="none" w:sz="0" w:space="0" w:color="auto"/>
                                        <w:bottom w:val="none" w:sz="0" w:space="0" w:color="auto"/>
                                        <w:right w:val="none" w:sz="0" w:space="0" w:color="auto"/>
                                      </w:divBdr>
                                    </w:div>
                                    <w:div w:id="895318445">
                                      <w:marLeft w:val="0"/>
                                      <w:marRight w:val="0"/>
                                      <w:marTop w:val="0"/>
                                      <w:marBottom w:val="0"/>
                                      <w:divBdr>
                                        <w:top w:val="none" w:sz="0" w:space="0" w:color="auto"/>
                                        <w:left w:val="none" w:sz="0" w:space="0" w:color="auto"/>
                                        <w:bottom w:val="none" w:sz="0" w:space="0" w:color="auto"/>
                                        <w:right w:val="none" w:sz="0" w:space="0" w:color="auto"/>
                                      </w:divBdr>
                                    </w:div>
                                    <w:div w:id="92170130">
                                      <w:marLeft w:val="0"/>
                                      <w:marRight w:val="0"/>
                                      <w:marTop w:val="0"/>
                                      <w:marBottom w:val="0"/>
                                      <w:divBdr>
                                        <w:top w:val="none" w:sz="0" w:space="0" w:color="auto"/>
                                        <w:left w:val="none" w:sz="0" w:space="0" w:color="auto"/>
                                        <w:bottom w:val="none" w:sz="0" w:space="0" w:color="auto"/>
                                        <w:right w:val="none" w:sz="0" w:space="0" w:color="auto"/>
                                      </w:divBdr>
                                    </w:div>
                                    <w:div w:id="1658611507">
                                      <w:marLeft w:val="0"/>
                                      <w:marRight w:val="0"/>
                                      <w:marTop w:val="0"/>
                                      <w:marBottom w:val="0"/>
                                      <w:divBdr>
                                        <w:top w:val="none" w:sz="0" w:space="0" w:color="auto"/>
                                        <w:left w:val="none" w:sz="0" w:space="0" w:color="auto"/>
                                        <w:bottom w:val="none" w:sz="0" w:space="0" w:color="auto"/>
                                        <w:right w:val="none" w:sz="0" w:space="0" w:color="auto"/>
                                      </w:divBdr>
                                    </w:div>
                                    <w:div w:id="1113985557">
                                      <w:marLeft w:val="0"/>
                                      <w:marRight w:val="0"/>
                                      <w:marTop w:val="0"/>
                                      <w:marBottom w:val="0"/>
                                      <w:divBdr>
                                        <w:top w:val="none" w:sz="0" w:space="0" w:color="auto"/>
                                        <w:left w:val="none" w:sz="0" w:space="0" w:color="auto"/>
                                        <w:bottom w:val="none" w:sz="0" w:space="0" w:color="auto"/>
                                        <w:right w:val="none" w:sz="0" w:space="0" w:color="auto"/>
                                      </w:divBdr>
                                    </w:div>
                                    <w:div w:id="789517393">
                                      <w:marLeft w:val="0"/>
                                      <w:marRight w:val="0"/>
                                      <w:marTop w:val="0"/>
                                      <w:marBottom w:val="0"/>
                                      <w:divBdr>
                                        <w:top w:val="none" w:sz="0" w:space="0" w:color="auto"/>
                                        <w:left w:val="none" w:sz="0" w:space="0" w:color="auto"/>
                                        <w:bottom w:val="none" w:sz="0" w:space="0" w:color="auto"/>
                                        <w:right w:val="none" w:sz="0" w:space="0" w:color="auto"/>
                                      </w:divBdr>
                                    </w:div>
                                    <w:div w:id="1709143979">
                                      <w:marLeft w:val="0"/>
                                      <w:marRight w:val="0"/>
                                      <w:marTop w:val="0"/>
                                      <w:marBottom w:val="0"/>
                                      <w:divBdr>
                                        <w:top w:val="none" w:sz="0" w:space="0" w:color="auto"/>
                                        <w:left w:val="none" w:sz="0" w:space="0" w:color="auto"/>
                                        <w:bottom w:val="none" w:sz="0" w:space="0" w:color="auto"/>
                                        <w:right w:val="none" w:sz="0" w:space="0" w:color="auto"/>
                                      </w:divBdr>
                                    </w:div>
                                    <w:div w:id="346640228">
                                      <w:marLeft w:val="0"/>
                                      <w:marRight w:val="0"/>
                                      <w:marTop w:val="0"/>
                                      <w:marBottom w:val="0"/>
                                      <w:divBdr>
                                        <w:top w:val="none" w:sz="0" w:space="0" w:color="auto"/>
                                        <w:left w:val="none" w:sz="0" w:space="0" w:color="auto"/>
                                        <w:bottom w:val="none" w:sz="0" w:space="0" w:color="auto"/>
                                        <w:right w:val="none" w:sz="0" w:space="0" w:color="auto"/>
                                      </w:divBdr>
                                    </w:div>
                                    <w:div w:id="1435858407">
                                      <w:marLeft w:val="0"/>
                                      <w:marRight w:val="0"/>
                                      <w:marTop w:val="0"/>
                                      <w:marBottom w:val="0"/>
                                      <w:divBdr>
                                        <w:top w:val="none" w:sz="0" w:space="0" w:color="auto"/>
                                        <w:left w:val="none" w:sz="0" w:space="0" w:color="auto"/>
                                        <w:bottom w:val="none" w:sz="0" w:space="0" w:color="auto"/>
                                        <w:right w:val="none" w:sz="0" w:space="0" w:color="auto"/>
                                      </w:divBdr>
                                    </w:div>
                                    <w:div w:id="1542746184">
                                      <w:marLeft w:val="0"/>
                                      <w:marRight w:val="0"/>
                                      <w:marTop w:val="0"/>
                                      <w:marBottom w:val="0"/>
                                      <w:divBdr>
                                        <w:top w:val="none" w:sz="0" w:space="0" w:color="auto"/>
                                        <w:left w:val="none" w:sz="0" w:space="0" w:color="auto"/>
                                        <w:bottom w:val="none" w:sz="0" w:space="0" w:color="auto"/>
                                        <w:right w:val="none" w:sz="0" w:space="0" w:color="auto"/>
                                      </w:divBdr>
                                    </w:div>
                                    <w:div w:id="302738102">
                                      <w:marLeft w:val="0"/>
                                      <w:marRight w:val="0"/>
                                      <w:marTop w:val="0"/>
                                      <w:marBottom w:val="0"/>
                                      <w:divBdr>
                                        <w:top w:val="none" w:sz="0" w:space="0" w:color="auto"/>
                                        <w:left w:val="none" w:sz="0" w:space="0" w:color="auto"/>
                                        <w:bottom w:val="none" w:sz="0" w:space="0" w:color="auto"/>
                                        <w:right w:val="none" w:sz="0" w:space="0" w:color="auto"/>
                                      </w:divBdr>
                                    </w:div>
                                    <w:div w:id="1579712422">
                                      <w:marLeft w:val="0"/>
                                      <w:marRight w:val="0"/>
                                      <w:marTop w:val="0"/>
                                      <w:marBottom w:val="0"/>
                                      <w:divBdr>
                                        <w:top w:val="none" w:sz="0" w:space="0" w:color="auto"/>
                                        <w:left w:val="none" w:sz="0" w:space="0" w:color="auto"/>
                                        <w:bottom w:val="none" w:sz="0" w:space="0" w:color="auto"/>
                                        <w:right w:val="none" w:sz="0" w:space="0" w:color="auto"/>
                                      </w:divBdr>
                                    </w:div>
                                    <w:div w:id="867989660">
                                      <w:marLeft w:val="0"/>
                                      <w:marRight w:val="0"/>
                                      <w:marTop w:val="0"/>
                                      <w:marBottom w:val="0"/>
                                      <w:divBdr>
                                        <w:top w:val="none" w:sz="0" w:space="0" w:color="auto"/>
                                        <w:left w:val="none" w:sz="0" w:space="0" w:color="auto"/>
                                        <w:bottom w:val="none" w:sz="0" w:space="0" w:color="auto"/>
                                        <w:right w:val="none" w:sz="0" w:space="0" w:color="auto"/>
                                      </w:divBdr>
                                    </w:div>
                                    <w:div w:id="629552288">
                                      <w:marLeft w:val="0"/>
                                      <w:marRight w:val="0"/>
                                      <w:marTop w:val="0"/>
                                      <w:marBottom w:val="0"/>
                                      <w:divBdr>
                                        <w:top w:val="none" w:sz="0" w:space="0" w:color="auto"/>
                                        <w:left w:val="none" w:sz="0" w:space="0" w:color="auto"/>
                                        <w:bottom w:val="none" w:sz="0" w:space="0" w:color="auto"/>
                                        <w:right w:val="none" w:sz="0" w:space="0" w:color="auto"/>
                                      </w:divBdr>
                                    </w:div>
                                    <w:div w:id="34893789">
                                      <w:marLeft w:val="0"/>
                                      <w:marRight w:val="0"/>
                                      <w:marTop w:val="0"/>
                                      <w:marBottom w:val="0"/>
                                      <w:divBdr>
                                        <w:top w:val="none" w:sz="0" w:space="0" w:color="auto"/>
                                        <w:left w:val="none" w:sz="0" w:space="0" w:color="auto"/>
                                        <w:bottom w:val="none" w:sz="0" w:space="0" w:color="auto"/>
                                        <w:right w:val="none" w:sz="0" w:space="0" w:color="auto"/>
                                      </w:divBdr>
                                    </w:div>
                                    <w:div w:id="499855546">
                                      <w:marLeft w:val="0"/>
                                      <w:marRight w:val="0"/>
                                      <w:marTop w:val="0"/>
                                      <w:marBottom w:val="0"/>
                                      <w:divBdr>
                                        <w:top w:val="none" w:sz="0" w:space="0" w:color="auto"/>
                                        <w:left w:val="none" w:sz="0" w:space="0" w:color="auto"/>
                                        <w:bottom w:val="none" w:sz="0" w:space="0" w:color="auto"/>
                                        <w:right w:val="none" w:sz="0" w:space="0" w:color="auto"/>
                                      </w:divBdr>
                                    </w:div>
                                    <w:div w:id="1867792002">
                                      <w:marLeft w:val="0"/>
                                      <w:marRight w:val="0"/>
                                      <w:marTop w:val="0"/>
                                      <w:marBottom w:val="0"/>
                                      <w:divBdr>
                                        <w:top w:val="none" w:sz="0" w:space="0" w:color="auto"/>
                                        <w:left w:val="none" w:sz="0" w:space="0" w:color="auto"/>
                                        <w:bottom w:val="none" w:sz="0" w:space="0" w:color="auto"/>
                                        <w:right w:val="none" w:sz="0" w:space="0" w:color="auto"/>
                                      </w:divBdr>
                                    </w:div>
                                    <w:div w:id="510876812">
                                      <w:marLeft w:val="0"/>
                                      <w:marRight w:val="0"/>
                                      <w:marTop w:val="0"/>
                                      <w:marBottom w:val="0"/>
                                      <w:divBdr>
                                        <w:top w:val="none" w:sz="0" w:space="0" w:color="auto"/>
                                        <w:left w:val="none" w:sz="0" w:space="0" w:color="auto"/>
                                        <w:bottom w:val="none" w:sz="0" w:space="0" w:color="auto"/>
                                        <w:right w:val="none" w:sz="0" w:space="0" w:color="auto"/>
                                      </w:divBdr>
                                    </w:div>
                                    <w:div w:id="52896060">
                                      <w:marLeft w:val="0"/>
                                      <w:marRight w:val="0"/>
                                      <w:marTop w:val="0"/>
                                      <w:marBottom w:val="0"/>
                                      <w:divBdr>
                                        <w:top w:val="none" w:sz="0" w:space="0" w:color="auto"/>
                                        <w:left w:val="none" w:sz="0" w:space="0" w:color="auto"/>
                                        <w:bottom w:val="none" w:sz="0" w:space="0" w:color="auto"/>
                                        <w:right w:val="none" w:sz="0" w:space="0" w:color="auto"/>
                                      </w:divBdr>
                                    </w:div>
                                    <w:div w:id="341325066">
                                      <w:marLeft w:val="0"/>
                                      <w:marRight w:val="0"/>
                                      <w:marTop w:val="0"/>
                                      <w:marBottom w:val="0"/>
                                      <w:divBdr>
                                        <w:top w:val="none" w:sz="0" w:space="0" w:color="auto"/>
                                        <w:left w:val="none" w:sz="0" w:space="0" w:color="auto"/>
                                        <w:bottom w:val="none" w:sz="0" w:space="0" w:color="auto"/>
                                        <w:right w:val="none" w:sz="0" w:space="0" w:color="auto"/>
                                      </w:divBdr>
                                    </w:div>
                                    <w:div w:id="1216694494">
                                      <w:marLeft w:val="0"/>
                                      <w:marRight w:val="0"/>
                                      <w:marTop w:val="0"/>
                                      <w:marBottom w:val="0"/>
                                      <w:divBdr>
                                        <w:top w:val="none" w:sz="0" w:space="0" w:color="auto"/>
                                        <w:left w:val="none" w:sz="0" w:space="0" w:color="auto"/>
                                        <w:bottom w:val="none" w:sz="0" w:space="0" w:color="auto"/>
                                        <w:right w:val="none" w:sz="0" w:space="0" w:color="auto"/>
                                      </w:divBdr>
                                    </w:div>
                                    <w:div w:id="234438912">
                                      <w:marLeft w:val="0"/>
                                      <w:marRight w:val="0"/>
                                      <w:marTop w:val="0"/>
                                      <w:marBottom w:val="0"/>
                                      <w:divBdr>
                                        <w:top w:val="none" w:sz="0" w:space="0" w:color="auto"/>
                                        <w:left w:val="none" w:sz="0" w:space="0" w:color="auto"/>
                                        <w:bottom w:val="none" w:sz="0" w:space="0" w:color="auto"/>
                                        <w:right w:val="none" w:sz="0" w:space="0" w:color="auto"/>
                                      </w:divBdr>
                                    </w:div>
                                    <w:div w:id="945191515">
                                      <w:marLeft w:val="0"/>
                                      <w:marRight w:val="0"/>
                                      <w:marTop w:val="0"/>
                                      <w:marBottom w:val="0"/>
                                      <w:divBdr>
                                        <w:top w:val="none" w:sz="0" w:space="0" w:color="auto"/>
                                        <w:left w:val="none" w:sz="0" w:space="0" w:color="auto"/>
                                        <w:bottom w:val="none" w:sz="0" w:space="0" w:color="auto"/>
                                        <w:right w:val="none" w:sz="0" w:space="0" w:color="auto"/>
                                      </w:divBdr>
                                    </w:div>
                                    <w:div w:id="506872439">
                                      <w:marLeft w:val="0"/>
                                      <w:marRight w:val="0"/>
                                      <w:marTop w:val="0"/>
                                      <w:marBottom w:val="0"/>
                                      <w:divBdr>
                                        <w:top w:val="none" w:sz="0" w:space="0" w:color="auto"/>
                                        <w:left w:val="none" w:sz="0" w:space="0" w:color="auto"/>
                                        <w:bottom w:val="none" w:sz="0" w:space="0" w:color="auto"/>
                                        <w:right w:val="none" w:sz="0" w:space="0" w:color="auto"/>
                                      </w:divBdr>
                                    </w:div>
                                    <w:div w:id="1792244856">
                                      <w:marLeft w:val="0"/>
                                      <w:marRight w:val="0"/>
                                      <w:marTop w:val="0"/>
                                      <w:marBottom w:val="0"/>
                                      <w:divBdr>
                                        <w:top w:val="none" w:sz="0" w:space="0" w:color="auto"/>
                                        <w:left w:val="none" w:sz="0" w:space="0" w:color="auto"/>
                                        <w:bottom w:val="none" w:sz="0" w:space="0" w:color="auto"/>
                                        <w:right w:val="none" w:sz="0" w:space="0" w:color="auto"/>
                                      </w:divBdr>
                                    </w:div>
                                    <w:div w:id="1006395304">
                                      <w:marLeft w:val="0"/>
                                      <w:marRight w:val="0"/>
                                      <w:marTop w:val="0"/>
                                      <w:marBottom w:val="0"/>
                                      <w:divBdr>
                                        <w:top w:val="none" w:sz="0" w:space="0" w:color="auto"/>
                                        <w:left w:val="none" w:sz="0" w:space="0" w:color="auto"/>
                                        <w:bottom w:val="none" w:sz="0" w:space="0" w:color="auto"/>
                                        <w:right w:val="none" w:sz="0" w:space="0" w:color="auto"/>
                                      </w:divBdr>
                                    </w:div>
                                    <w:div w:id="1111047157">
                                      <w:marLeft w:val="0"/>
                                      <w:marRight w:val="0"/>
                                      <w:marTop w:val="0"/>
                                      <w:marBottom w:val="0"/>
                                      <w:divBdr>
                                        <w:top w:val="none" w:sz="0" w:space="0" w:color="auto"/>
                                        <w:left w:val="none" w:sz="0" w:space="0" w:color="auto"/>
                                        <w:bottom w:val="none" w:sz="0" w:space="0" w:color="auto"/>
                                        <w:right w:val="none" w:sz="0" w:space="0" w:color="auto"/>
                                      </w:divBdr>
                                    </w:div>
                                    <w:div w:id="786705068">
                                      <w:marLeft w:val="0"/>
                                      <w:marRight w:val="0"/>
                                      <w:marTop w:val="0"/>
                                      <w:marBottom w:val="0"/>
                                      <w:divBdr>
                                        <w:top w:val="none" w:sz="0" w:space="0" w:color="auto"/>
                                        <w:left w:val="none" w:sz="0" w:space="0" w:color="auto"/>
                                        <w:bottom w:val="none" w:sz="0" w:space="0" w:color="auto"/>
                                        <w:right w:val="none" w:sz="0" w:space="0" w:color="auto"/>
                                      </w:divBdr>
                                    </w:div>
                                    <w:div w:id="442267193">
                                      <w:marLeft w:val="0"/>
                                      <w:marRight w:val="0"/>
                                      <w:marTop w:val="0"/>
                                      <w:marBottom w:val="0"/>
                                      <w:divBdr>
                                        <w:top w:val="none" w:sz="0" w:space="0" w:color="auto"/>
                                        <w:left w:val="none" w:sz="0" w:space="0" w:color="auto"/>
                                        <w:bottom w:val="none" w:sz="0" w:space="0" w:color="auto"/>
                                        <w:right w:val="none" w:sz="0" w:space="0" w:color="auto"/>
                                      </w:divBdr>
                                    </w:div>
                                    <w:div w:id="495730197">
                                      <w:marLeft w:val="0"/>
                                      <w:marRight w:val="0"/>
                                      <w:marTop w:val="0"/>
                                      <w:marBottom w:val="0"/>
                                      <w:divBdr>
                                        <w:top w:val="none" w:sz="0" w:space="0" w:color="auto"/>
                                        <w:left w:val="none" w:sz="0" w:space="0" w:color="auto"/>
                                        <w:bottom w:val="none" w:sz="0" w:space="0" w:color="auto"/>
                                        <w:right w:val="none" w:sz="0" w:space="0" w:color="auto"/>
                                      </w:divBdr>
                                    </w:div>
                                    <w:div w:id="1227183136">
                                      <w:marLeft w:val="0"/>
                                      <w:marRight w:val="0"/>
                                      <w:marTop w:val="0"/>
                                      <w:marBottom w:val="0"/>
                                      <w:divBdr>
                                        <w:top w:val="none" w:sz="0" w:space="0" w:color="auto"/>
                                        <w:left w:val="none" w:sz="0" w:space="0" w:color="auto"/>
                                        <w:bottom w:val="none" w:sz="0" w:space="0" w:color="auto"/>
                                        <w:right w:val="none" w:sz="0" w:space="0" w:color="auto"/>
                                      </w:divBdr>
                                    </w:div>
                                    <w:div w:id="1987078467">
                                      <w:marLeft w:val="0"/>
                                      <w:marRight w:val="0"/>
                                      <w:marTop w:val="0"/>
                                      <w:marBottom w:val="0"/>
                                      <w:divBdr>
                                        <w:top w:val="none" w:sz="0" w:space="0" w:color="auto"/>
                                        <w:left w:val="none" w:sz="0" w:space="0" w:color="auto"/>
                                        <w:bottom w:val="none" w:sz="0" w:space="0" w:color="auto"/>
                                        <w:right w:val="none" w:sz="0" w:space="0" w:color="auto"/>
                                      </w:divBdr>
                                    </w:div>
                                    <w:div w:id="1401054923">
                                      <w:marLeft w:val="0"/>
                                      <w:marRight w:val="0"/>
                                      <w:marTop w:val="0"/>
                                      <w:marBottom w:val="0"/>
                                      <w:divBdr>
                                        <w:top w:val="none" w:sz="0" w:space="0" w:color="auto"/>
                                        <w:left w:val="none" w:sz="0" w:space="0" w:color="auto"/>
                                        <w:bottom w:val="none" w:sz="0" w:space="0" w:color="auto"/>
                                        <w:right w:val="none" w:sz="0" w:space="0" w:color="auto"/>
                                      </w:divBdr>
                                    </w:div>
                                    <w:div w:id="523907399">
                                      <w:marLeft w:val="0"/>
                                      <w:marRight w:val="0"/>
                                      <w:marTop w:val="0"/>
                                      <w:marBottom w:val="0"/>
                                      <w:divBdr>
                                        <w:top w:val="none" w:sz="0" w:space="0" w:color="auto"/>
                                        <w:left w:val="none" w:sz="0" w:space="0" w:color="auto"/>
                                        <w:bottom w:val="none" w:sz="0" w:space="0" w:color="auto"/>
                                        <w:right w:val="none" w:sz="0" w:space="0" w:color="auto"/>
                                      </w:divBdr>
                                    </w:div>
                                    <w:div w:id="1971983006">
                                      <w:marLeft w:val="0"/>
                                      <w:marRight w:val="0"/>
                                      <w:marTop w:val="0"/>
                                      <w:marBottom w:val="0"/>
                                      <w:divBdr>
                                        <w:top w:val="none" w:sz="0" w:space="0" w:color="auto"/>
                                        <w:left w:val="none" w:sz="0" w:space="0" w:color="auto"/>
                                        <w:bottom w:val="none" w:sz="0" w:space="0" w:color="auto"/>
                                        <w:right w:val="none" w:sz="0" w:space="0" w:color="auto"/>
                                      </w:divBdr>
                                    </w:div>
                                    <w:div w:id="92460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7185559">
          <w:marLeft w:val="0"/>
          <w:marRight w:val="0"/>
          <w:marTop w:val="0"/>
          <w:marBottom w:val="0"/>
          <w:divBdr>
            <w:top w:val="none" w:sz="0" w:space="0" w:color="auto"/>
            <w:left w:val="none" w:sz="0" w:space="0" w:color="auto"/>
            <w:bottom w:val="none" w:sz="0" w:space="0" w:color="auto"/>
            <w:right w:val="none" w:sz="0" w:space="0" w:color="auto"/>
          </w:divBdr>
        </w:div>
        <w:div w:id="1205022464">
          <w:marLeft w:val="0"/>
          <w:marRight w:val="0"/>
          <w:marTop w:val="0"/>
          <w:marBottom w:val="0"/>
          <w:divBdr>
            <w:top w:val="none" w:sz="0" w:space="0" w:color="auto"/>
            <w:left w:val="none" w:sz="0" w:space="0" w:color="auto"/>
            <w:bottom w:val="none" w:sz="0" w:space="0" w:color="auto"/>
            <w:right w:val="none" w:sz="0" w:space="0" w:color="auto"/>
          </w:divBdr>
        </w:div>
      </w:divsChild>
    </w:div>
    <w:div w:id="633948358">
      <w:bodyDiv w:val="1"/>
      <w:marLeft w:val="0"/>
      <w:marRight w:val="0"/>
      <w:marTop w:val="0"/>
      <w:marBottom w:val="0"/>
      <w:divBdr>
        <w:top w:val="none" w:sz="0" w:space="0" w:color="auto"/>
        <w:left w:val="none" w:sz="0" w:space="0" w:color="auto"/>
        <w:bottom w:val="none" w:sz="0" w:space="0" w:color="auto"/>
        <w:right w:val="none" w:sz="0" w:space="0" w:color="auto"/>
      </w:divBdr>
      <w:divsChild>
        <w:div w:id="945113315">
          <w:marLeft w:val="0"/>
          <w:marRight w:val="0"/>
          <w:marTop w:val="0"/>
          <w:marBottom w:val="0"/>
          <w:divBdr>
            <w:top w:val="none" w:sz="0" w:space="0" w:color="auto"/>
            <w:left w:val="none" w:sz="0" w:space="0" w:color="auto"/>
            <w:bottom w:val="none" w:sz="0" w:space="0" w:color="auto"/>
            <w:right w:val="none" w:sz="0" w:space="0" w:color="auto"/>
          </w:divBdr>
        </w:div>
        <w:div w:id="674572382">
          <w:marLeft w:val="0"/>
          <w:marRight w:val="0"/>
          <w:marTop w:val="0"/>
          <w:marBottom w:val="300"/>
          <w:divBdr>
            <w:top w:val="none" w:sz="0" w:space="0" w:color="auto"/>
            <w:left w:val="none" w:sz="0" w:space="0" w:color="auto"/>
            <w:bottom w:val="none" w:sz="0" w:space="0" w:color="auto"/>
            <w:right w:val="none" w:sz="0" w:space="0" w:color="auto"/>
          </w:divBdr>
          <w:divsChild>
            <w:div w:id="1664621878">
              <w:marLeft w:val="0"/>
              <w:marRight w:val="0"/>
              <w:marTop w:val="0"/>
              <w:marBottom w:val="0"/>
              <w:divBdr>
                <w:top w:val="none" w:sz="0" w:space="0" w:color="auto"/>
                <w:left w:val="none" w:sz="0" w:space="0" w:color="auto"/>
                <w:bottom w:val="none" w:sz="0" w:space="0" w:color="auto"/>
                <w:right w:val="none" w:sz="0" w:space="0" w:color="auto"/>
              </w:divBdr>
              <w:divsChild>
                <w:div w:id="1112748461">
                  <w:marLeft w:val="0"/>
                  <w:marRight w:val="0"/>
                  <w:marTop w:val="0"/>
                  <w:marBottom w:val="0"/>
                  <w:divBdr>
                    <w:top w:val="single" w:sz="6" w:space="0" w:color="DDDDDD"/>
                    <w:left w:val="single" w:sz="6" w:space="4" w:color="DDDDDD"/>
                    <w:bottom w:val="single" w:sz="6" w:space="0" w:color="DDDDDD"/>
                    <w:right w:val="single" w:sz="6" w:space="4" w:color="DDDDDD"/>
                  </w:divBdr>
                  <w:divsChild>
                    <w:div w:id="1481800501">
                      <w:marLeft w:val="0"/>
                      <w:marRight w:val="0"/>
                      <w:marTop w:val="0"/>
                      <w:marBottom w:val="150"/>
                      <w:divBdr>
                        <w:top w:val="none" w:sz="0" w:space="0" w:color="auto"/>
                        <w:left w:val="none" w:sz="0" w:space="0" w:color="auto"/>
                        <w:bottom w:val="none" w:sz="0" w:space="0" w:color="auto"/>
                        <w:right w:val="none" w:sz="0" w:space="0" w:color="auto"/>
                      </w:divBdr>
                      <w:divsChild>
                        <w:div w:id="1947350022">
                          <w:marLeft w:val="0"/>
                          <w:marRight w:val="0"/>
                          <w:marTop w:val="0"/>
                          <w:marBottom w:val="0"/>
                          <w:divBdr>
                            <w:top w:val="none" w:sz="0" w:space="0" w:color="auto"/>
                            <w:left w:val="none" w:sz="0" w:space="0" w:color="auto"/>
                            <w:bottom w:val="none" w:sz="0" w:space="0" w:color="auto"/>
                            <w:right w:val="none" w:sz="0" w:space="0" w:color="auto"/>
                          </w:divBdr>
                          <w:divsChild>
                            <w:div w:id="255093834">
                              <w:marLeft w:val="0"/>
                              <w:marRight w:val="0"/>
                              <w:marTop w:val="0"/>
                              <w:marBottom w:val="0"/>
                              <w:divBdr>
                                <w:top w:val="none" w:sz="0" w:space="0" w:color="auto"/>
                                <w:left w:val="none" w:sz="0" w:space="0" w:color="auto"/>
                                <w:bottom w:val="none" w:sz="0" w:space="0" w:color="auto"/>
                                <w:right w:val="none" w:sz="0" w:space="0" w:color="auto"/>
                              </w:divBdr>
                              <w:divsChild>
                                <w:div w:id="227961754">
                                  <w:marLeft w:val="0"/>
                                  <w:marRight w:val="0"/>
                                  <w:marTop w:val="0"/>
                                  <w:marBottom w:val="0"/>
                                  <w:divBdr>
                                    <w:top w:val="none" w:sz="0" w:space="0" w:color="auto"/>
                                    <w:left w:val="none" w:sz="0" w:space="0" w:color="auto"/>
                                    <w:bottom w:val="none" w:sz="0" w:space="0" w:color="auto"/>
                                    <w:right w:val="none" w:sz="0" w:space="0" w:color="auto"/>
                                  </w:divBdr>
                                  <w:divsChild>
                                    <w:div w:id="19961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79176">
                          <w:marLeft w:val="0"/>
                          <w:marRight w:val="0"/>
                          <w:marTop w:val="0"/>
                          <w:marBottom w:val="0"/>
                          <w:divBdr>
                            <w:top w:val="none" w:sz="0" w:space="0" w:color="auto"/>
                            <w:left w:val="none" w:sz="0" w:space="0" w:color="auto"/>
                            <w:bottom w:val="none" w:sz="0" w:space="0" w:color="auto"/>
                            <w:right w:val="none" w:sz="0" w:space="0" w:color="auto"/>
                          </w:divBdr>
                          <w:divsChild>
                            <w:div w:id="1920406307">
                              <w:marLeft w:val="0"/>
                              <w:marRight w:val="0"/>
                              <w:marTop w:val="0"/>
                              <w:marBottom w:val="0"/>
                              <w:divBdr>
                                <w:top w:val="none" w:sz="0" w:space="0" w:color="auto"/>
                                <w:left w:val="none" w:sz="0" w:space="0" w:color="auto"/>
                                <w:bottom w:val="none" w:sz="0" w:space="0" w:color="auto"/>
                                <w:right w:val="none" w:sz="0" w:space="0" w:color="auto"/>
                              </w:divBdr>
                              <w:divsChild>
                                <w:div w:id="1485733199">
                                  <w:marLeft w:val="0"/>
                                  <w:marRight w:val="0"/>
                                  <w:marTop w:val="0"/>
                                  <w:marBottom w:val="0"/>
                                  <w:divBdr>
                                    <w:top w:val="none" w:sz="0" w:space="0" w:color="auto"/>
                                    <w:left w:val="none" w:sz="0" w:space="0" w:color="auto"/>
                                    <w:bottom w:val="none" w:sz="0" w:space="0" w:color="auto"/>
                                    <w:right w:val="none" w:sz="0" w:space="0" w:color="auto"/>
                                  </w:divBdr>
                                  <w:divsChild>
                                    <w:div w:id="1672760285">
                                      <w:marLeft w:val="0"/>
                                      <w:marRight w:val="0"/>
                                      <w:marTop w:val="0"/>
                                      <w:marBottom w:val="0"/>
                                      <w:divBdr>
                                        <w:top w:val="none" w:sz="0" w:space="0" w:color="auto"/>
                                        <w:left w:val="none" w:sz="0" w:space="0" w:color="auto"/>
                                        <w:bottom w:val="none" w:sz="0" w:space="0" w:color="auto"/>
                                        <w:right w:val="none" w:sz="0" w:space="0" w:color="auto"/>
                                      </w:divBdr>
                                    </w:div>
                                    <w:div w:id="2069453169">
                                      <w:marLeft w:val="0"/>
                                      <w:marRight w:val="0"/>
                                      <w:marTop w:val="0"/>
                                      <w:marBottom w:val="0"/>
                                      <w:divBdr>
                                        <w:top w:val="none" w:sz="0" w:space="0" w:color="auto"/>
                                        <w:left w:val="none" w:sz="0" w:space="0" w:color="auto"/>
                                        <w:bottom w:val="none" w:sz="0" w:space="0" w:color="auto"/>
                                        <w:right w:val="none" w:sz="0" w:space="0" w:color="auto"/>
                                      </w:divBdr>
                                    </w:div>
                                    <w:div w:id="1951617657">
                                      <w:marLeft w:val="0"/>
                                      <w:marRight w:val="0"/>
                                      <w:marTop w:val="0"/>
                                      <w:marBottom w:val="0"/>
                                      <w:divBdr>
                                        <w:top w:val="none" w:sz="0" w:space="0" w:color="auto"/>
                                        <w:left w:val="none" w:sz="0" w:space="0" w:color="auto"/>
                                        <w:bottom w:val="none" w:sz="0" w:space="0" w:color="auto"/>
                                        <w:right w:val="none" w:sz="0" w:space="0" w:color="auto"/>
                                      </w:divBdr>
                                    </w:div>
                                    <w:div w:id="2067758660">
                                      <w:marLeft w:val="0"/>
                                      <w:marRight w:val="0"/>
                                      <w:marTop w:val="0"/>
                                      <w:marBottom w:val="0"/>
                                      <w:divBdr>
                                        <w:top w:val="none" w:sz="0" w:space="0" w:color="auto"/>
                                        <w:left w:val="none" w:sz="0" w:space="0" w:color="auto"/>
                                        <w:bottom w:val="none" w:sz="0" w:space="0" w:color="auto"/>
                                        <w:right w:val="none" w:sz="0" w:space="0" w:color="auto"/>
                                      </w:divBdr>
                                    </w:div>
                                    <w:div w:id="494498878">
                                      <w:marLeft w:val="0"/>
                                      <w:marRight w:val="0"/>
                                      <w:marTop w:val="0"/>
                                      <w:marBottom w:val="0"/>
                                      <w:divBdr>
                                        <w:top w:val="none" w:sz="0" w:space="0" w:color="auto"/>
                                        <w:left w:val="none" w:sz="0" w:space="0" w:color="auto"/>
                                        <w:bottom w:val="none" w:sz="0" w:space="0" w:color="auto"/>
                                        <w:right w:val="none" w:sz="0" w:space="0" w:color="auto"/>
                                      </w:divBdr>
                                    </w:div>
                                    <w:div w:id="190921796">
                                      <w:marLeft w:val="0"/>
                                      <w:marRight w:val="0"/>
                                      <w:marTop w:val="0"/>
                                      <w:marBottom w:val="0"/>
                                      <w:divBdr>
                                        <w:top w:val="none" w:sz="0" w:space="0" w:color="auto"/>
                                        <w:left w:val="none" w:sz="0" w:space="0" w:color="auto"/>
                                        <w:bottom w:val="none" w:sz="0" w:space="0" w:color="auto"/>
                                        <w:right w:val="none" w:sz="0" w:space="0" w:color="auto"/>
                                      </w:divBdr>
                                    </w:div>
                                    <w:div w:id="208229415">
                                      <w:marLeft w:val="0"/>
                                      <w:marRight w:val="0"/>
                                      <w:marTop w:val="0"/>
                                      <w:marBottom w:val="0"/>
                                      <w:divBdr>
                                        <w:top w:val="none" w:sz="0" w:space="0" w:color="auto"/>
                                        <w:left w:val="none" w:sz="0" w:space="0" w:color="auto"/>
                                        <w:bottom w:val="none" w:sz="0" w:space="0" w:color="auto"/>
                                        <w:right w:val="none" w:sz="0" w:space="0" w:color="auto"/>
                                      </w:divBdr>
                                    </w:div>
                                    <w:div w:id="1868520002">
                                      <w:marLeft w:val="0"/>
                                      <w:marRight w:val="0"/>
                                      <w:marTop w:val="0"/>
                                      <w:marBottom w:val="0"/>
                                      <w:divBdr>
                                        <w:top w:val="none" w:sz="0" w:space="0" w:color="auto"/>
                                        <w:left w:val="none" w:sz="0" w:space="0" w:color="auto"/>
                                        <w:bottom w:val="none" w:sz="0" w:space="0" w:color="auto"/>
                                        <w:right w:val="none" w:sz="0" w:space="0" w:color="auto"/>
                                      </w:divBdr>
                                    </w:div>
                                    <w:div w:id="897520766">
                                      <w:marLeft w:val="0"/>
                                      <w:marRight w:val="0"/>
                                      <w:marTop w:val="0"/>
                                      <w:marBottom w:val="0"/>
                                      <w:divBdr>
                                        <w:top w:val="none" w:sz="0" w:space="0" w:color="auto"/>
                                        <w:left w:val="none" w:sz="0" w:space="0" w:color="auto"/>
                                        <w:bottom w:val="none" w:sz="0" w:space="0" w:color="auto"/>
                                        <w:right w:val="none" w:sz="0" w:space="0" w:color="auto"/>
                                      </w:divBdr>
                                    </w:div>
                                    <w:div w:id="862939170">
                                      <w:marLeft w:val="0"/>
                                      <w:marRight w:val="0"/>
                                      <w:marTop w:val="0"/>
                                      <w:marBottom w:val="0"/>
                                      <w:divBdr>
                                        <w:top w:val="none" w:sz="0" w:space="0" w:color="auto"/>
                                        <w:left w:val="none" w:sz="0" w:space="0" w:color="auto"/>
                                        <w:bottom w:val="none" w:sz="0" w:space="0" w:color="auto"/>
                                        <w:right w:val="none" w:sz="0" w:space="0" w:color="auto"/>
                                      </w:divBdr>
                                    </w:div>
                                    <w:div w:id="61876520">
                                      <w:marLeft w:val="0"/>
                                      <w:marRight w:val="0"/>
                                      <w:marTop w:val="0"/>
                                      <w:marBottom w:val="0"/>
                                      <w:divBdr>
                                        <w:top w:val="none" w:sz="0" w:space="0" w:color="auto"/>
                                        <w:left w:val="none" w:sz="0" w:space="0" w:color="auto"/>
                                        <w:bottom w:val="none" w:sz="0" w:space="0" w:color="auto"/>
                                        <w:right w:val="none" w:sz="0" w:space="0" w:color="auto"/>
                                      </w:divBdr>
                                    </w:div>
                                    <w:div w:id="2113626115">
                                      <w:marLeft w:val="0"/>
                                      <w:marRight w:val="0"/>
                                      <w:marTop w:val="0"/>
                                      <w:marBottom w:val="0"/>
                                      <w:divBdr>
                                        <w:top w:val="none" w:sz="0" w:space="0" w:color="auto"/>
                                        <w:left w:val="none" w:sz="0" w:space="0" w:color="auto"/>
                                        <w:bottom w:val="none" w:sz="0" w:space="0" w:color="auto"/>
                                        <w:right w:val="none" w:sz="0" w:space="0" w:color="auto"/>
                                      </w:divBdr>
                                    </w:div>
                                    <w:div w:id="81149289">
                                      <w:marLeft w:val="0"/>
                                      <w:marRight w:val="0"/>
                                      <w:marTop w:val="0"/>
                                      <w:marBottom w:val="0"/>
                                      <w:divBdr>
                                        <w:top w:val="none" w:sz="0" w:space="0" w:color="auto"/>
                                        <w:left w:val="none" w:sz="0" w:space="0" w:color="auto"/>
                                        <w:bottom w:val="none" w:sz="0" w:space="0" w:color="auto"/>
                                        <w:right w:val="none" w:sz="0" w:space="0" w:color="auto"/>
                                      </w:divBdr>
                                    </w:div>
                                    <w:div w:id="30689159">
                                      <w:marLeft w:val="0"/>
                                      <w:marRight w:val="0"/>
                                      <w:marTop w:val="0"/>
                                      <w:marBottom w:val="0"/>
                                      <w:divBdr>
                                        <w:top w:val="none" w:sz="0" w:space="0" w:color="auto"/>
                                        <w:left w:val="none" w:sz="0" w:space="0" w:color="auto"/>
                                        <w:bottom w:val="none" w:sz="0" w:space="0" w:color="auto"/>
                                        <w:right w:val="none" w:sz="0" w:space="0" w:color="auto"/>
                                      </w:divBdr>
                                    </w:div>
                                    <w:div w:id="668563871">
                                      <w:marLeft w:val="0"/>
                                      <w:marRight w:val="0"/>
                                      <w:marTop w:val="0"/>
                                      <w:marBottom w:val="0"/>
                                      <w:divBdr>
                                        <w:top w:val="none" w:sz="0" w:space="0" w:color="auto"/>
                                        <w:left w:val="none" w:sz="0" w:space="0" w:color="auto"/>
                                        <w:bottom w:val="none" w:sz="0" w:space="0" w:color="auto"/>
                                        <w:right w:val="none" w:sz="0" w:space="0" w:color="auto"/>
                                      </w:divBdr>
                                    </w:div>
                                    <w:div w:id="2063212241">
                                      <w:marLeft w:val="0"/>
                                      <w:marRight w:val="0"/>
                                      <w:marTop w:val="0"/>
                                      <w:marBottom w:val="0"/>
                                      <w:divBdr>
                                        <w:top w:val="none" w:sz="0" w:space="0" w:color="auto"/>
                                        <w:left w:val="none" w:sz="0" w:space="0" w:color="auto"/>
                                        <w:bottom w:val="none" w:sz="0" w:space="0" w:color="auto"/>
                                        <w:right w:val="none" w:sz="0" w:space="0" w:color="auto"/>
                                      </w:divBdr>
                                    </w:div>
                                    <w:div w:id="1349403183">
                                      <w:marLeft w:val="0"/>
                                      <w:marRight w:val="0"/>
                                      <w:marTop w:val="0"/>
                                      <w:marBottom w:val="0"/>
                                      <w:divBdr>
                                        <w:top w:val="none" w:sz="0" w:space="0" w:color="auto"/>
                                        <w:left w:val="none" w:sz="0" w:space="0" w:color="auto"/>
                                        <w:bottom w:val="none" w:sz="0" w:space="0" w:color="auto"/>
                                        <w:right w:val="none" w:sz="0" w:space="0" w:color="auto"/>
                                      </w:divBdr>
                                    </w:div>
                                    <w:div w:id="853809881">
                                      <w:marLeft w:val="0"/>
                                      <w:marRight w:val="0"/>
                                      <w:marTop w:val="0"/>
                                      <w:marBottom w:val="0"/>
                                      <w:divBdr>
                                        <w:top w:val="none" w:sz="0" w:space="0" w:color="auto"/>
                                        <w:left w:val="none" w:sz="0" w:space="0" w:color="auto"/>
                                        <w:bottom w:val="none" w:sz="0" w:space="0" w:color="auto"/>
                                        <w:right w:val="none" w:sz="0" w:space="0" w:color="auto"/>
                                      </w:divBdr>
                                    </w:div>
                                    <w:div w:id="2124497163">
                                      <w:marLeft w:val="0"/>
                                      <w:marRight w:val="0"/>
                                      <w:marTop w:val="0"/>
                                      <w:marBottom w:val="0"/>
                                      <w:divBdr>
                                        <w:top w:val="none" w:sz="0" w:space="0" w:color="auto"/>
                                        <w:left w:val="none" w:sz="0" w:space="0" w:color="auto"/>
                                        <w:bottom w:val="none" w:sz="0" w:space="0" w:color="auto"/>
                                        <w:right w:val="none" w:sz="0" w:space="0" w:color="auto"/>
                                      </w:divBdr>
                                    </w:div>
                                    <w:div w:id="1858808812">
                                      <w:marLeft w:val="0"/>
                                      <w:marRight w:val="0"/>
                                      <w:marTop w:val="0"/>
                                      <w:marBottom w:val="0"/>
                                      <w:divBdr>
                                        <w:top w:val="none" w:sz="0" w:space="0" w:color="auto"/>
                                        <w:left w:val="none" w:sz="0" w:space="0" w:color="auto"/>
                                        <w:bottom w:val="none" w:sz="0" w:space="0" w:color="auto"/>
                                        <w:right w:val="none" w:sz="0" w:space="0" w:color="auto"/>
                                      </w:divBdr>
                                    </w:div>
                                    <w:div w:id="496071833">
                                      <w:marLeft w:val="0"/>
                                      <w:marRight w:val="0"/>
                                      <w:marTop w:val="0"/>
                                      <w:marBottom w:val="0"/>
                                      <w:divBdr>
                                        <w:top w:val="none" w:sz="0" w:space="0" w:color="auto"/>
                                        <w:left w:val="none" w:sz="0" w:space="0" w:color="auto"/>
                                        <w:bottom w:val="none" w:sz="0" w:space="0" w:color="auto"/>
                                        <w:right w:val="none" w:sz="0" w:space="0" w:color="auto"/>
                                      </w:divBdr>
                                    </w:div>
                                    <w:div w:id="1331644175">
                                      <w:marLeft w:val="0"/>
                                      <w:marRight w:val="0"/>
                                      <w:marTop w:val="0"/>
                                      <w:marBottom w:val="0"/>
                                      <w:divBdr>
                                        <w:top w:val="none" w:sz="0" w:space="0" w:color="auto"/>
                                        <w:left w:val="none" w:sz="0" w:space="0" w:color="auto"/>
                                        <w:bottom w:val="none" w:sz="0" w:space="0" w:color="auto"/>
                                        <w:right w:val="none" w:sz="0" w:space="0" w:color="auto"/>
                                      </w:divBdr>
                                    </w:div>
                                    <w:div w:id="703139373">
                                      <w:marLeft w:val="0"/>
                                      <w:marRight w:val="0"/>
                                      <w:marTop w:val="0"/>
                                      <w:marBottom w:val="0"/>
                                      <w:divBdr>
                                        <w:top w:val="none" w:sz="0" w:space="0" w:color="auto"/>
                                        <w:left w:val="none" w:sz="0" w:space="0" w:color="auto"/>
                                        <w:bottom w:val="none" w:sz="0" w:space="0" w:color="auto"/>
                                        <w:right w:val="none" w:sz="0" w:space="0" w:color="auto"/>
                                      </w:divBdr>
                                    </w:div>
                                    <w:div w:id="1864318926">
                                      <w:marLeft w:val="0"/>
                                      <w:marRight w:val="0"/>
                                      <w:marTop w:val="0"/>
                                      <w:marBottom w:val="0"/>
                                      <w:divBdr>
                                        <w:top w:val="none" w:sz="0" w:space="0" w:color="auto"/>
                                        <w:left w:val="none" w:sz="0" w:space="0" w:color="auto"/>
                                        <w:bottom w:val="none" w:sz="0" w:space="0" w:color="auto"/>
                                        <w:right w:val="none" w:sz="0" w:space="0" w:color="auto"/>
                                      </w:divBdr>
                                    </w:div>
                                    <w:div w:id="1257054506">
                                      <w:marLeft w:val="0"/>
                                      <w:marRight w:val="0"/>
                                      <w:marTop w:val="0"/>
                                      <w:marBottom w:val="0"/>
                                      <w:divBdr>
                                        <w:top w:val="none" w:sz="0" w:space="0" w:color="auto"/>
                                        <w:left w:val="none" w:sz="0" w:space="0" w:color="auto"/>
                                        <w:bottom w:val="none" w:sz="0" w:space="0" w:color="auto"/>
                                        <w:right w:val="none" w:sz="0" w:space="0" w:color="auto"/>
                                      </w:divBdr>
                                    </w:div>
                                    <w:div w:id="1214927671">
                                      <w:marLeft w:val="0"/>
                                      <w:marRight w:val="0"/>
                                      <w:marTop w:val="0"/>
                                      <w:marBottom w:val="0"/>
                                      <w:divBdr>
                                        <w:top w:val="none" w:sz="0" w:space="0" w:color="auto"/>
                                        <w:left w:val="none" w:sz="0" w:space="0" w:color="auto"/>
                                        <w:bottom w:val="none" w:sz="0" w:space="0" w:color="auto"/>
                                        <w:right w:val="none" w:sz="0" w:space="0" w:color="auto"/>
                                      </w:divBdr>
                                    </w:div>
                                    <w:div w:id="2010526097">
                                      <w:marLeft w:val="0"/>
                                      <w:marRight w:val="0"/>
                                      <w:marTop w:val="0"/>
                                      <w:marBottom w:val="0"/>
                                      <w:divBdr>
                                        <w:top w:val="none" w:sz="0" w:space="0" w:color="auto"/>
                                        <w:left w:val="none" w:sz="0" w:space="0" w:color="auto"/>
                                        <w:bottom w:val="none" w:sz="0" w:space="0" w:color="auto"/>
                                        <w:right w:val="none" w:sz="0" w:space="0" w:color="auto"/>
                                      </w:divBdr>
                                    </w:div>
                                    <w:div w:id="538783421">
                                      <w:marLeft w:val="0"/>
                                      <w:marRight w:val="0"/>
                                      <w:marTop w:val="0"/>
                                      <w:marBottom w:val="0"/>
                                      <w:divBdr>
                                        <w:top w:val="none" w:sz="0" w:space="0" w:color="auto"/>
                                        <w:left w:val="none" w:sz="0" w:space="0" w:color="auto"/>
                                        <w:bottom w:val="none" w:sz="0" w:space="0" w:color="auto"/>
                                        <w:right w:val="none" w:sz="0" w:space="0" w:color="auto"/>
                                      </w:divBdr>
                                    </w:div>
                                    <w:div w:id="812866259">
                                      <w:marLeft w:val="0"/>
                                      <w:marRight w:val="0"/>
                                      <w:marTop w:val="0"/>
                                      <w:marBottom w:val="0"/>
                                      <w:divBdr>
                                        <w:top w:val="none" w:sz="0" w:space="0" w:color="auto"/>
                                        <w:left w:val="none" w:sz="0" w:space="0" w:color="auto"/>
                                        <w:bottom w:val="none" w:sz="0" w:space="0" w:color="auto"/>
                                        <w:right w:val="none" w:sz="0" w:space="0" w:color="auto"/>
                                      </w:divBdr>
                                    </w:div>
                                    <w:div w:id="1962955687">
                                      <w:marLeft w:val="0"/>
                                      <w:marRight w:val="0"/>
                                      <w:marTop w:val="0"/>
                                      <w:marBottom w:val="0"/>
                                      <w:divBdr>
                                        <w:top w:val="none" w:sz="0" w:space="0" w:color="auto"/>
                                        <w:left w:val="none" w:sz="0" w:space="0" w:color="auto"/>
                                        <w:bottom w:val="none" w:sz="0" w:space="0" w:color="auto"/>
                                        <w:right w:val="none" w:sz="0" w:space="0" w:color="auto"/>
                                      </w:divBdr>
                                    </w:div>
                                    <w:div w:id="1215120909">
                                      <w:marLeft w:val="0"/>
                                      <w:marRight w:val="0"/>
                                      <w:marTop w:val="0"/>
                                      <w:marBottom w:val="0"/>
                                      <w:divBdr>
                                        <w:top w:val="none" w:sz="0" w:space="0" w:color="auto"/>
                                        <w:left w:val="none" w:sz="0" w:space="0" w:color="auto"/>
                                        <w:bottom w:val="none" w:sz="0" w:space="0" w:color="auto"/>
                                        <w:right w:val="none" w:sz="0" w:space="0" w:color="auto"/>
                                      </w:divBdr>
                                    </w:div>
                                    <w:div w:id="263613204">
                                      <w:marLeft w:val="0"/>
                                      <w:marRight w:val="0"/>
                                      <w:marTop w:val="0"/>
                                      <w:marBottom w:val="0"/>
                                      <w:divBdr>
                                        <w:top w:val="none" w:sz="0" w:space="0" w:color="auto"/>
                                        <w:left w:val="none" w:sz="0" w:space="0" w:color="auto"/>
                                        <w:bottom w:val="none" w:sz="0" w:space="0" w:color="auto"/>
                                        <w:right w:val="none" w:sz="0" w:space="0" w:color="auto"/>
                                      </w:divBdr>
                                    </w:div>
                                    <w:div w:id="114376240">
                                      <w:marLeft w:val="0"/>
                                      <w:marRight w:val="0"/>
                                      <w:marTop w:val="0"/>
                                      <w:marBottom w:val="0"/>
                                      <w:divBdr>
                                        <w:top w:val="none" w:sz="0" w:space="0" w:color="auto"/>
                                        <w:left w:val="none" w:sz="0" w:space="0" w:color="auto"/>
                                        <w:bottom w:val="none" w:sz="0" w:space="0" w:color="auto"/>
                                        <w:right w:val="none" w:sz="0" w:space="0" w:color="auto"/>
                                      </w:divBdr>
                                    </w:div>
                                    <w:div w:id="1376927316">
                                      <w:marLeft w:val="0"/>
                                      <w:marRight w:val="0"/>
                                      <w:marTop w:val="0"/>
                                      <w:marBottom w:val="0"/>
                                      <w:divBdr>
                                        <w:top w:val="none" w:sz="0" w:space="0" w:color="auto"/>
                                        <w:left w:val="none" w:sz="0" w:space="0" w:color="auto"/>
                                        <w:bottom w:val="none" w:sz="0" w:space="0" w:color="auto"/>
                                        <w:right w:val="none" w:sz="0" w:space="0" w:color="auto"/>
                                      </w:divBdr>
                                    </w:div>
                                    <w:div w:id="724063339">
                                      <w:marLeft w:val="0"/>
                                      <w:marRight w:val="0"/>
                                      <w:marTop w:val="0"/>
                                      <w:marBottom w:val="0"/>
                                      <w:divBdr>
                                        <w:top w:val="none" w:sz="0" w:space="0" w:color="auto"/>
                                        <w:left w:val="none" w:sz="0" w:space="0" w:color="auto"/>
                                        <w:bottom w:val="none" w:sz="0" w:space="0" w:color="auto"/>
                                        <w:right w:val="none" w:sz="0" w:space="0" w:color="auto"/>
                                      </w:divBdr>
                                    </w:div>
                                    <w:div w:id="491259674">
                                      <w:marLeft w:val="0"/>
                                      <w:marRight w:val="0"/>
                                      <w:marTop w:val="0"/>
                                      <w:marBottom w:val="0"/>
                                      <w:divBdr>
                                        <w:top w:val="none" w:sz="0" w:space="0" w:color="auto"/>
                                        <w:left w:val="none" w:sz="0" w:space="0" w:color="auto"/>
                                        <w:bottom w:val="none" w:sz="0" w:space="0" w:color="auto"/>
                                        <w:right w:val="none" w:sz="0" w:space="0" w:color="auto"/>
                                      </w:divBdr>
                                    </w:div>
                                    <w:div w:id="18548287">
                                      <w:marLeft w:val="0"/>
                                      <w:marRight w:val="0"/>
                                      <w:marTop w:val="0"/>
                                      <w:marBottom w:val="0"/>
                                      <w:divBdr>
                                        <w:top w:val="none" w:sz="0" w:space="0" w:color="auto"/>
                                        <w:left w:val="none" w:sz="0" w:space="0" w:color="auto"/>
                                        <w:bottom w:val="none" w:sz="0" w:space="0" w:color="auto"/>
                                        <w:right w:val="none" w:sz="0" w:space="0" w:color="auto"/>
                                      </w:divBdr>
                                    </w:div>
                                    <w:div w:id="990056348">
                                      <w:marLeft w:val="0"/>
                                      <w:marRight w:val="0"/>
                                      <w:marTop w:val="0"/>
                                      <w:marBottom w:val="0"/>
                                      <w:divBdr>
                                        <w:top w:val="none" w:sz="0" w:space="0" w:color="auto"/>
                                        <w:left w:val="none" w:sz="0" w:space="0" w:color="auto"/>
                                        <w:bottom w:val="none" w:sz="0" w:space="0" w:color="auto"/>
                                        <w:right w:val="none" w:sz="0" w:space="0" w:color="auto"/>
                                      </w:divBdr>
                                    </w:div>
                                    <w:div w:id="1409184712">
                                      <w:marLeft w:val="0"/>
                                      <w:marRight w:val="0"/>
                                      <w:marTop w:val="0"/>
                                      <w:marBottom w:val="0"/>
                                      <w:divBdr>
                                        <w:top w:val="none" w:sz="0" w:space="0" w:color="auto"/>
                                        <w:left w:val="none" w:sz="0" w:space="0" w:color="auto"/>
                                        <w:bottom w:val="none" w:sz="0" w:space="0" w:color="auto"/>
                                        <w:right w:val="none" w:sz="0" w:space="0" w:color="auto"/>
                                      </w:divBdr>
                                    </w:div>
                                    <w:div w:id="1823305775">
                                      <w:marLeft w:val="0"/>
                                      <w:marRight w:val="0"/>
                                      <w:marTop w:val="0"/>
                                      <w:marBottom w:val="0"/>
                                      <w:divBdr>
                                        <w:top w:val="none" w:sz="0" w:space="0" w:color="auto"/>
                                        <w:left w:val="none" w:sz="0" w:space="0" w:color="auto"/>
                                        <w:bottom w:val="none" w:sz="0" w:space="0" w:color="auto"/>
                                        <w:right w:val="none" w:sz="0" w:space="0" w:color="auto"/>
                                      </w:divBdr>
                                    </w:div>
                                    <w:div w:id="1552377639">
                                      <w:marLeft w:val="0"/>
                                      <w:marRight w:val="0"/>
                                      <w:marTop w:val="0"/>
                                      <w:marBottom w:val="0"/>
                                      <w:divBdr>
                                        <w:top w:val="none" w:sz="0" w:space="0" w:color="auto"/>
                                        <w:left w:val="none" w:sz="0" w:space="0" w:color="auto"/>
                                        <w:bottom w:val="none" w:sz="0" w:space="0" w:color="auto"/>
                                        <w:right w:val="none" w:sz="0" w:space="0" w:color="auto"/>
                                      </w:divBdr>
                                    </w:div>
                                    <w:div w:id="2088794944">
                                      <w:marLeft w:val="0"/>
                                      <w:marRight w:val="0"/>
                                      <w:marTop w:val="0"/>
                                      <w:marBottom w:val="0"/>
                                      <w:divBdr>
                                        <w:top w:val="none" w:sz="0" w:space="0" w:color="auto"/>
                                        <w:left w:val="none" w:sz="0" w:space="0" w:color="auto"/>
                                        <w:bottom w:val="none" w:sz="0" w:space="0" w:color="auto"/>
                                        <w:right w:val="none" w:sz="0" w:space="0" w:color="auto"/>
                                      </w:divBdr>
                                    </w:div>
                                    <w:div w:id="48695025">
                                      <w:marLeft w:val="0"/>
                                      <w:marRight w:val="0"/>
                                      <w:marTop w:val="0"/>
                                      <w:marBottom w:val="0"/>
                                      <w:divBdr>
                                        <w:top w:val="none" w:sz="0" w:space="0" w:color="auto"/>
                                        <w:left w:val="none" w:sz="0" w:space="0" w:color="auto"/>
                                        <w:bottom w:val="none" w:sz="0" w:space="0" w:color="auto"/>
                                        <w:right w:val="none" w:sz="0" w:space="0" w:color="auto"/>
                                      </w:divBdr>
                                    </w:div>
                                    <w:div w:id="1208372893">
                                      <w:marLeft w:val="0"/>
                                      <w:marRight w:val="0"/>
                                      <w:marTop w:val="0"/>
                                      <w:marBottom w:val="0"/>
                                      <w:divBdr>
                                        <w:top w:val="none" w:sz="0" w:space="0" w:color="auto"/>
                                        <w:left w:val="none" w:sz="0" w:space="0" w:color="auto"/>
                                        <w:bottom w:val="none" w:sz="0" w:space="0" w:color="auto"/>
                                        <w:right w:val="none" w:sz="0" w:space="0" w:color="auto"/>
                                      </w:divBdr>
                                    </w:div>
                                    <w:div w:id="1845510959">
                                      <w:marLeft w:val="0"/>
                                      <w:marRight w:val="0"/>
                                      <w:marTop w:val="0"/>
                                      <w:marBottom w:val="0"/>
                                      <w:divBdr>
                                        <w:top w:val="none" w:sz="0" w:space="0" w:color="auto"/>
                                        <w:left w:val="none" w:sz="0" w:space="0" w:color="auto"/>
                                        <w:bottom w:val="none" w:sz="0" w:space="0" w:color="auto"/>
                                        <w:right w:val="none" w:sz="0" w:space="0" w:color="auto"/>
                                      </w:divBdr>
                                    </w:div>
                                    <w:div w:id="2020228329">
                                      <w:marLeft w:val="0"/>
                                      <w:marRight w:val="0"/>
                                      <w:marTop w:val="0"/>
                                      <w:marBottom w:val="0"/>
                                      <w:divBdr>
                                        <w:top w:val="none" w:sz="0" w:space="0" w:color="auto"/>
                                        <w:left w:val="none" w:sz="0" w:space="0" w:color="auto"/>
                                        <w:bottom w:val="none" w:sz="0" w:space="0" w:color="auto"/>
                                        <w:right w:val="none" w:sz="0" w:space="0" w:color="auto"/>
                                      </w:divBdr>
                                    </w:div>
                                    <w:div w:id="1462456452">
                                      <w:marLeft w:val="0"/>
                                      <w:marRight w:val="0"/>
                                      <w:marTop w:val="0"/>
                                      <w:marBottom w:val="0"/>
                                      <w:divBdr>
                                        <w:top w:val="none" w:sz="0" w:space="0" w:color="auto"/>
                                        <w:left w:val="none" w:sz="0" w:space="0" w:color="auto"/>
                                        <w:bottom w:val="none" w:sz="0" w:space="0" w:color="auto"/>
                                        <w:right w:val="none" w:sz="0" w:space="0" w:color="auto"/>
                                      </w:divBdr>
                                    </w:div>
                                    <w:div w:id="2029674996">
                                      <w:marLeft w:val="0"/>
                                      <w:marRight w:val="0"/>
                                      <w:marTop w:val="0"/>
                                      <w:marBottom w:val="0"/>
                                      <w:divBdr>
                                        <w:top w:val="none" w:sz="0" w:space="0" w:color="auto"/>
                                        <w:left w:val="none" w:sz="0" w:space="0" w:color="auto"/>
                                        <w:bottom w:val="none" w:sz="0" w:space="0" w:color="auto"/>
                                        <w:right w:val="none" w:sz="0" w:space="0" w:color="auto"/>
                                      </w:divBdr>
                                    </w:div>
                                    <w:div w:id="1944805651">
                                      <w:marLeft w:val="0"/>
                                      <w:marRight w:val="0"/>
                                      <w:marTop w:val="0"/>
                                      <w:marBottom w:val="0"/>
                                      <w:divBdr>
                                        <w:top w:val="none" w:sz="0" w:space="0" w:color="auto"/>
                                        <w:left w:val="none" w:sz="0" w:space="0" w:color="auto"/>
                                        <w:bottom w:val="none" w:sz="0" w:space="0" w:color="auto"/>
                                        <w:right w:val="none" w:sz="0" w:space="0" w:color="auto"/>
                                      </w:divBdr>
                                    </w:div>
                                    <w:div w:id="743181933">
                                      <w:marLeft w:val="0"/>
                                      <w:marRight w:val="0"/>
                                      <w:marTop w:val="0"/>
                                      <w:marBottom w:val="0"/>
                                      <w:divBdr>
                                        <w:top w:val="none" w:sz="0" w:space="0" w:color="auto"/>
                                        <w:left w:val="none" w:sz="0" w:space="0" w:color="auto"/>
                                        <w:bottom w:val="none" w:sz="0" w:space="0" w:color="auto"/>
                                        <w:right w:val="none" w:sz="0" w:space="0" w:color="auto"/>
                                      </w:divBdr>
                                    </w:div>
                                    <w:div w:id="21444207">
                                      <w:marLeft w:val="0"/>
                                      <w:marRight w:val="0"/>
                                      <w:marTop w:val="0"/>
                                      <w:marBottom w:val="0"/>
                                      <w:divBdr>
                                        <w:top w:val="none" w:sz="0" w:space="0" w:color="auto"/>
                                        <w:left w:val="none" w:sz="0" w:space="0" w:color="auto"/>
                                        <w:bottom w:val="none" w:sz="0" w:space="0" w:color="auto"/>
                                        <w:right w:val="none" w:sz="0" w:space="0" w:color="auto"/>
                                      </w:divBdr>
                                    </w:div>
                                    <w:div w:id="1635989366">
                                      <w:marLeft w:val="0"/>
                                      <w:marRight w:val="0"/>
                                      <w:marTop w:val="0"/>
                                      <w:marBottom w:val="0"/>
                                      <w:divBdr>
                                        <w:top w:val="none" w:sz="0" w:space="0" w:color="auto"/>
                                        <w:left w:val="none" w:sz="0" w:space="0" w:color="auto"/>
                                        <w:bottom w:val="none" w:sz="0" w:space="0" w:color="auto"/>
                                        <w:right w:val="none" w:sz="0" w:space="0" w:color="auto"/>
                                      </w:divBdr>
                                    </w:div>
                                    <w:div w:id="890917792">
                                      <w:marLeft w:val="0"/>
                                      <w:marRight w:val="0"/>
                                      <w:marTop w:val="0"/>
                                      <w:marBottom w:val="0"/>
                                      <w:divBdr>
                                        <w:top w:val="none" w:sz="0" w:space="0" w:color="auto"/>
                                        <w:left w:val="none" w:sz="0" w:space="0" w:color="auto"/>
                                        <w:bottom w:val="none" w:sz="0" w:space="0" w:color="auto"/>
                                        <w:right w:val="none" w:sz="0" w:space="0" w:color="auto"/>
                                      </w:divBdr>
                                    </w:div>
                                    <w:div w:id="834035125">
                                      <w:marLeft w:val="0"/>
                                      <w:marRight w:val="0"/>
                                      <w:marTop w:val="0"/>
                                      <w:marBottom w:val="0"/>
                                      <w:divBdr>
                                        <w:top w:val="none" w:sz="0" w:space="0" w:color="auto"/>
                                        <w:left w:val="none" w:sz="0" w:space="0" w:color="auto"/>
                                        <w:bottom w:val="none" w:sz="0" w:space="0" w:color="auto"/>
                                        <w:right w:val="none" w:sz="0" w:space="0" w:color="auto"/>
                                      </w:divBdr>
                                    </w:div>
                                    <w:div w:id="411660435">
                                      <w:marLeft w:val="0"/>
                                      <w:marRight w:val="0"/>
                                      <w:marTop w:val="0"/>
                                      <w:marBottom w:val="0"/>
                                      <w:divBdr>
                                        <w:top w:val="none" w:sz="0" w:space="0" w:color="auto"/>
                                        <w:left w:val="none" w:sz="0" w:space="0" w:color="auto"/>
                                        <w:bottom w:val="none" w:sz="0" w:space="0" w:color="auto"/>
                                        <w:right w:val="none" w:sz="0" w:space="0" w:color="auto"/>
                                      </w:divBdr>
                                    </w:div>
                                    <w:div w:id="1802844422">
                                      <w:marLeft w:val="0"/>
                                      <w:marRight w:val="0"/>
                                      <w:marTop w:val="0"/>
                                      <w:marBottom w:val="0"/>
                                      <w:divBdr>
                                        <w:top w:val="none" w:sz="0" w:space="0" w:color="auto"/>
                                        <w:left w:val="none" w:sz="0" w:space="0" w:color="auto"/>
                                        <w:bottom w:val="none" w:sz="0" w:space="0" w:color="auto"/>
                                        <w:right w:val="none" w:sz="0" w:space="0" w:color="auto"/>
                                      </w:divBdr>
                                    </w:div>
                                    <w:div w:id="711150258">
                                      <w:marLeft w:val="0"/>
                                      <w:marRight w:val="0"/>
                                      <w:marTop w:val="0"/>
                                      <w:marBottom w:val="0"/>
                                      <w:divBdr>
                                        <w:top w:val="none" w:sz="0" w:space="0" w:color="auto"/>
                                        <w:left w:val="none" w:sz="0" w:space="0" w:color="auto"/>
                                        <w:bottom w:val="none" w:sz="0" w:space="0" w:color="auto"/>
                                        <w:right w:val="none" w:sz="0" w:space="0" w:color="auto"/>
                                      </w:divBdr>
                                    </w:div>
                                    <w:div w:id="709720410">
                                      <w:marLeft w:val="0"/>
                                      <w:marRight w:val="0"/>
                                      <w:marTop w:val="0"/>
                                      <w:marBottom w:val="0"/>
                                      <w:divBdr>
                                        <w:top w:val="none" w:sz="0" w:space="0" w:color="auto"/>
                                        <w:left w:val="none" w:sz="0" w:space="0" w:color="auto"/>
                                        <w:bottom w:val="none" w:sz="0" w:space="0" w:color="auto"/>
                                        <w:right w:val="none" w:sz="0" w:space="0" w:color="auto"/>
                                      </w:divBdr>
                                    </w:div>
                                    <w:div w:id="785857619">
                                      <w:marLeft w:val="0"/>
                                      <w:marRight w:val="0"/>
                                      <w:marTop w:val="0"/>
                                      <w:marBottom w:val="0"/>
                                      <w:divBdr>
                                        <w:top w:val="none" w:sz="0" w:space="0" w:color="auto"/>
                                        <w:left w:val="none" w:sz="0" w:space="0" w:color="auto"/>
                                        <w:bottom w:val="none" w:sz="0" w:space="0" w:color="auto"/>
                                        <w:right w:val="none" w:sz="0" w:space="0" w:color="auto"/>
                                      </w:divBdr>
                                    </w:div>
                                    <w:div w:id="1188831003">
                                      <w:marLeft w:val="0"/>
                                      <w:marRight w:val="0"/>
                                      <w:marTop w:val="0"/>
                                      <w:marBottom w:val="0"/>
                                      <w:divBdr>
                                        <w:top w:val="none" w:sz="0" w:space="0" w:color="auto"/>
                                        <w:left w:val="none" w:sz="0" w:space="0" w:color="auto"/>
                                        <w:bottom w:val="none" w:sz="0" w:space="0" w:color="auto"/>
                                        <w:right w:val="none" w:sz="0" w:space="0" w:color="auto"/>
                                      </w:divBdr>
                                    </w:div>
                                    <w:div w:id="1580745834">
                                      <w:marLeft w:val="0"/>
                                      <w:marRight w:val="0"/>
                                      <w:marTop w:val="0"/>
                                      <w:marBottom w:val="0"/>
                                      <w:divBdr>
                                        <w:top w:val="none" w:sz="0" w:space="0" w:color="auto"/>
                                        <w:left w:val="none" w:sz="0" w:space="0" w:color="auto"/>
                                        <w:bottom w:val="none" w:sz="0" w:space="0" w:color="auto"/>
                                        <w:right w:val="none" w:sz="0" w:space="0" w:color="auto"/>
                                      </w:divBdr>
                                    </w:div>
                                    <w:div w:id="1029836438">
                                      <w:marLeft w:val="0"/>
                                      <w:marRight w:val="0"/>
                                      <w:marTop w:val="0"/>
                                      <w:marBottom w:val="0"/>
                                      <w:divBdr>
                                        <w:top w:val="none" w:sz="0" w:space="0" w:color="auto"/>
                                        <w:left w:val="none" w:sz="0" w:space="0" w:color="auto"/>
                                        <w:bottom w:val="none" w:sz="0" w:space="0" w:color="auto"/>
                                        <w:right w:val="none" w:sz="0" w:space="0" w:color="auto"/>
                                      </w:divBdr>
                                    </w:div>
                                    <w:div w:id="208153241">
                                      <w:marLeft w:val="0"/>
                                      <w:marRight w:val="0"/>
                                      <w:marTop w:val="0"/>
                                      <w:marBottom w:val="0"/>
                                      <w:divBdr>
                                        <w:top w:val="none" w:sz="0" w:space="0" w:color="auto"/>
                                        <w:left w:val="none" w:sz="0" w:space="0" w:color="auto"/>
                                        <w:bottom w:val="none" w:sz="0" w:space="0" w:color="auto"/>
                                        <w:right w:val="none" w:sz="0" w:space="0" w:color="auto"/>
                                      </w:divBdr>
                                    </w:div>
                                    <w:div w:id="1449857486">
                                      <w:marLeft w:val="0"/>
                                      <w:marRight w:val="0"/>
                                      <w:marTop w:val="0"/>
                                      <w:marBottom w:val="0"/>
                                      <w:divBdr>
                                        <w:top w:val="none" w:sz="0" w:space="0" w:color="auto"/>
                                        <w:left w:val="none" w:sz="0" w:space="0" w:color="auto"/>
                                        <w:bottom w:val="none" w:sz="0" w:space="0" w:color="auto"/>
                                        <w:right w:val="none" w:sz="0" w:space="0" w:color="auto"/>
                                      </w:divBdr>
                                    </w:div>
                                    <w:div w:id="656105313">
                                      <w:marLeft w:val="0"/>
                                      <w:marRight w:val="0"/>
                                      <w:marTop w:val="0"/>
                                      <w:marBottom w:val="0"/>
                                      <w:divBdr>
                                        <w:top w:val="none" w:sz="0" w:space="0" w:color="auto"/>
                                        <w:left w:val="none" w:sz="0" w:space="0" w:color="auto"/>
                                        <w:bottom w:val="none" w:sz="0" w:space="0" w:color="auto"/>
                                        <w:right w:val="none" w:sz="0" w:space="0" w:color="auto"/>
                                      </w:divBdr>
                                    </w:div>
                                    <w:div w:id="642348515">
                                      <w:marLeft w:val="0"/>
                                      <w:marRight w:val="0"/>
                                      <w:marTop w:val="0"/>
                                      <w:marBottom w:val="0"/>
                                      <w:divBdr>
                                        <w:top w:val="none" w:sz="0" w:space="0" w:color="auto"/>
                                        <w:left w:val="none" w:sz="0" w:space="0" w:color="auto"/>
                                        <w:bottom w:val="none" w:sz="0" w:space="0" w:color="auto"/>
                                        <w:right w:val="none" w:sz="0" w:space="0" w:color="auto"/>
                                      </w:divBdr>
                                    </w:div>
                                    <w:div w:id="735128866">
                                      <w:marLeft w:val="0"/>
                                      <w:marRight w:val="0"/>
                                      <w:marTop w:val="0"/>
                                      <w:marBottom w:val="0"/>
                                      <w:divBdr>
                                        <w:top w:val="none" w:sz="0" w:space="0" w:color="auto"/>
                                        <w:left w:val="none" w:sz="0" w:space="0" w:color="auto"/>
                                        <w:bottom w:val="none" w:sz="0" w:space="0" w:color="auto"/>
                                        <w:right w:val="none" w:sz="0" w:space="0" w:color="auto"/>
                                      </w:divBdr>
                                    </w:div>
                                    <w:div w:id="170533823">
                                      <w:marLeft w:val="0"/>
                                      <w:marRight w:val="0"/>
                                      <w:marTop w:val="0"/>
                                      <w:marBottom w:val="0"/>
                                      <w:divBdr>
                                        <w:top w:val="none" w:sz="0" w:space="0" w:color="auto"/>
                                        <w:left w:val="none" w:sz="0" w:space="0" w:color="auto"/>
                                        <w:bottom w:val="none" w:sz="0" w:space="0" w:color="auto"/>
                                        <w:right w:val="none" w:sz="0" w:space="0" w:color="auto"/>
                                      </w:divBdr>
                                    </w:div>
                                    <w:div w:id="2063139398">
                                      <w:marLeft w:val="0"/>
                                      <w:marRight w:val="0"/>
                                      <w:marTop w:val="0"/>
                                      <w:marBottom w:val="0"/>
                                      <w:divBdr>
                                        <w:top w:val="none" w:sz="0" w:space="0" w:color="auto"/>
                                        <w:left w:val="none" w:sz="0" w:space="0" w:color="auto"/>
                                        <w:bottom w:val="none" w:sz="0" w:space="0" w:color="auto"/>
                                        <w:right w:val="none" w:sz="0" w:space="0" w:color="auto"/>
                                      </w:divBdr>
                                    </w:div>
                                    <w:div w:id="1377002181">
                                      <w:marLeft w:val="0"/>
                                      <w:marRight w:val="0"/>
                                      <w:marTop w:val="0"/>
                                      <w:marBottom w:val="0"/>
                                      <w:divBdr>
                                        <w:top w:val="none" w:sz="0" w:space="0" w:color="auto"/>
                                        <w:left w:val="none" w:sz="0" w:space="0" w:color="auto"/>
                                        <w:bottom w:val="none" w:sz="0" w:space="0" w:color="auto"/>
                                        <w:right w:val="none" w:sz="0" w:space="0" w:color="auto"/>
                                      </w:divBdr>
                                    </w:div>
                                    <w:div w:id="1440293213">
                                      <w:marLeft w:val="0"/>
                                      <w:marRight w:val="0"/>
                                      <w:marTop w:val="0"/>
                                      <w:marBottom w:val="0"/>
                                      <w:divBdr>
                                        <w:top w:val="none" w:sz="0" w:space="0" w:color="auto"/>
                                        <w:left w:val="none" w:sz="0" w:space="0" w:color="auto"/>
                                        <w:bottom w:val="none" w:sz="0" w:space="0" w:color="auto"/>
                                        <w:right w:val="none" w:sz="0" w:space="0" w:color="auto"/>
                                      </w:divBdr>
                                    </w:div>
                                    <w:div w:id="43414504">
                                      <w:marLeft w:val="0"/>
                                      <w:marRight w:val="0"/>
                                      <w:marTop w:val="0"/>
                                      <w:marBottom w:val="0"/>
                                      <w:divBdr>
                                        <w:top w:val="none" w:sz="0" w:space="0" w:color="auto"/>
                                        <w:left w:val="none" w:sz="0" w:space="0" w:color="auto"/>
                                        <w:bottom w:val="none" w:sz="0" w:space="0" w:color="auto"/>
                                        <w:right w:val="none" w:sz="0" w:space="0" w:color="auto"/>
                                      </w:divBdr>
                                    </w:div>
                                    <w:div w:id="700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4146508">
      <w:bodyDiv w:val="1"/>
      <w:marLeft w:val="0"/>
      <w:marRight w:val="0"/>
      <w:marTop w:val="0"/>
      <w:marBottom w:val="0"/>
      <w:divBdr>
        <w:top w:val="none" w:sz="0" w:space="0" w:color="auto"/>
        <w:left w:val="none" w:sz="0" w:space="0" w:color="auto"/>
        <w:bottom w:val="none" w:sz="0" w:space="0" w:color="auto"/>
        <w:right w:val="none" w:sz="0" w:space="0" w:color="auto"/>
      </w:divBdr>
      <w:divsChild>
        <w:div w:id="1273130096">
          <w:marLeft w:val="0"/>
          <w:marRight w:val="0"/>
          <w:marTop w:val="0"/>
          <w:marBottom w:val="0"/>
          <w:divBdr>
            <w:top w:val="none" w:sz="0" w:space="0" w:color="auto"/>
            <w:left w:val="none" w:sz="0" w:space="0" w:color="auto"/>
            <w:bottom w:val="none" w:sz="0" w:space="0" w:color="auto"/>
            <w:right w:val="none" w:sz="0" w:space="0" w:color="auto"/>
          </w:divBdr>
          <w:divsChild>
            <w:div w:id="660355992">
              <w:marLeft w:val="0"/>
              <w:marRight w:val="0"/>
              <w:marTop w:val="0"/>
              <w:marBottom w:val="300"/>
              <w:divBdr>
                <w:top w:val="none" w:sz="0" w:space="0" w:color="auto"/>
                <w:left w:val="none" w:sz="0" w:space="0" w:color="auto"/>
                <w:bottom w:val="none" w:sz="0" w:space="0" w:color="auto"/>
                <w:right w:val="none" w:sz="0" w:space="0" w:color="auto"/>
              </w:divBdr>
              <w:divsChild>
                <w:div w:id="162162112">
                  <w:marLeft w:val="0"/>
                  <w:marRight w:val="0"/>
                  <w:marTop w:val="0"/>
                  <w:marBottom w:val="0"/>
                  <w:divBdr>
                    <w:top w:val="none" w:sz="0" w:space="0" w:color="auto"/>
                    <w:left w:val="none" w:sz="0" w:space="0" w:color="auto"/>
                    <w:bottom w:val="none" w:sz="0" w:space="0" w:color="auto"/>
                    <w:right w:val="none" w:sz="0" w:space="0" w:color="auto"/>
                  </w:divBdr>
                  <w:divsChild>
                    <w:div w:id="865942189">
                      <w:marLeft w:val="0"/>
                      <w:marRight w:val="0"/>
                      <w:marTop w:val="0"/>
                      <w:marBottom w:val="0"/>
                      <w:divBdr>
                        <w:top w:val="single" w:sz="6" w:space="0" w:color="DDDDDD"/>
                        <w:left w:val="single" w:sz="6" w:space="4" w:color="DDDDDD"/>
                        <w:bottom w:val="single" w:sz="6" w:space="0" w:color="DDDDDD"/>
                        <w:right w:val="single" w:sz="6" w:space="4" w:color="DDDDDD"/>
                      </w:divBdr>
                      <w:divsChild>
                        <w:div w:id="2036883717">
                          <w:marLeft w:val="0"/>
                          <w:marRight w:val="0"/>
                          <w:marTop w:val="0"/>
                          <w:marBottom w:val="150"/>
                          <w:divBdr>
                            <w:top w:val="none" w:sz="0" w:space="0" w:color="auto"/>
                            <w:left w:val="none" w:sz="0" w:space="0" w:color="auto"/>
                            <w:bottom w:val="none" w:sz="0" w:space="0" w:color="auto"/>
                            <w:right w:val="none" w:sz="0" w:space="0" w:color="auto"/>
                          </w:divBdr>
                          <w:divsChild>
                            <w:div w:id="1838617757">
                              <w:marLeft w:val="0"/>
                              <w:marRight w:val="0"/>
                              <w:marTop w:val="0"/>
                              <w:marBottom w:val="0"/>
                              <w:divBdr>
                                <w:top w:val="none" w:sz="0" w:space="0" w:color="auto"/>
                                <w:left w:val="none" w:sz="0" w:space="0" w:color="auto"/>
                                <w:bottom w:val="none" w:sz="0" w:space="0" w:color="auto"/>
                                <w:right w:val="none" w:sz="0" w:space="0" w:color="auto"/>
                              </w:divBdr>
                              <w:divsChild>
                                <w:div w:id="450904041">
                                  <w:marLeft w:val="0"/>
                                  <w:marRight w:val="0"/>
                                  <w:marTop w:val="0"/>
                                  <w:marBottom w:val="0"/>
                                  <w:divBdr>
                                    <w:top w:val="none" w:sz="0" w:space="0" w:color="auto"/>
                                    <w:left w:val="none" w:sz="0" w:space="0" w:color="auto"/>
                                    <w:bottom w:val="none" w:sz="0" w:space="0" w:color="auto"/>
                                    <w:right w:val="none" w:sz="0" w:space="0" w:color="auto"/>
                                  </w:divBdr>
                                  <w:divsChild>
                                    <w:div w:id="891694954">
                                      <w:marLeft w:val="0"/>
                                      <w:marRight w:val="0"/>
                                      <w:marTop w:val="0"/>
                                      <w:marBottom w:val="0"/>
                                      <w:divBdr>
                                        <w:top w:val="none" w:sz="0" w:space="0" w:color="auto"/>
                                        <w:left w:val="none" w:sz="0" w:space="0" w:color="auto"/>
                                        <w:bottom w:val="none" w:sz="0" w:space="0" w:color="auto"/>
                                        <w:right w:val="none" w:sz="0" w:space="0" w:color="auto"/>
                                      </w:divBdr>
                                      <w:divsChild>
                                        <w:div w:id="2689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929642">
                              <w:marLeft w:val="0"/>
                              <w:marRight w:val="0"/>
                              <w:marTop w:val="0"/>
                              <w:marBottom w:val="0"/>
                              <w:divBdr>
                                <w:top w:val="none" w:sz="0" w:space="0" w:color="auto"/>
                                <w:left w:val="none" w:sz="0" w:space="0" w:color="auto"/>
                                <w:bottom w:val="none" w:sz="0" w:space="0" w:color="auto"/>
                                <w:right w:val="none" w:sz="0" w:space="0" w:color="auto"/>
                              </w:divBdr>
                              <w:divsChild>
                                <w:div w:id="2117167776">
                                  <w:marLeft w:val="0"/>
                                  <w:marRight w:val="0"/>
                                  <w:marTop w:val="0"/>
                                  <w:marBottom w:val="0"/>
                                  <w:divBdr>
                                    <w:top w:val="none" w:sz="0" w:space="0" w:color="auto"/>
                                    <w:left w:val="none" w:sz="0" w:space="0" w:color="auto"/>
                                    <w:bottom w:val="none" w:sz="0" w:space="0" w:color="auto"/>
                                    <w:right w:val="none" w:sz="0" w:space="0" w:color="auto"/>
                                  </w:divBdr>
                                  <w:divsChild>
                                    <w:div w:id="820082440">
                                      <w:marLeft w:val="0"/>
                                      <w:marRight w:val="0"/>
                                      <w:marTop w:val="0"/>
                                      <w:marBottom w:val="0"/>
                                      <w:divBdr>
                                        <w:top w:val="none" w:sz="0" w:space="0" w:color="auto"/>
                                        <w:left w:val="none" w:sz="0" w:space="0" w:color="auto"/>
                                        <w:bottom w:val="none" w:sz="0" w:space="0" w:color="auto"/>
                                        <w:right w:val="none" w:sz="0" w:space="0" w:color="auto"/>
                                      </w:divBdr>
                                      <w:divsChild>
                                        <w:div w:id="1197544743">
                                          <w:marLeft w:val="0"/>
                                          <w:marRight w:val="0"/>
                                          <w:marTop w:val="0"/>
                                          <w:marBottom w:val="0"/>
                                          <w:divBdr>
                                            <w:top w:val="none" w:sz="0" w:space="0" w:color="auto"/>
                                            <w:left w:val="none" w:sz="0" w:space="0" w:color="auto"/>
                                            <w:bottom w:val="none" w:sz="0" w:space="0" w:color="auto"/>
                                            <w:right w:val="none" w:sz="0" w:space="0" w:color="auto"/>
                                          </w:divBdr>
                                        </w:div>
                                        <w:div w:id="151678906">
                                          <w:marLeft w:val="0"/>
                                          <w:marRight w:val="0"/>
                                          <w:marTop w:val="0"/>
                                          <w:marBottom w:val="0"/>
                                          <w:divBdr>
                                            <w:top w:val="none" w:sz="0" w:space="0" w:color="auto"/>
                                            <w:left w:val="none" w:sz="0" w:space="0" w:color="auto"/>
                                            <w:bottom w:val="none" w:sz="0" w:space="0" w:color="auto"/>
                                            <w:right w:val="none" w:sz="0" w:space="0" w:color="auto"/>
                                          </w:divBdr>
                                        </w:div>
                                        <w:div w:id="1424297198">
                                          <w:marLeft w:val="0"/>
                                          <w:marRight w:val="0"/>
                                          <w:marTop w:val="0"/>
                                          <w:marBottom w:val="0"/>
                                          <w:divBdr>
                                            <w:top w:val="none" w:sz="0" w:space="0" w:color="auto"/>
                                            <w:left w:val="none" w:sz="0" w:space="0" w:color="auto"/>
                                            <w:bottom w:val="none" w:sz="0" w:space="0" w:color="auto"/>
                                            <w:right w:val="none" w:sz="0" w:space="0" w:color="auto"/>
                                          </w:divBdr>
                                        </w:div>
                                        <w:div w:id="413673580">
                                          <w:marLeft w:val="0"/>
                                          <w:marRight w:val="0"/>
                                          <w:marTop w:val="0"/>
                                          <w:marBottom w:val="0"/>
                                          <w:divBdr>
                                            <w:top w:val="none" w:sz="0" w:space="0" w:color="auto"/>
                                            <w:left w:val="none" w:sz="0" w:space="0" w:color="auto"/>
                                            <w:bottom w:val="none" w:sz="0" w:space="0" w:color="auto"/>
                                            <w:right w:val="none" w:sz="0" w:space="0" w:color="auto"/>
                                          </w:divBdr>
                                        </w:div>
                                        <w:div w:id="1383284139">
                                          <w:marLeft w:val="0"/>
                                          <w:marRight w:val="0"/>
                                          <w:marTop w:val="0"/>
                                          <w:marBottom w:val="0"/>
                                          <w:divBdr>
                                            <w:top w:val="none" w:sz="0" w:space="0" w:color="auto"/>
                                            <w:left w:val="none" w:sz="0" w:space="0" w:color="auto"/>
                                            <w:bottom w:val="none" w:sz="0" w:space="0" w:color="auto"/>
                                            <w:right w:val="none" w:sz="0" w:space="0" w:color="auto"/>
                                          </w:divBdr>
                                        </w:div>
                                        <w:div w:id="1647466195">
                                          <w:marLeft w:val="0"/>
                                          <w:marRight w:val="0"/>
                                          <w:marTop w:val="0"/>
                                          <w:marBottom w:val="0"/>
                                          <w:divBdr>
                                            <w:top w:val="none" w:sz="0" w:space="0" w:color="auto"/>
                                            <w:left w:val="none" w:sz="0" w:space="0" w:color="auto"/>
                                            <w:bottom w:val="none" w:sz="0" w:space="0" w:color="auto"/>
                                            <w:right w:val="none" w:sz="0" w:space="0" w:color="auto"/>
                                          </w:divBdr>
                                        </w:div>
                                        <w:div w:id="14885000">
                                          <w:marLeft w:val="0"/>
                                          <w:marRight w:val="0"/>
                                          <w:marTop w:val="0"/>
                                          <w:marBottom w:val="0"/>
                                          <w:divBdr>
                                            <w:top w:val="none" w:sz="0" w:space="0" w:color="auto"/>
                                            <w:left w:val="none" w:sz="0" w:space="0" w:color="auto"/>
                                            <w:bottom w:val="none" w:sz="0" w:space="0" w:color="auto"/>
                                            <w:right w:val="none" w:sz="0" w:space="0" w:color="auto"/>
                                          </w:divBdr>
                                        </w:div>
                                        <w:div w:id="76637125">
                                          <w:marLeft w:val="0"/>
                                          <w:marRight w:val="0"/>
                                          <w:marTop w:val="0"/>
                                          <w:marBottom w:val="0"/>
                                          <w:divBdr>
                                            <w:top w:val="none" w:sz="0" w:space="0" w:color="auto"/>
                                            <w:left w:val="none" w:sz="0" w:space="0" w:color="auto"/>
                                            <w:bottom w:val="none" w:sz="0" w:space="0" w:color="auto"/>
                                            <w:right w:val="none" w:sz="0" w:space="0" w:color="auto"/>
                                          </w:divBdr>
                                        </w:div>
                                        <w:div w:id="427392357">
                                          <w:marLeft w:val="0"/>
                                          <w:marRight w:val="0"/>
                                          <w:marTop w:val="0"/>
                                          <w:marBottom w:val="0"/>
                                          <w:divBdr>
                                            <w:top w:val="none" w:sz="0" w:space="0" w:color="auto"/>
                                            <w:left w:val="none" w:sz="0" w:space="0" w:color="auto"/>
                                            <w:bottom w:val="none" w:sz="0" w:space="0" w:color="auto"/>
                                            <w:right w:val="none" w:sz="0" w:space="0" w:color="auto"/>
                                          </w:divBdr>
                                        </w:div>
                                        <w:div w:id="650445080">
                                          <w:marLeft w:val="0"/>
                                          <w:marRight w:val="0"/>
                                          <w:marTop w:val="0"/>
                                          <w:marBottom w:val="0"/>
                                          <w:divBdr>
                                            <w:top w:val="none" w:sz="0" w:space="0" w:color="auto"/>
                                            <w:left w:val="none" w:sz="0" w:space="0" w:color="auto"/>
                                            <w:bottom w:val="none" w:sz="0" w:space="0" w:color="auto"/>
                                            <w:right w:val="none" w:sz="0" w:space="0" w:color="auto"/>
                                          </w:divBdr>
                                        </w:div>
                                        <w:div w:id="168520451">
                                          <w:marLeft w:val="0"/>
                                          <w:marRight w:val="0"/>
                                          <w:marTop w:val="0"/>
                                          <w:marBottom w:val="0"/>
                                          <w:divBdr>
                                            <w:top w:val="none" w:sz="0" w:space="0" w:color="auto"/>
                                            <w:left w:val="none" w:sz="0" w:space="0" w:color="auto"/>
                                            <w:bottom w:val="none" w:sz="0" w:space="0" w:color="auto"/>
                                            <w:right w:val="none" w:sz="0" w:space="0" w:color="auto"/>
                                          </w:divBdr>
                                        </w:div>
                                        <w:div w:id="2019849787">
                                          <w:marLeft w:val="0"/>
                                          <w:marRight w:val="0"/>
                                          <w:marTop w:val="0"/>
                                          <w:marBottom w:val="0"/>
                                          <w:divBdr>
                                            <w:top w:val="none" w:sz="0" w:space="0" w:color="auto"/>
                                            <w:left w:val="none" w:sz="0" w:space="0" w:color="auto"/>
                                            <w:bottom w:val="none" w:sz="0" w:space="0" w:color="auto"/>
                                            <w:right w:val="none" w:sz="0" w:space="0" w:color="auto"/>
                                          </w:divBdr>
                                        </w:div>
                                        <w:div w:id="1669669640">
                                          <w:marLeft w:val="0"/>
                                          <w:marRight w:val="0"/>
                                          <w:marTop w:val="0"/>
                                          <w:marBottom w:val="0"/>
                                          <w:divBdr>
                                            <w:top w:val="none" w:sz="0" w:space="0" w:color="auto"/>
                                            <w:left w:val="none" w:sz="0" w:space="0" w:color="auto"/>
                                            <w:bottom w:val="none" w:sz="0" w:space="0" w:color="auto"/>
                                            <w:right w:val="none" w:sz="0" w:space="0" w:color="auto"/>
                                          </w:divBdr>
                                        </w:div>
                                        <w:div w:id="101458464">
                                          <w:marLeft w:val="0"/>
                                          <w:marRight w:val="0"/>
                                          <w:marTop w:val="0"/>
                                          <w:marBottom w:val="0"/>
                                          <w:divBdr>
                                            <w:top w:val="none" w:sz="0" w:space="0" w:color="auto"/>
                                            <w:left w:val="none" w:sz="0" w:space="0" w:color="auto"/>
                                            <w:bottom w:val="none" w:sz="0" w:space="0" w:color="auto"/>
                                            <w:right w:val="none" w:sz="0" w:space="0" w:color="auto"/>
                                          </w:divBdr>
                                        </w:div>
                                        <w:div w:id="675228377">
                                          <w:marLeft w:val="0"/>
                                          <w:marRight w:val="0"/>
                                          <w:marTop w:val="0"/>
                                          <w:marBottom w:val="0"/>
                                          <w:divBdr>
                                            <w:top w:val="none" w:sz="0" w:space="0" w:color="auto"/>
                                            <w:left w:val="none" w:sz="0" w:space="0" w:color="auto"/>
                                            <w:bottom w:val="none" w:sz="0" w:space="0" w:color="auto"/>
                                            <w:right w:val="none" w:sz="0" w:space="0" w:color="auto"/>
                                          </w:divBdr>
                                        </w:div>
                                        <w:div w:id="1373072178">
                                          <w:marLeft w:val="0"/>
                                          <w:marRight w:val="0"/>
                                          <w:marTop w:val="0"/>
                                          <w:marBottom w:val="0"/>
                                          <w:divBdr>
                                            <w:top w:val="none" w:sz="0" w:space="0" w:color="auto"/>
                                            <w:left w:val="none" w:sz="0" w:space="0" w:color="auto"/>
                                            <w:bottom w:val="none" w:sz="0" w:space="0" w:color="auto"/>
                                            <w:right w:val="none" w:sz="0" w:space="0" w:color="auto"/>
                                          </w:divBdr>
                                        </w:div>
                                        <w:div w:id="328991709">
                                          <w:marLeft w:val="0"/>
                                          <w:marRight w:val="0"/>
                                          <w:marTop w:val="0"/>
                                          <w:marBottom w:val="0"/>
                                          <w:divBdr>
                                            <w:top w:val="none" w:sz="0" w:space="0" w:color="auto"/>
                                            <w:left w:val="none" w:sz="0" w:space="0" w:color="auto"/>
                                            <w:bottom w:val="none" w:sz="0" w:space="0" w:color="auto"/>
                                            <w:right w:val="none" w:sz="0" w:space="0" w:color="auto"/>
                                          </w:divBdr>
                                        </w:div>
                                        <w:div w:id="1245914564">
                                          <w:marLeft w:val="0"/>
                                          <w:marRight w:val="0"/>
                                          <w:marTop w:val="0"/>
                                          <w:marBottom w:val="0"/>
                                          <w:divBdr>
                                            <w:top w:val="none" w:sz="0" w:space="0" w:color="auto"/>
                                            <w:left w:val="none" w:sz="0" w:space="0" w:color="auto"/>
                                            <w:bottom w:val="none" w:sz="0" w:space="0" w:color="auto"/>
                                            <w:right w:val="none" w:sz="0" w:space="0" w:color="auto"/>
                                          </w:divBdr>
                                        </w:div>
                                        <w:div w:id="1827699756">
                                          <w:marLeft w:val="0"/>
                                          <w:marRight w:val="0"/>
                                          <w:marTop w:val="0"/>
                                          <w:marBottom w:val="0"/>
                                          <w:divBdr>
                                            <w:top w:val="none" w:sz="0" w:space="0" w:color="auto"/>
                                            <w:left w:val="none" w:sz="0" w:space="0" w:color="auto"/>
                                            <w:bottom w:val="none" w:sz="0" w:space="0" w:color="auto"/>
                                            <w:right w:val="none" w:sz="0" w:space="0" w:color="auto"/>
                                          </w:divBdr>
                                        </w:div>
                                        <w:div w:id="1229534202">
                                          <w:marLeft w:val="0"/>
                                          <w:marRight w:val="0"/>
                                          <w:marTop w:val="0"/>
                                          <w:marBottom w:val="0"/>
                                          <w:divBdr>
                                            <w:top w:val="none" w:sz="0" w:space="0" w:color="auto"/>
                                            <w:left w:val="none" w:sz="0" w:space="0" w:color="auto"/>
                                            <w:bottom w:val="none" w:sz="0" w:space="0" w:color="auto"/>
                                            <w:right w:val="none" w:sz="0" w:space="0" w:color="auto"/>
                                          </w:divBdr>
                                        </w:div>
                                        <w:div w:id="583608082">
                                          <w:marLeft w:val="0"/>
                                          <w:marRight w:val="0"/>
                                          <w:marTop w:val="0"/>
                                          <w:marBottom w:val="0"/>
                                          <w:divBdr>
                                            <w:top w:val="none" w:sz="0" w:space="0" w:color="auto"/>
                                            <w:left w:val="none" w:sz="0" w:space="0" w:color="auto"/>
                                            <w:bottom w:val="none" w:sz="0" w:space="0" w:color="auto"/>
                                            <w:right w:val="none" w:sz="0" w:space="0" w:color="auto"/>
                                          </w:divBdr>
                                        </w:div>
                                        <w:div w:id="1737975213">
                                          <w:marLeft w:val="0"/>
                                          <w:marRight w:val="0"/>
                                          <w:marTop w:val="0"/>
                                          <w:marBottom w:val="0"/>
                                          <w:divBdr>
                                            <w:top w:val="none" w:sz="0" w:space="0" w:color="auto"/>
                                            <w:left w:val="none" w:sz="0" w:space="0" w:color="auto"/>
                                            <w:bottom w:val="none" w:sz="0" w:space="0" w:color="auto"/>
                                            <w:right w:val="none" w:sz="0" w:space="0" w:color="auto"/>
                                          </w:divBdr>
                                        </w:div>
                                        <w:div w:id="1241212542">
                                          <w:marLeft w:val="0"/>
                                          <w:marRight w:val="0"/>
                                          <w:marTop w:val="0"/>
                                          <w:marBottom w:val="0"/>
                                          <w:divBdr>
                                            <w:top w:val="none" w:sz="0" w:space="0" w:color="auto"/>
                                            <w:left w:val="none" w:sz="0" w:space="0" w:color="auto"/>
                                            <w:bottom w:val="none" w:sz="0" w:space="0" w:color="auto"/>
                                            <w:right w:val="none" w:sz="0" w:space="0" w:color="auto"/>
                                          </w:divBdr>
                                        </w:div>
                                        <w:div w:id="87703482">
                                          <w:marLeft w:val="0"/>
                                          <w:marRight w:val="0"/>
                                          <w:marTop w:val="0"/>
                                          <w:marBottom w:val="0"/>
                                          <w:divBdr>
                                            <w:top w:val="none" w:sz="0" w:space="0" w:color="auto"/>
                                            <w:left w:val="none" w:sz="0" w:space="0" w:color="auto"/>
                                            <w:bottom w:val="none" w:sz="0" w:space="0" w:color="auto"/>
                                            <w:right w:val="none" w:sz="0" w:space="0" w:color="auto"/>
                                          </w:divBdr>
                                        </w:div>
                                        <w:div w:id="1591356935">
                                          <w:marLeft w:val="0"/>
                                          <w:marRight w:val="0"/>
                                          <w:marTop w:val="0"/>
                                          <w:marBottom w:val="0"/>
                                          <w:divBdr>
                                            <w:top w:val="none" w:sz="0" w:space="0" w:color="auto"/>
                                            <w:left w:val="none" w:sz="0" w:space="0" w:color="auto"/>
                                            <w:bottom w:val="none" w:sz="0" w:space="0" w:color="auto"/>
                                            <w:right w:val="none" w:sz="0" w:space="0" w:color="auto"/>
                                          </w:divBdr>
                                        </w:div>
                                        <w:div w:id="1788818570">
                                          <w:marLeft w:val="0"/>
                                          <w:marRight w:val="0"/>
                                          <w:marTop w:val="0"/>
                                          <w:marBottom w:val="0"/>
                                          <w:divBdr>
                                            <w:top w:val="none" w:sz="0" w:space="0" w:color="auto"/>
                                            <w:left w:val="none" w:sz="0" w:space="0" w:color="auto"/>
                                            <w:bottom w:val="none" w:sz="0" w:space="0" w:color="auto"/>
                                            <w:right w:val="none" w:sz="0" w:space="0" w:color="auto"/>
                                          </w:divBdr>
                                        </w:div>
                                        <w:div w:id="433980674">
                                          <w:marLeft w:val="0"/>
                                          <w:marRight w:val="0"/>
                                          <w:marTop w:val="0"/>
                                          <w:marBottom w:val="0"/>
                                          <w:divBdr>
                                            <w:top w:val="none" w:sz="0" w:space="0" w:color="auto"/>
                                            <w:left w:val="none" w:sz="0" w:space="0" w:color="auto"/>
                                            <w:bottom w:val="none" w:sz="0" w:space="0" w:color="auto"/>
                                            <w:right w:val="none" w:sz="0" w:space="0" w:color="auto"/>
                                          </w:divBdr>
                                        </w:div>
                                        <w:div w:id="824471718">
                                          <w:marLeft w:val="0"/>
                                          <w:marRight w:val="0"/>
                                          <w:marTop w:val="0"/>
                                          <w:marBottom w:val="0"/>
                                          <w:divBdr>
                                            <w:top w:val="none" w:sz="0" w:space="0" w:color="auto"/>
                                            <w:left w:val="none" w:sz="0" w:space="0" w:color="auto"/>
                                            <w:bottom w:val="none" w:sz="0" w:space="0" w:color="auto"/>
                                            <w:right w:val="none" w:sz="0" w:space="0" w:color="auto"/>
                                          </w:divBdr>
                                        </w:div>
                                        <w:div w:id="702022444">
                                          <w:marLeft w:val="0"/>
                                          <w:marRight w:val="0"/>
                                          <w:marTop w:val="0"/>
                                          <w:marBottom w:val="0"/>
                                          <w:divBdr>
                                            <w:top w:val="none" w:sz="0" w:space="0" w:color="auto"/>
                                            <w:left w:val="none" w:sz="0" w:space="0" w:color="auto"/>
                                            <w:bottom w:val="none" w:sz="0" w:space="0" w:color="auto"/>
                                            <w:right w:val="none" w:sz="0" w:space="0" w:color="auto"/>
                                          </w:divBdr>
                                        </w:div>
                                        <w:div w:id="790981552">
                                          <w:marLeft w:val="0"/>
                                          <w:marRight w:val="0"/>
                                          <w:marTop w:val="0"/>
                                          <w:marBottom w:val="0"/>
                                          <w:divBdr>
                                            <w:top w:val="none" w:sz="0" w:space="0" w:color="auto"/>
                                            <w:left w:val="none" w:sz="0" w:space="0" w:color="auto"/>
                                            <w:bottom w:val="none" w:sz="0" w:space="0" w:color="auto"/>
                                            <w:right w:val="none" w:sz="0" w:space="0" w:color="auto"/>
                                          </w:divBdr>
                                        </w:div>
                                        <w:div w:id="1658536110">
                                          <w:marLeft w:val="0"/>
                                          <w:marRight w:val="0"/>
                                          <w:marTop w:val="0"/>
                                          <w:marBottom w:val="0"/>
                                          <w:divBdr>
                                            <w:top w:val="none" w:sz="0" w:space="0" w:color="auto"/>
                                            <w:left w:val="none" w:sz="0" w:space="0" w:color="auto"/>
                                            <w:bottom w:val="none" w:sz="0" w:space="0" w:color="auto"/>
                                            <w:right w:val="none" w:sz="0" w:space="0" w:color="auto"/>
                                          </w:divBdr>
                                        </w:div>
                                        <w:div w:id="18506254">
                                          <w:marLeft w:val="0"/>
                                          <w:marRight w:val="0"/>
                                          <w:marTop w:val="0"/>
                                          <w:marBottom w:val="0"/>
                                          <w:divBdr>
                                            <w:top w:val="none" w:sz="0" w:space="0" w:color="auto"/>
                                            <w:left w:val="none" w:sz="0" w:space="0" w:color="auto"/>
                                            <w:bottom w:val="none" w:sz="0" w:space="0" w:color="auto"/>
                                            <w:right w:val="none" w:sz="0" w:space="0" w:color="auto"/>
                                          </w:divBdr>
                                        </w:div>
                                        <w:div w:id="1669554256">
                                          <w:marLeft w:val="0"/>
                                          <w:marRight w:val="0"/>
                                          <w:marTop w:val="0"/>
                                          <w:marBottom w:val="0"/>
                                          <w:divBdr>
                                            <w:top w:val="none" w:sz="0" w:space="0" w:color="auto"/>
                                            <w:left w:val="none" w:sz="0" w:space="0" w:color="auto"/>
                                            <w:bottom w:val="none" w:sz="0" w:space="0" w:color="auto"/>
                                            <w:right w:val="none" w:sz="0" w:space="0" w:color="auto"/>
                                          </w:divBdr>
                                        </w:div>
                                        <w:div w:id="109906715">
                                          <w:marLeft w:val="0"/>
                                          <w:marRight w:val="0"/>
                                          <w:marTop w:val="0"/>
                                          <w:marBottom w:val="0"/>
                                          <w:divBdr>
                                            <w:top w:val="none" w:sz="0" w:space="0" w:color="auto"/>
                                            <w:left w:val="none" w:sz="0" w:space="0" w:color="auto"/>
                                            <w:bottom w:val="none" w:sz="0" w:space="0" w:color="auto"/>
                                            <w:right w:val="none" w:sz="0" w:space="0" w:color="auto"/>
                                          </w:divBdr>
                                        </w:div>
                                        <w:div w:id="221410069">
                                          <w:marLeft w:val="0"/>
                                          <w:marRight w:val="0"/>
                                          <w:marTop w:val="0"/>
                                          <w:marBottom w:val="0"/>
                                          <w:divBdr>
                                            <w:top w:val="none" w:sz="0" w:space="0" w:color="auto"/>
                                            <w:left w:val="none" w:sz="0" w:space="0" w:color="auto"/>
                                            <w:bottom w:val="none" w:sz="0" w:space="0" w:color="auto"/>
                                            <w:right w:val="none" w:sz="0" w:space="0" w:color="auto"/>
                                          </w:divBdr>
                                        </w:div>
                                        <w:div w:id="333842808">
                                          <w:marLeft w:val="0"/>
                                          <w:marRight w:val="0"/>
                                          <w:marTop w:val="0"/>
                                          <w:marBottom w:val="0"/>
                                          <w:divBdr>
                                            <w:top w:val="none" w:sz="0" w:space="0" w:color="auto"/>
                                            <w:left w:val="none" w:sz="0" w:space="0" w:color="auto"/>
                                            <w:bottom w:val="none" w:sz="0" w:space="0" w:color="auto"/>
                                            <w:right w:val="none" w:sz="0" w:space="0" w:color="auto"/>
                                          </w:divBdr>
                                        </w:div>
                                        <w:div w:id="1528593815">
                                          <w:marLeft w:val="0"/>
                                          <w:marRight w:val="0"/>
                                          <w:marTop w:val="0"/>
                                          <w:marBottom w:val="0"/>
                                          <w:divBdr>
                                            <w:top w:val="none" w:sz="0" w:space="0" w:color="auto"/>
                                            <w:left w:val="none" w:sz="0" w:space="0" w:color="auto"/>
                                            <w:bottom w:val="none" w:sz="0" w:space="0" w:color="auto"/>
                                            <w:right w:val="none" w:sz="0" w:space="0" w:color="auto"/>
                                          </w:divBdr>
                                        </w:div>
                                        <w:div w:id="1068308781">
                                          <w:marLeft w:val="0"/>
                                          <w:marRight w:val="0"/>
                                          <w:marTop w:val="0"/>
                                          <w:marBottom w:val="0"/>
                                          <w:divBdr>
                                            <w:top w:val="none" w:sz="0" w:space="0" w:color="auto"/>
                                            <w:left w:val="none" w:sz="0" w:space="0" w:color="auto"/>
                                            <w:bottom w:val="none" w:sz="0" w:space="0" w:color="auto"/>
                                            <w:right w:val="none" w:sz="0" w:space="0" w:color="auto"/>
                                          </w:divBdr>
                                        </w:div>
                                        <w:div w:id="1955017345">
                                          <w:marLeft w:val="0"/>
                                          <w:marRight w:val="0"/>
                                          <w:marTop w:val="0"/>
                                          <w:marBottom w:val="0"/>
                                          <w:divBdr>
                                            <w:top w:val="none" w:sz="0" w:space="0" w:color="auto"/>
                                            <w:left w:val="none" w:sz="0" w:space="0" w:color="auto"/>
                                            <w:bottom w:val="none" w:sz="0" w:space="0" w:color="auto"/>
                                            <w:right w:val="none" w:sz="0" w:space="0" w:color="auto"/>
                                          </w:divBdr>
                                        </w:div>
                                        <w:div w:id="185875732">
                                          <w:marLeft w:val="0"/>
                                          <w:marRight w:val="0"/>
                                          <w:marTop w:val="0"/>
                                          <w:marBottom w:val="0"/>
                                          <w:divBdr>
                                            <w:top w:val="none" w:sz="0" w:space="0" w:color="auto"/>
                                            <w:left w:val="none" w:sz="0" w:space="0" w:color="auto"/>
                                            <w:bottom w:val="none" w:sz="0" w:space="0" w:color="auto"/>
                                            <w:right w:val="none" w:sz="0" w:space="0" w:color="auto"/>
                                          </w:divBdr>
                                        </w:div>
                                        <w:div w:id="861744485">
                                          <w:marLeft w:val="0"/>
                                          <w:marRight w:val="0"/>
                                          <w:marTop w:val="0"/>
                                          <w:marBottom w:val="0"/>
                                          <w:divBdr>
                                            <w:top w:val="none" w:sz="0" w:space="0" w:color="auto"/>
                                            <w:left w:val="none" w:sz="0" w:space="0" w:color="auto"/>
                                            <w:bottom w:val="none" w:sz="0" w:space="0" w:color="auto"/>
                                            <w:right w:val="none" w:sz="0" w:space="0" w:color="auto"/>
                                          </w:divBdr>
                                        </w:div>
                                        <w:div w:id="598950439">
                                          <w:marLeft w:val="0"/>
                                          <w:marRight w:val="0"/>
                                          <w:marTop w:val="0"/>
                                          <w:marBottom w:val="0"/>
                                          <w:divBdr>
                                            <w:top w:val="none" w:sz="0" w:space="0" w:color="auto"/>
                                            <w:left w:val="none" w:sz="0" w:space="0" w:color="auto"/>
                                            <w:bottom w:val="none" w:sz="0" w:space="0" w:color="auto"/>
                                            <w:right w:val="none" w:sz="0" w:space="0" w:color="auto"/>
                                          </w:divBdr>
                                        </w:div>
                                        <w:div w:id="1786195178">
                                          <w:marLeft w:val="0"/>
                                          <w:marRight w:val="0"/>
                                          <w:marTop w:val="0"/>
                                          <w:marBottom w:val="0"/>
                                          <w:divBdr>
                                            <w:top w:val="none" w:sz="0" w:space="0" w:color="auto"/>
                                            <w:left w:val="none" w:sz="0" w:space="0" w:color="auto"/>
                                            <w:bottom w:val="none" w:sz="0" w:space="0" w:color="auto"/>
                                            <w:right w:val="none" w:sz="0" w:space="0" w:color="auto"/>
                                          </w:divBdr>
                                        </w:div>
                                        <w:div w:id="866141081">
                                          <w:marLeft w:val="0"/>
                                          <w:marRight w:val="0"/>
                                          <w:marTop w:val="0"/>
                                          <w:marBottom w:val="0"/>
                                          <w:divBdr>
                                            <w:top w:val="none" w:sz="0" w:space="0" w:color="auto"/>
                                            <w:left w:val="none" w:sz="0" w:space="0" w:color="auto"/>
                                            <w:bottom w:val="none" w:sz="0" w:space="0" w:color="auto"/>
                                            <w:right w:val="none" w:sz="0" w:space="0" w:color="auto"/>
                                          </w:divBdr>
                                        </w:div>
                                        <w:div w:id="1872836044">
                                          <w:marLeft w:val="0"/>
                                          <w:marRight w:val="0"/>
                                          <w:marTop w:val="0"/>
                                          <w:marBottom w:val="0"/>
                                          <w:divBdr>
                                            <w:top w:val="none" w:sz="0" w:space="0" w:color="auto"/>
                                            <w:left w:val="none" w:sz="0" w:space="0" w:color="auto"/>
                                            <w:bottom w:val="none" w:sz="0" w:space="0" w:color="auto"/>
                                            <w:right w:val="none" w:sz="0" w:space="0" w:color="auto"/>
                                          </w:divBdr>
                                        </w:div>
                                        <w:div w:id="1781100192">
                                          <w:marLeft w:val="0"/>
                                          <w:marRight w:val="0"/>
                                          <w:marTop w:val="0"/>
                                          <w:marBottom w:val="0"/>
                                          <w:divBdr>
                                            <w:top w:val="none" w:sz="0" w:space="0" w:color="auto"/>
                                            <w:left w:val="none" w:sz="0" w:space="0" w:color="auto"/>
                                            <w:bottom w:val="none" w:sz="0" w:space="0" w:color="auto"/>
                                            <w:right w:val="none" w:sz="0" w:space="0" w:color="auto"/>
                                          </w:divBdr>
                                        </w:div>
                                        <w:div w:id="684210018">
                                          <w:marLeft w:val="0"/>
                                          <w:marRight w:val="0"/>
                                          <w:marTop w:val="0"/>
                                          <w:marBottom w:val="0"/>
                                          <w:divBdr>
                                            <w:top w:val="none" w:sz="0" w:space="0" w:color="auto"/>
                                            <w:left w:val="none" w:sz="0" w:space="0" w:color="auto"/>
                                            <w:bottom w:val="none" w:sz="0" w:space="0" w:color="auto"/>
                                            <w:right w:val="none" w:sz="0" w:space="0" w:color="auto"/>
                                          </w:divBdr>
                                        </w:div>
                                        <w:div w:id="878663407">
                                          <w:marLeft w:val="0"/>
                                          <w:marRight w:val="0"/>
                                          <w:marTop w:val="0"/>
                                          <w:marBottom w:val="0"/>
                                          <w:divBdr>
                                            <w:top w:val="none" w:sz="0" w:space="0" w:color="auto"/>
                                            <w:left w:val="none" w:sz="0" w:space="0" w:color="auto"/>
                                            <w:bottom w:val="none" w:sz="0" w:space="0" w:color="auto"/>
                                            <w:right w:val="none" w:sz="0" w:space="0" w:color="auto"/>
                                          </w:divBdr>
                                        </w:div>
                                        <w:div w:id="580064534">
                                          <w:marLeft w:val="0"/>
                                          <w:marRight w:val="0"/>
                                          <w:marTop w:val="0"/>
                                          <w:marBottom w:val="0"/>
                                          <w:divBdr>
                                            <w:top w:val="none" w:sz="0" w:space="0" w:color="auto"/>
                                            <w:left w:val="none" w:sz="0" w:space="0" w:color="auto"/>
                                            <w:bottom w:val="none" w:sz="0" w:space="0" w:color="auto"/>
                                            <w:right w:val="none" w:sz="0" w:space="0" w:color="auto"/>
                                          </w:divBdr>
                                        </w:div>
                                        <w:div w:id="2131047238">
                                          <w:marLeft w:val="0"/>
                                          <w:marRight w:val="0"/>
                                          <w:marTop w:val="0"/>
                                          <w:marBottom w:val="0"/>
                                          <w:divBdr>
                                            <w:top w:val="none" w:sz="0" w:space="0" w:color="auto"/>
                                            <w:left w:val="none" w:sz="0" w:space="0" w:color="auto"/>
                                            <w:bottom w:val="none" w:sz="0" w:space="0" w:color="auto"/>
                                            <w:right w:val="none" w:sz="0" w:space="0" w:color="auto"/>
                                          </w:divBdr>
                                        </w:div>
                                        <w:div w:id="775439471">
                                          <w:marLeft w:val="0"/>
                                          <w:marRight w:val="0"/>
                                          <w:marTop w:val="0"/>
                                          <w:marBottom w:val="0"/>
                                          <w:divBdr>
                                            <w:top w:val="none" w:sz="0" w:space="0" w:color="auto"/>
                                            <w:left w:val="none" w:sz="0" w:space="0" w:color="auto"/>
                                            <w:bottom w:val="none" w:sz="0" w:space="0" w:color="auto"/>
                                            <w:right w:val="none" w:sz="0" w:space="0" w:color="auto"/>
                                          </w:divBdr>
                                        </w:div>
                                        <w:div w:id="80152824">
                                          <w:marLeft w:val="0"/>
                                          <w:marRight w:val="0"/>
                                          <w:marTop w:val="0"/>
                                          <w:marBottom w:val="0"/>
                                          <w:divBdr>
                                            <w:top w:val="none" w:sz="0" w:space="0" w:color="auto"/>
                                            <w:left w:val="none" w:sz="0" w:space="0" w:color="auto"/>
                                            <w:bottom w:val="none" w:sz="0" w:space="0" w:color="auto"/>
                                            <w:right w:val="none" w:sz="0" w:space="0" w:color="auto"/>
                                          </w:divBdr>
                                        </w:div>
                                        <w:div w:id="314260344">
                                          <w:marLeft w:val="0"/>
                                          <w:marRight w:val="0"/>
                                          <w:marTop w:val="0"/>
                                          <w:marBottom w:val="0"/>
                                          <w:divBdr>
                                            <w:top w:val="none" w:sz="0" w:space="0" w:color="auto"/>
                                            <w:left w:val="none" w:sz="0" w:space="0" w:color="auto"/>
                                            <w:bottom w:val="none" w:sz="0" w:space="0" w:color="auto"/>
                                            <w:right w:val="none" w:sz="0" w:space="0" w:color="auto"/>
                                          </w:divBdr>
                                        </w:div>
                                        <w:div w:id="288778731">
                                          <w:marLeft w:val="0"/>
                                          <w:marRight w:val="0"/>
                                          <w:marTop w:val="0"/>
                                          <w:marBottom w:val="0"/>
                                          <w:divBdr>
                                            <w:top w:val="none" w:sz="0" w:space="0" w:color="auto"/>
                                            <w:left w:val="none" w:sz="0" w:space="0" w:color="auto"/>
                                            <w:bottom w:val="none" w:sz="0" w:space="0" w:color="auto"/>
                                            <w:right w:val="none" w:sz="0" w:space="0" w:color="auto"/>
                                          </w:divBdr>
                                        </w:div>
                                        <w:div w:id="164708676">
                                          <w:marLeft w:val="0"/>
                                          <w:marRight w:val="0"/>
                                          <w:marTop w:val="0"/>
                                          <w:marBottom w:val="0"/>
                                          <w:divBdr>
                                            <w:top w:val="none" w:sz="0" w:space="0" w:color="auto"/>
                                            <w:left w:val="none" w:sz="0" w:space="0" w:color="auto"/>
                                            <w:bottom w:val="none" w:sz="0" w:space="0" w:color="auto"/>
                                            <w:right w:val="none" w:sz="0" w:space="0" w:color="auto"/>
                                          </w:divBdr>
                                        </w:div>
                                        <w:div w:id="1733655731">
                                          <w:marLeft w:val="0"/>
                                          <w:marRight w:val="0"/>
                                          <w:marTop w:val="0"/>
                                          <w:marBottom w:val="0"/>
                                          <w:divBdr>
                                            <w:top w:val="none" w:sz="0" w:space="0" w:color="auto"/>
                                            <w:left w:val="none" w:sz="0" w:space="0" w:color="auto"/>
                                            <w:bottom w:val="none" w:sz="0" w:space="0" w:color="auto"/>
                                            <w:right w:val="none" w:sz="0" w:space="0" w:color="auto"/>
                                          </w:divBdr>
                                        </w:div>
                                        <w:div w:id="400059802">
                                          <w:marLeft w:val="0"/>
                                          <w:marRight w:val="0"/>
                                          <w:marTop w:val="0"/>
                                          <w:marBottom w:val="0"/>
                                          <w:divBdr>
                                            <w:top w:val="none" w:sz="0" w:space="0" w:color="auto"/>
                                            <w:left w:val="none" w:sz="0" w:space="0" w:color="auto"/>
                                            <w:bottom w:val="none" w:sz="0" w:space="0" w:color="auto"/>
                                            <w:right w:val="none" w:sz="0" w:space="0" w:color="auto"/>
                                          </w:divBdr>
                                        </w:div>
                                        <w:div w:id="1626353808">
                                          <w:marLeft w:val="0"/>
                                          <w:marRight w:val="0"/>
                                          <w:marTop w:val="0"/>
                                          <w:marBottom w:val="0"/>
                                          <w:divBdr>
                                            <w:top w:val="none" w:sz="0" w:space="0" w:color="auto"/>
                                            <w:left w:val="none" w:sz="0" w:space="0" w:color="auto"/>
                                            <w:bottom w:val="none" w:sz="0" w:space="0" w:color="auto"/>
                                            <w:right w:val="none" w:sz="0" w:space="0" w:color="auto"/>
                                          </w:divBdr>
                                        </w:div>
                                        <w:div w:id="335572275">
                                          <w:marLeft w:val="0"/>
                                          <w:marRight w:val="0"/>
                                          <w:marTop w:val="0"/>
                                          <w:marBottom w:val="0"/>
                                          <w:divBdr>
                                            <w:top w:val="none" w:sz="0" w:space="0" w:color="auto"/>
                                            <w:left w:val="none" w:sz="0" w:space="0" w:color="auto"/>
                                            <w:bottom w:val="none" w:sz="0" w:space="0" w:color="auto"/>
                                            <w:right w:val="none" w:sz="0" w:space="0" w:color="auto"/>
                                          </w:divBdr>
                                        </w:div>
                                        <w:div w:id="1500001937">
                                          <w:marLeft w:val="0"/>
                                          <w:marRight w:val="0"/>
                                          <w:marTop w:val="0"/>
                                          <w:marBottom w:val="0"/>
                                          <w:divBdr>
                                            <w:top w:val="none" w:sz="0" w:space="0" w:color="auto"/>
                                            <w:left w:val="none" w:sz="0" w:space="0" w:color="auto"/>
                                            <w:bottom w:val="none" w:sz="0" w:space="0" w:color="auto"/>
                                            <w:right w:val="none" w:sz="0" w:space="0" w:color="auto"/>
                                          </w:divBdr>
                                        </w:div>
                                        <w:div w:id="41368284">
                                          <w:marLeft w:val="0"/>
                                          <w:marRight w:val="0"/>
                                          <w:marTop w:val="0"/>
                                          <w:marBottom w:val="0"/>
                                          <w:divBdr>
                                            <w:top w:val="none" w:sz="0" w:space="0" w:color="auto"/>
                                            <w:left w:val="none" w:sz="0" w:space="0" w:color="auto"/>
                                            <w:bottom w:val="none" w:sz="0" w:space="0" w:color="auto"/>
                                            <w:right w:val="none" w:sz="0" w:space="0" w:color="auto"/>
                                          </w:divBdr>
                                        </w:div>
                                        <w:div w:id="820849161">
                                          <w:marLeft w:val="0"/>
                                          <w:marRight w:val="0"/>
                                          <w:marTop w:val="0"/>
                                          <w:marBottom w:val="0"/>
                                          <w:divBdr>
                                            <w:top w:val="none" w:sz="0" w:space="0" w:color="auto"/>
                                            <w:left w:val="none" w:sz="0" w:space="0" w:color="auto"/>
                                            <w:bottom w:val="none" w:sz="0" w:space="0" w:color="auto"/>
                                            <w:right w:val="none" w:sz="0" w:space="0" w:color="auto"/>
                                          </w:divBdr>
                                        </w:div>
                                        <w:div w:id="1118796534">
                                          <w:marLeft w:val="0"/>
                                          <w:marRight w:val="0"/>
                                          <w:marTop w:val="0"/>
                                          <w:marBottom w:val="0"/>
                                          <w:divBdr>
                                            <w:top w:val="none" w:sz="0" w:space="0" w:color="auto"/>
                                            <w:left w:val="none" w:sz="0" w:space="0" w:color="auto"/>
                                            <w:bottom w:val="none" w:sz="0" w:space="0" w:color="auto"/>
                                            <w:right w:val="none" w:sz="0" w:space="0" w:color="auto"/>
                                          </w:divBdr>
                                        </w:div>
                                        <w:div w:id="1308320348">
                                          <w:marLeft w:val="0"/>
                                          <w:marRight w:val="0"/>
                                          <w:marTop w:val="0"/>
                                          <w:marBottom w:val="0"/>
                                          <w:divBdr>
                                            <w:top w:val="none" w:sz="0" w:space="0" w:color="auto"/>
                                            <w:left w:val="none" w:sz="0" w:space="0" w:color="auto"/>
                                            <w:bottom w:val="none" w:sz="0" w:space="0" w:color="auto"/>
                                            <w:right w:val="none" w:sz="0" w:space="0" w:color="auto"/>
                                          </w:divBdr>
                                        </w:div>
                                        <w:div w:id="164365521">
                                          <w:marLeft w:val="0"/>
                                          <w:marRight w:val="0"/>
                                          <w:marTop w:val="0"/>
                                          <w:marBottom w:val="0"/>
                                          <w:divBdr>
                                            <w:top w:val="none" w:sz="0" w:space="0" w:color="auto"/>
                                            <w:left w:val="none" w:sz="0" w:space="0" w:color="auto"/>
                                            <w:bottom w:val="none" w:sz="0" w:space="0" w:color="auto"/>
                                            <w:right w:val="none" w:sz="0" w:space="0" w:color="auto"/>
                                          </w:divBdr>
                                        </w:div>
                                        <w:div w:id="1136678762">
                                          <w:marLeft w:val="0"/>
                                          <w:marRight w:val="0"/>
                                          <w:marTop w:val="0"/>
                                          <w:marBottom w:val="0"/>
                                          <w:divBdr>
                                            <w:top w:val="none" w:sz="0" w:space="0" w:color="auto"/>
                                            <w:left w:val="none" w:sz="0" w:space="0" w:color="auto"/>
                                            <w:bottom w:val="none" w:sz="0" w:space="0" w:color="auto"/>
                                            <w:right w:val="none" w:sz="0" w:space="0" w:color="auto"/>
                                          </w:divBdr>
                                        </w:div>
                                        <w:div w:id="387916515">
                                          <w:marLeft w:val="0"/>
                                          <w:marRight w:val="0"/>
                                          <w:marTop w:val="0"/>
                                          <w:marBottom w:val="0"/>
                                          <w:divBdr>
                                            <w:top w:val="none" w:sz="0" w:space="0" w:color="auto"/>
                                            <w:left w:val="none" w:sz="0" w:space="0" w:color="auto"/>
                                            <w:bottom w:val="none" w:sz="0" w:space="0" w:color="auto"/>
                                            <w:right w:val="none" w:sz="0" w:space="0" w:color="auto"/>
                                          </w:divBdr>
                                        </w:div>
                                        <w:div w:id="207940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652945">
      <w:bodyDiv w:val="1"/>
      <w:marLeft w:val="0"/>
      <w:marRight w:val="0"/>
      <w:marTop w:val="0"/>
      <w:marBottom w:val="0"/>
      <w:divBdr>
        <w:top w:val="none" w:sz="0" w:space="0" w:color="auto"/>
        <w:left w:val="none" w:sz="0" w:space="0" w:color="auto"/>
        <w:bottom w:val="none" w:sz="0" w:space="0" w:color="auto"/>
        <w:right w:val="none" w:sz="0" w:space="0" w:color="auto"/>
      </w:divBdr>
      <w:divsChild>
        <w:div w:id="1082683825">
          <w:marLeft w:val="0"/>
          <w:marRight w:val="0"/>
          <w:marTop w:val="0"/>
          <w:marBottom w:val="0"/>
          <w:divBdr>
            <w:top w:val="none" w:sz="0" w:space="0" w:color="auto"/>
            <w:left w:val="none" w:sz="0" w:space="0" w:color="auto"/>
            <w:bottom w:val="none" w:sz="0" w:space="0" w:color="auto"/>
            <w:right w:val="none" w:sz="0" w:space="0" w:color="auto"/>
          </w:divBdr>
        </w:div>
      </w:divsChild>
    </w:div>
    <w:div w:id="933440407">
      <w:bodyDiv w:val="1"/>
      <w:marLeft w:val="0"/>
      <w:marRight w:val="0"/>
      <w:marTop w:val="0"/>
      <w:marBottom w:val="0"/>
      <w:divBdr>
        <w:top w:val="none" w:sz="0" w:space="0" w:color="auto"/>
        <w:left w:val="none" w:sz="0" w:space="0" w:color="auto"/>
        <w:bottom w:val="none" w:sz="0" w:space="0" w:color="auto"/>
        <w:right w:val="none" w:sz="0" w:space="0" w:color="auto"/>
      </w:divBdr>
      <w:divsChild>
        <w:div w:id="872425175">
          <w:marLeft w:val="0"/>
          <w:marRight w:val="0"/>
          <w:marTop w:val="0"/>
          <w:marBottom w:val="0"/>
          <w:divBdr>
            <w:top w:val="none" w:sz="0" w:space="0" w:color="auto"/>
            <w:left w:val="none" w:sz="0" w:space="0" w:color="auto"/>
            <w:bottom w:val="none" w:sz="0" w:space="0" w:color="auto"/>
            <w:right w:val="none" w:sz="0" w:space="0" w:color="auto"/>
          </w:divBdr>
        </w:div>
        <w:div w:id="456727934">
          <w:marLeft w:val="0"/>
          <w:marRight w:val="0"/>
          <w:marTop w:val="0"/>
          <w:marBottom w:val="300"/>
          <w:divBdr>
            <w:top w:val="none" w:sz="0" w:space="0" w:color="auto"/>
            <w:left w:val="none" w:sz="0" w:space="0" w:color="auto"/>
            <w:bottom w:val="none" w:sz="0" w:space="0" w:color="auto"/>
            <w:right w:val="none" w:sz="0" w:space="0" w:color="auto"/>
          </w:divBdr>
          <w:divsChild>
            <w:div w:id="93982478">
              <w:marLeft w:val="0"/>
              <w:marRight w:val="0"/>
              <w:marTop w:val="0"/>
              <w:marBottom w:val="0"/>
              <w:divBdr>
                <w:top w:val="none" w:sz="0" w:space="0" w:color="auto"/>
                <w:left w:val="none" w:sz="0" w:space="0" w:color="auto"/>
                <w:bottom w:val="none" w:sz="0" w:space="0" w:color="auto"/>
                <w:right w:val="none" w:sz="0" w:space="0" w:color="auto"/>
              </w:divBdr>
              <w:divsChild>
                <w:div w:id="1794397667">
                  <w:marLeft w:val="0"/>
                  <w:marRight w:val="0"/>
                  <w:marTop w:val="0"/>
                  <w:marBottom w:val="0"/>
                  <w:divBdr>
                    <w:top w:val="single" w:sz="6" w:space="0" w:color="DDDDDD"/>
                    <w:left w:val="single" w:sz="6" w:space="4" w:color="DDDDDD"/>
                    <w:bottom w:val="single" w:sz="6" w:space="0" w:color="DDDDDD"/>
                    <w:right w:val="single" w:sz="6" w:space="4" w:color="DDDDDD"/>
                  </w:divBdr>
                  <w:divsChild>
                    <w:div w:id="765199536">
                      <w:marLeft w:val="0"/>
                      <w:marRight w:val="0"/>
                      <w:marTop w:val="0"/>
                      <w:marBottom w:val="150"/>
                      <w:divBdr>
                        <w:top w:val="none" w:sz="0" w:space="0" w:color="auto"/>
                        <w:left w:val="none" w:sz="0" w:space="0" w:color="auto"/>
                        <w:bottom w:val="none" w:sz="0" w:space="0" w:color="auto"/>
                        <w:right w:val="none" w:sz="0" w:space="0" w:color="auto"/>
                      </w:divBdr>
                      <w:divsChild>
                        <w:div w:id="1111585882">
                          <w:marLeft w:val="0"/>
                          <w:marRight w:val="0"/>
                          <w:marTop w:val="0"/>
                          <w:marBottom w:val="0"/>
                          <w:divBdr>
                            <w:top w:val="none" w:sz="0" w:space="0" w:color="auto"/>
                            <w:left w:val="none" w:sz="0" w:space="0" w:color="auto"/>
                            <w:bottom w:val="none" w:sz="0" w:space="0" w:color="auto"/>
                            <w:right w:val="none" w:sz="0" w:space="0" w:color="auto"/>
                          </w:divBdr>
                          <w:divsChild>
                            <w:div w:id="320232436">
                              <w:marLeft w:val="0"/>
                              <w:marRight w:val="0"/>
                              <w:marTop w:val="0"/>
                              <w:marBottom w:val="0"/>
                              <w:divBdr>
                                <w:top w:val="none" w:sz="0" w:space="0" w:color="auto"/>
                                <w:left w:val="none" w:sz="0" w:space="0" w:color="auto"/>
                                <w:bottom w:val="none" w:sz="0" w:space="0" w:color="auto"/>
                                <w:right w:val="none" w:sz="0" w:space="0" w:color="auto"/>
                              </w:divBdr>
                              <w:divsChild>
                                <w:div w:id="1902862610">
                                  <w:marLeft w:val="0"/>
                                  <w:marRight w:val="0"/>
                                  <w:marTop w:val="0"/>
                                  <w:marBottom w:val="0"/>
                                  <w:divBdr>
                                    <w:top w:val="none" w:sz="0" w:space="0" w:color="auto"/>
                                    <w:left w:val="none" w:sz="0" w:space="0" w:color="auto"/>
                                    <w:bottom w:val="none" w:sz="0" w:space="0" w:color="auto"/>
                                    <w:right w:val="none" w:sz="0" w:space="0" w:color="auto"/>
                                  </w:divBdr>
                                  <w:divsChild>
                                    <w:div w:id="177878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359226">
                          <w:marLeft w:val="0"/>
                          <w:marRight w:val="0"/>
                          <w:marTop w:val="0"/>
                          <w:marBottom w:val="0"/>
                          <w:divBdr>
                            <w:top w:val="none" w:sz="0" w:space="0" w:color="auto"/>
                            <w:left w:val="none" w:sz="0" w:space="0" w:color="auto"/>
                            <w:bottom w:val="none" w:sz="0" w:space="0" w:color="auto"/>
                            <w:right w:val="none" w:sz="0" w:space="0" w:color="auto"/>
                          </w:divBdr>
                          <w:divsChild>
                            <w:div w:id="418798190">
                              <w:marLeft w:val="0"/>
                              <w:marRight w:val="0"/>
                              <w:marTop w:val="0"/>
                              <w:marBottom w:val="0"/>
                              <w:divBdr>
                                <w:top w:val="none" w:sz="0" w:space="0" w:color="auto"/>
                                <w:left w:val="none" w:sz="0" w:space="0" w:color="auto"/>
                                <w:bottom w:val="none" w:sz="0" w:space="0" w:color="auto"/>
                                <w:right w:val="none" w:sz="0" w:space="0" w:color="auto"/>
                              </w:divBdr>
                              <w:divsChild>
                                <w:div w:id="1400902605">
                                  <w:marLeft w:val="0"/>
                                  <w:marRight w:val="0"/>
                                  <w:marTop w:val="0"/>
                                  <w:marBottom w:val="0"/>
                                  <w:divBdr>
                                    <w:top w:val="none" w:sz="0" w:space="0" w:color="auto"/>
                                    <w:left w:val="none" w:sz="0" w:space="0" w:color="auto"/>
                                    <w:bottom w:val="none" w:sz="0" w:space="0" w:color="auto"/>
                                    <w:right w:val="none" w:sz="0" w:space="0" w:color="auto"/>
                                  </w:divBdr>
                                  <w:divsChild>
                                    <w:div w:id="1369335340">
                                      <w:marLeft w:val="0"/>
                                      <w:marRight w:val="0"/>
                                      <w:marTop w:val="0"/>
                                      <w:marBottom w:val="0"/>
                                      <w:divBdr>
                                        <w:top w:val="none" w:sz="0" w:space="0" w:color="auto"/>
                                        <w:left w:val="none" w:sz="0" w:space="0" w:color="auto"/>
                                        <w:bottom w:val="none" w:sz="0" w:space="0" w:color="auto"/>
                                        <w:right w:val="none" w:sz="0" w:space="0" w:color="auto"/>
                                      </w:divBdr>
                                    </w:div>
                                    <w:div w:id="1299143528">
                                      <w:marLeft w:val="0"/>
                                      <w:marRight w:val="0"/>
                                      <w:marTop w:val="0"/>
                                      <w:marBottom w:val="0"/>
                                      <w:divBdr>
                                        <w:top w:val="none" w:sz="0" w:space="0" w:color="auto"/>
                                        <w:left w:val="none" w:sz="0" w:space="0" w:color="auto"/>
                                        <w:bottom w:val="none" w:sz="0" w:space="0" w:color="auto"/>
                                        <w:right w:val="none" w:sz="0" w:space="0" w:color="auto"/>
                                      </w:divBdr>
                                    </w:div>
                                    <w:div w:id="1400788329">
                                      <w:marLeft w:val="0"/>
                                      <w:marRight w:val="0"/>
                                      <w:marTop w:val="0"/>
                                      <w:marBottom w:val="0"/>
                                      <w:divBdr>
                                        <w:top w:val="none" w:sz="0" w:space="0" w:color="auto"/>
                                        <w:left w:val="none" w:sz="0" w:space="0" w:color="auto"/>
                                        <w:bottom w:val="none" w:sz="0" w:space="0" w:color="auto"/>
                                        <w:right w:val="none" w:sz="0" w:space="0" w:color="auto"/>
                                      </w:divBdr>
                                    </w:div>
                                    <w:div w:id="989410625">
                                      <w:marLeft w:val="0"/>
                                      <w:marRight w:val="0"/>
                                      <w:marTop w:val="0"/>
                                      <w:marBottom w:val="0"/>
                                      <w:divBdr>
                                        <w:top w:val="none" w:sz="0" w:space="0" w:color="auto"/>
                                        <w:left w:val="none" w:sz="0" w:space="0" w:color="auto"/>
                                        <w:bottom w:val="none" w:sz="0" w:space="0" w:color="auto"/>
                                        <w:right w:val="none" w:sz="0" w:space="0" w:color="auto"/>
                                      </w:divBdr>
                                    </w:div>
                                    <w:div w:id="621768404">
                                      <w:marLeft w:val="0"/>
                                      <w:marRight w:val="0"/>
                                      <w:marTop w:val="0"/>
                                      <w:marBottom w:val="0"/>
                                      <w:divBdr>
                                        <w:top w:val="none" w:sz="0" w:space="0" w:color="auto"/>
                                        <w:left w:val="none" w:sz="0" w:space="0" w:color="auto"/>
                                        <w:bottom w:val="none" w:sz="0" w:space="0" w:color="auto"/>
                                        <w:right w:val="none" w:sz="0" w:space="0" w:color="auto"/>
                                      </w:divBdr>
                                    </w:div>
                                    <w:div w:id="1714230996">
                                      <w:marLeft w:val="0"/>
                                      <w:marRight w:val="0"/>
                                      <w:marTop w:val="0"/>
                                      <w:marBottom w:val="0"/>
                                      <w:divBdr>
                                        <w:top w:val="none" w:sz="0" w:space="0" w:color="auto"/>
                                        <w:left w:val="none" w:sz="0" w:space="0" w:color="auto"/>
                                        <w:bottom w:val="none" w:sz="0" w:space="0" w:color="auto"/>
                                        <w:right w:val="none" w:sz="0" w:space="0" w:color="auto"/>
                                      </w:divBdr>
                                    </w:div>
                                    <w:div w:id="1159418557">
                                      <w:marLeft w:val="0"/>
                                      <w:marRight w:val="0"/>
                                      <w:marTop w:val="0"/>
                                      <w:marBottom w:val="0"/>
                                      <w:divBdr>
                                        <w:top w:val="none" w:sz="0" w:space="0" w:color="auto"/>
                                        <w:left w:val="none" w:sz="0" w:space="0" w:color="auto"/>
                                        <w:bottom w:val="none" w:sz="0" w:space="0" w:color="auto"/>
                                        <w:right w:val="none" w:sz="0" w:space="0" w:color="auto"/>
                                      </w:divBdr>
                                    </w:div>
                                    <w:div w:id="1023894960">
                                      <w:marLeft w:val="0"/>
                                      <w:marRight w:val="0"/>
                                      <w:marTop w:val="0"/>
                                      <w:marBottom w:val="0"/>
                                      <w:divBdr>
                                        <w:top w:val="none" w:sz="0" w:space="0" w:color="auto"/>
                                        <w:left w:val="none" w:sz="0" w:space="0" w:color="auto"/>
                                        <w:bottom w:val="none" w:sz="0" w:space="0" w:color="auto"/>
                                        <w:right w:val="none" w:sz="0" w:space="0" w:color="auto"/>
                                      </w:divBdr>
                                    </w:div>
                                    <w:div w:id="711732046">
                                      <w:marLeft w:val="0"/>
                                      <w:marRight w:val="0"/>
                                      <w:marTop w:val="0"/>
                                      <w:marBottom w:val="0"/>
                                      <w:divBdr>
                                        <w:top w:val="none" w:sz="0" w:space="0" w:color="auto"/>
                                        <w:left w:val="none" w:sz="0" w:space="0" w:color="auto"/>
                                        <w:bottom w:val="none" w:sz="0" w:space="0" w:color="auto"/>
                                        <w:right w:val="none" w:sz="0" w:space="0" w:color="auto"/>
                                      </w:divBdr>
                                    </w:div>
                                    <w:div w:id="1441418379">
                                      <w:marLeft w:val="0"/>
                                      <w:marRight w:val="0"/>
                                      <w:marTop w:val="0"/>
                                      <w:marBottom w:val="0"/>
                                      <w:divBdr>
                                        <w:top w:val="none" w:sz="0" w:space="0" w:color="auto"/>
                                        <w:left w:val="none" w:sz="0" w:space="0" w:color="auto"/>
                                        <w:bottom w:val="none" w:sz="0" w:space="0" w:color="auto"/>
                                        <w:right w:val="none" w:sz="0" w:space="0" w:color="auto"/>
                                      </w:divBdr>
                                    </w:div>
                                    <w:div w:id="562524105">
                                      <w:marLeft w:val="0"/>
                                      <w:marRight w:val="0"/>
                                      <w:marTop w:val="0"/>
                                      <w:marBottom w:val="0"/>
                                      <w:divBdr>
                                        <w:top w:val="none" w:sz="0" w:space="0" w:color="auto"/>
                                        <w:left w:val="none" w:sz="0" w:space="0" w:color="auto"/>
                                        <w:bottom w:val="none" w:sz="0" w:space="0" w:color="auto"/>
                                        <w:right w:val="none" w:sz="0" w:space="0" w:color="auto"/>
                                      </w:divBdr>
                                    </w:div>
                                    <w:div w:id="715661556">
                                      <w:marLeft w:val="0"/>
                                      <w:marRight w:val="0"/>
                                      <w:marTop w:val="0"/>
                                      <w:marBottom w:val="0"/>
                                      <w:divBdr>
                                        <w:top w:val="none" w:sz="0" w:space="0" w:color="auto"/>
                                        <w:left w:val="none" w:sz="0" w:space="0" w:color="auto"/>
                                        <w:bottom w:val="none" w:sz="0" w:space="0" w:color="auto"/>
                                        <w:right w:val="none" w:sz="0" w:space="0" w:color="auto"/>
                                      </w:divBdr>
                                    </w:div>
                                    <w:div w:id="800342303">
                                      <w:marLeft w:val="0"/>
                                      <w:marRight w:val="0"/>
                                      <w:marTop w:val="0"/>
                                      <w:marBottom w:val="0"/>
                                      <w:divBdr>
                                        <w:top w:val="none" w:sz="0" w:space="0" w:color="auto"/>
                                        <w:left w:val="none" w:sz="0" w:space="0" w:color="auto"/>
                                        <w:bottom w:val="none" w:sz="0" w:space="0" w:color="auto"/>
                                        <w:right w:val="none" w:sz="0" w:space="0" w:color="auto"/>
                                      </w:divBdr>
                                    </w:div>
                                    <w:div w:id="1783574667">
                                      <w:marLeft w:val="0"/>
                                      <w:marRight w:val="0"/>
                                      <w:marTop w:val="0"/>
                                      <w:marBottom w:val="0"/>
                                      <w:divBdr>
                                        <w:top w:val="none" w:sz="0" w:space="0" w:color="auto"/>
                                        <w:left w:val="none" w:sz="0" w:space="0" w:color="auto"/>
                                        <w:bottom w:val="none" w:sz="0" w:space="0" w:color="auto"/>
                                        <w:right w:val="none" w:sz="0" w:space="0" w:color="auto"/>
                                      </w:divBdr>
                                    </w:div>
                                    <w:div w:id="1838689725">
                                      <w:marLeft w:val="0"/>
                                      <w:marRight w:val="0"/>
                                      <w:marTop w:val="0"/>
                                      <w:marBottom w:val="0"/>
                                      <w:divBdr>
                                        <w:top w:val="none" w:sz="0" w:space="0" w:color="auto"/>
                                        <w:left w:val="none" w:sz="0" w:space="0" w:color="auto"/>
                                        <w:bottom w:val="none" w:sz="0" w:space="0" w:color="auto"/>
                                        <w:right w:val="none" w:sz="0" w:space="0" w:color="auto"/>
                                      </w:divBdr>
                                    </w:div>
                                    <w:div w:id="1371685156">
                                      <w:marLeft w:val="0"/>
                                      <w:marRight w:val="0"/>
                                      <w:marTop w:val="0"/>
                                      <w:marBottom w:val="0"/>
                                      <w:divBdr>
                                        <w:top w:val="none" w:sz="0" w:space="0" w:color="auto"/>
                                        <w:left w:val="none" w:sz="0" w:space="0" w:color="auto"/>
                                        <w:bottom w:val="none" w:sz="0" w:space="0" w:color="auto"/>
                                        <w:right w:val="none" w:sz="0" w:space="0" w:color="auto"/>
                                      </w:divBdr>
                                    </w:div>
                                    <w:div w:id="495656734">
                                      <w:marLeft w:val="0"/>
                                      <w:marRight w:val="0"/>
                                      <w:marTop w:val="0"/>
                                      <w:marBottom w:val="0"/>
                                      <w:divBdr>
                                        <w:top w:val="none" w:sz="0" w:space="0" w:color="auto"/>
                                        <w:left w:val="none" w:sz="0" w:space="0" w:color="auto"/>
                                        <w:bottom w:val="none" w:sz="0" w:space="0" w:color="auto"/>
                                        <w:right w:val="none" w:sz="0" w:space="0" w:color="auto"/>
                                      </w:divBdr>
                                    </w:div>
                                    <w:div w:id="1509247328">
                                      <w:marLeft w:val="0"/>
                                      <w:marRight w:val="0"/>
                                      <w:marTop w:val="0"/>
                                      <w:marBottom w:val="0"/>
                                      <w:divBdr>
                                        <w:top w:val="none" w:sz="0" w:space="0" w:color="auto"/>
                                        <w:left w:val="none" w:sz="0" w:space="0" w:color="auto"/>
                                        <w:bottom w:val="none" w:sz="0" w:space="0" w:color="auto"/>
                                        <w:right w:val="none" w:sz="0" w:space="0" w:color="auto"/>
                                      </w:divBdr>
                                    </w:div>
                                    <w:div w:id="4792116">
                                      <w:marLeft w:val="0"/>
                                      <w:marRight w:val="0"/>
                                      <w:marTop w:val="0"/>
                                      <w:marBottom w:val="0"/>
                                      <w:divBdr>
                                        <w:top w:val="none" w:sz="0" w:space="0" w:color="auto"/>
                                        <w:left w:val="none" w:sz="0" w:space="0" w:color="auto"/>
                                        <w:bottom w:val="none" w:sz="0" w:space="0" w:color="auto"/>
                                        <w:right w:val="none" w:sz="0" w:space="0" w:color="auto"/>
                                      </w:divBdr>
                                    </w:div>
                                    <w:div w:id="688411844">
                                      <w:marLeft w:val="0"/>
                                      <w:marRight w:val="0"/>
                                      <w:marTop w:val="0"/>
                                      <w:marBottom w:val="0"/>
                                      <w:divBdr>
                                        <w:top w:val="none" w:sz="0" w:space="0" w:color="auto"/>
                                        <w:left w:val="none" w:sz="0" w:space="0" w:color="auto"/>
                                        <w:bottom w:val="none" w:sz="0" w:space="0" w:color="auto"/>
                                        <w:right w:val="none" w:sz="0" w:space="0" w:color="auto"/>
                                      </w:divBdr>
                                    </w:div>
                                    <w:div w:id="1925144216">
                                      <w:marLeft w:val="0"/>
                                      <w:marRight w:val="0"/>
                                      <w:marTop w:val="0"/>
                                      <w:marBottom w:val="0"/>
                                      <w:divBdr>
                                        <w:top w:val="none" w:sz="0" w:space="0" w:color="auto"/>
                                        <w:left w:val="none" w:sz="0" w:space="0" w:color="auto"/>
                                        <w:bottom w:val="none" w:sz="0" w:space="0" w:color="auto"/>
                                        <w:right w:val="none" w:sz="0" w:space="0" w:color="auto"/>
                                      </w:divBdr>
                                    </w:div>
                                    <w:div w:id="2143686761">
                                      <w:marLeft w:val="0"/>
                                      <w:marRight w:val="0"/>
                                      <w:marTop w:val="0"/>
                                      <w:marBottom w:val="0"/>
                                      <w:divBdr>
                                        <w:top w:val="none" w:sz="0" w:space="0" w:color="auto"/>
                                        <w:left w:val="none" w:sz="0" w:space="0" w:color="auto"/>
                                        <w:bottom w:val="none" w:sz="0" w:space="0" w:color="auto"/>
                                        <w:right w:val="none" w:sz="0" w:space="0" w:color="auto"/>
                                      </w:divBdr>
                                    </w:div>
                                    <w:div w:id="447621192">
                                      <w:marLeft w:val="0"/>
                                      <w:marRight w:val="0"/>
                                      <w:marTop w:val="0"/>
                                      <w:marBottom w:val="0"/>
                                      <w:divBdr>
                                        <w:top w:val="none" w:sz="0" w:space="0" w:color="auto"/>
                                        <w:left w:val="none" w:sz="0" w:space="0" w:color="auto"/>
                                        <w:bottom w:val="none" w:sz="0" w:space="0" w:color="auto"/>
                                        <w:right w:val="none" w:sz="0" w:space="0" w:color="auto"/>
                                      </w:divBdr>
                                    </w:div>
                                    <w:div w:id="1729842453">
                                      <w:marLeft w:val="0"/>
                                      <w:marRight w:val="0"/>
                                      <w:marTop w:val="0"/>
                                      <w:marBottom w:val="0"/>
                                      <w:divBdr>
                                        <w:top w:val="none" w:sz="0" w:space="0" w:color="auto"/>
                                        <w:left w:val="none" w:sz="0" w:space="0" w:color="auto"/>
                                        <w:bottom w:val="none" w:sz="0" w:space="0" w:color="auto"/>
                                        <w:right w:val="none" w:sz="0" w:space="0" w:color="auto"/>
                                      </w:divBdr>
                                    </w:div>
                                    <w:div w:id="1098334211">
                                      <w:marLeft w:val="0"/>
                                      <w:marRight w:val="0"/>
                                      <w:marTop w:val="0"/>
                                      <w:marBottom w:val="0"/>
                                      <w:divBdr>
                                        <w:top w:val="none" w:sz="0" w:space="0" w:color="auto"/>
                                        <w:left w:val="none" w:sz="0" w:space="0" w:color="auto"/>
                                        <w:bottom w:val="none" w:sz="0" w:space="0" w:color="auto"/>
                                        <w:right w:val="none" w:sz="0" w:space="0" w:color="auto"/>
                                      </w:divBdr>
                                    </w:div>
                                    <w:div w:id="1582369582">
                                      <w:marLeft w:val="0"/>
                                      <w:marRight w:val="0"/>
                                      <w:marTop w:val="0"/>
                                      <w:marBottom w:val="0"/>
                                      <w:divBdr>
                                        <w:top w:val="none" w:sz="0" w:space="0" w:color="auto"/>
                                        <w:left w:val="none" w:sz="0" w:space="0" w:color="auto"/>
                                        <w:bottom w:val="none" w:sz="0" w:space="0" w:color="auto"/>
                                        <w:right w:val="none" w:sz="0" w:space="0" w:color="auto"/>
                                      </w:divBdr>
                                    </w:div>
                                    <w:div w:id="1660111017">
                                      <w:marLeft w:val="0"/>
                                      <w:marRight w:val="0"/>
                                      <w:marTop w:val="0"/>
                                      <w:marBottom w:val="0"/>
                                      <w:divBdr>
                                        <w:top w:val="none" w:sz="0" w:space="0" w:color="auto"/>
                                        <w:left w:val="none" w:sz="0" w:space="0" w:color="auto"/>
                                        <w:bottom w:val="none" w:sz="0" w:space="0" w:color="auto"/>
                                        <w:right w:val="none" w:sz="0" w:space="0" w:color="auto"/>
                                      </w:divBdr>
                                    </w:div>
                                    <w:div w:id="595359293">
                                      <w:marLeft w:val="0"/>
                                      <w:marRight w:val="0"/>
                                      <w:marTop w:val="0"/>
                                      <w:marBottom w:val="0"/>
                                      <w:divBdr>
                                        <w:top w:val="none" w:sz="0" w:space="0" w:color="auto"/>
                                        <w:left w:val="none" w:sz="0" w:space="0" w:color="auto"/>
                                        <w:bottom w:val="none" w:sz="0" w:space="0" w:color="auto"/>
                                        <w:right w:val="none" w:sz="0" w:space="0" w:color="auto"/>
                                      </w:divBdr>
                                    </w:div>
                                    <w:div w:id="1010837960">
                                      <w:marLeft w:val="0"/>
                                      <w:marRight w:val="0"/>
                                      <w:marTop w:val="0"/>
                                      <w:marBottom w:val="0"/>
                                      <w:divBdr>
                                        <w:top w:val="none" w:sz="0" w:space="0" w:color="auto"/>
                                        <w:left w:val="none" w:sz="0" w:space="0" w:color="auto"/>
                                        <w:bottom w:val="none" w:sz="0" w:space="0" w:color="auto"/>
                                        <w:right w:val="none" w:sz="0" w:space="0" w:color="auto"/>
                                      </w:divBdr>
                                    </w:div>
                                    <w:div w:id="1959526536">
                                      <w:marLeft w:val="0"/>
                                      <w:marRight w:val="0"/>
                                      <w:marTop w:val="0"/>
                                      <w:marBottom w:val="0"/>
                                      <w:divBdr>
                                        <w:top w:val="none" w:sz="0" w:space="0" w:color="auto"/>
                                        <w:left w:val="none" w:sz="0" w:space="0" w:color="auto"/>
                                        <w:bottom w:val="none" w:sz="0" w:space="0" w:color="auto"/>
                                        <w:right w:val="none" w:sz="0" w:space="0" w:color="auto"/>
                                      </w:divBdr>
                                    </w:div>
                                    <w:div w:id="1655522194">
                                      <w:marLeft w:val="0"/>
                                      <w:marRight w:val="0"/>
                                      <w:marTop w:val="0"/>
                                      <w:marBottom w:val="0"/>
                                      <w:divBdr>
                                        <w:top w:val="none" w:sz="0" w:space="0" w:color="auto"/>
                                        <w:left w:val="none" w:sz="0" w:space="0" w:color="auto"/>
                                        <w:bottom w:val="none" w:sz="0" w:space="0" w:color="auto"/>
                                        <w:right w:val="none" w:sz="0" w:space="0" w:color="auto"/>
                                      </w:divBdr>
                                    </w:div>
                                    <w:div w:id="1662347006">
                                      <w:marLeft w:val="0"/>
                                      <w:marRight w:val="0"/>
                                      <w:marTop w:val="0"/>
                                      <w:marBottom w:val="0"/>
                                      <w:divBdr>
                                        <w:top w:val="none" w:sz="0" w:space="0" w:color="auto"/>
                                        <w:left w:val="none" w:sz="0" w:space="0" w:color="auto"/>
                                        <w:bottom w:val="none" w:sz="0" w:space="0" w:color="auto"/>
                                        <w:right w:val="none" w:sz="0" w:space="0" w:color="auto"/>
                                      </w:divBdr>
                                    </w:div>
                                    <w:div w:id="1369985624">
                                      <w:marLeft w:val="0"/>
                                      <w:marRight w:val="0"/>
                                      <w:marTop w:val="0"/>
                                      <w:marBottom w:val="0"/>
                                      <w:divBdr>
                                        <w:top w:val="none" w:sz="0" w:space="0" w:color="auto"/>
                                        <w:left w:val="none" w:sz="0" w:space="0" w:color="auto"/>
                                        <w:bottom w:val="none" w:sz="0" w:space="0" w:color="auto"/>
                                        <w:right w:val="none" w:sz="0" w:space="0" w:color="auto"/>
                                      </w:divBdr>
                                    </w:div>
                                    <w:div w:id="479082639">
                                      <w:marLeft w:val="0"/>
                                      <w:marRight w:val="0"/>
                                      <w:marTop w:val="0"/>
                                      <w:marBottom w:val="0"/>
                                      <w:divBdr>
                                        <w:top w:val="none" w:sz="0" w:space="0" w:color="auto"/>
                                        <w:left w:val="none" w:sz="0" w:space="0" w:color="auto"/>
                                        <w:bottom w:val="none" w:sz="0" w:space="0" w:color="auto"/>
                                        <w:right w:val="none" w:sz="0" w:space="0" w:color="auto"/>
                                      </w:divBdr>
                                    </w:div>
                                    <w:div w:id="1728257534">
                                      <w:marLeft w:val="0"/>
                                      <w:marRight w:val="0"/>
                                      <w:marTop w:val="0"/>
                                      <w:marBottom w:val="0"/>
                                      <w:divBdr>
                                        <w:top w:val="none" w:sz="0" w:space="0" w:color="auto"/>
                                        <w:left w:val="none" w:sz="0" w:space="0" w:color="auto"/>
                                        <w:bottom w:val="none" w:sz="0" w:space="0" w:color="auto"/>
                                        <w:right w:val="none" w:sz="0" w:space="0" w:color="auto"/>
                                      </w:divBdr>
                                    </w:div>
                                    <w:div w:id="410081345">
                                      <w:marLeft w:val="0"/>
                                      <w:marRight w:val="0"/>
                                      <w:marTop w:val="0"/>
                                      <w:marBottom w:val="0"/>
                                      <w:divBdr>
                                        <w:top w:val="none" w:sz="0" w:space="0" w:color="auto"/>
                                        <w:left w:val="none" w:sz="0" w:space="0" w:color="auto"/>
                                        <w:bottom w:val="none" w:sz="0" w:space="0" w:color="auto"/>
                                        <w:right w:val="none" w:sz="0" w:space="0" w:color="auto"/>
                                      </w:divBdr>
                                    </w:div>
                                    <w:div w:id="1447113504">
                                      <w:marLeft w:val="0"/>
                                      <w:marRight w:val="0"/>
                                      <w:marTop w:val="0"/>
                                      <w:marBottom w:val="0"/>
                                      <w:divBdr>
                                        <w:top w:val="none" w:sz="0" w:space="0" w:color="auto"/>
                                        <w:left w:val="none" w:sz="0" w:space="0" w:color="auto"/>
                                        <w:bottom w:val="none" w:sz="0" w:space="0" w:color="auto"/>
                                        <w:right w:val="none" w:sz="0" w:space="0" w:color="auto"/>
                                      </w:divBdr>
                                    </w:div>
                                    <w:div w:id="1555654534">
                                      <w:marLeft w:val="0"/>
                                      <w:marRight w:val="0"/>
                                      <w:marTop w:val="0"/>
                                      <w:marBottom w:val="0"/>
                                      <w:divBdr>
                                        <w:top w:val="none" w:sz="0" w:space="0" w:color="auto"/>
                                        <w:left w:val="none" w:sz="0" w:space="0" w:color="auto"/>
                                        <w:bottom w:val="none" w:sz="0" w:space="0" w:color="auto"/>
                                        <w:right w:val="none" w:sz="0" w:space="0" w:color="auto"/>
                                      </w:divBdr>
                                    </w:div>
                                    <w:div w:id="796531649">
                                      <w:marLeft w:val="0"/>
                                      <w:marRight w:val="0"/>
                                      <w:marTop w:val="0"/>
                                      <w:marBottom w:val="0"/>
                                      <w:divBdr>
                                        <w:top w:val="none" w:sz="0" w:space="0" w:color="auto"/>
                                        <w:left w:val="none" w:sz="0" w:space="0" w:color="auto"/>
                                        <w:bottom w:val="none" w:sz="0" w:space="0" w:color="auto"/>
                                        <w:right w:val="none" w:sz="0" w:space="0" w:color="auto"/>
                                      </w:divBdr>
                                    </w:div>
                                    <w:div w:id="1313559148">
                                      <w:marLeft w:val="0"/>
                                      <w:marRight w:val="0"/>
                                      <w:marTop w:val="0"/>
                                      <w:marBottom w:val="0"/>
                                      <w:divBdr>
                                        <w:top w:val="none" w:sz="0" w:space="0" w:color="auto"/>
                                        <w:left w:val="none" w:sz="0" w:space="0" w:color="auto"/>
                                        <w:bottom w:val="none" w:sz="0" w:space="0" w:color="auto"/>
                                        <w:right w:val="none" w:sz="0" w:space="0" w:color="auto"/>
                                      </w:divBdr>
                                    </w:div>
                                    <w:div w:id="496770852">
                                      <w:marLeft w:val="0"/>
                                      <w:marRight w:val="0"/>
                                      <w:marTop w:val="0"/>
                                      <w:marBottom w:val="0"/>
                                      <w:divBdr>
                                        <w:top w:val="none" w:sz="0" w:space="0" w:color="auto"/>
                                        <w:left w:val="none" w:sz="0" w:space="0" w:color="auto"/>
                                        <w:bottom w:val="none" w:sz="0" w:space="0" w:color="auto"/>
                                        <w:right w:val="none" w:sz="0" w:space="0" w:color="auto"/>
                                      </w:divBdr>
                                    </w:div>
                                    <w:div w:id="867834505">
                                      <w:marLeft w:val="0"/>
                                      <w:marRight w:val="0"/>
                                      <w:marTop w:val="0"/>
                                      <w:marBottom w:val="0"/>
                                      <w:divBdr>
                                        <w:top w:val="none" w:sz="0" w:space="0" w:color="auto"/>
                                        <w:left w:val="none" w:sz="0" w:space="0" w:color="auto"/>
                                        <w:bottom w:val="none" w:sz="0" w:space="0" w:color="auto"/>
                                        <w:right w:val="none" w:sz="0" w:space="0" w:color="auto"/>
                                      </w:divBdr>
                                    </w:div>
                                    <w:div w:id="327750727">
                                      <w:marLeft w:val="0"/>
                                      <w:marRight w:val="0"/>
                                      <w:marTop w:val="0"/>
                                      <w:marBottom w:val="0"/>
                                      <w:divBdr>
                                        <w:top w:val="none" w:sz="0" w:space="0" w:color="auto"/>
                                        <w:left w:val="none" w:sz="0" w:space="0" w:color="auto"/>
                                        <w:bottom w:val="none" w:sz="0" w:space="0" w:color="auto"/>
                                        <w:right w:val="none" w:sz="0" w:space="0" w:color="auto"/>
                                      </w:divBdr>
                                    </w:div>
                                    <w:div w:id="1950506419">
                                      <w:marLeft w:val="0"/>
                                      <w:marRight w:val="0"/>
                                      <w:marTop w:val="0"/>
                                      <w:marBottom w:val="0"/>
                                      <w:divBdr>
                                        <w:top w:val="none" w:sz="0" w:space="0" w:color="auto"/>
                                        <w:left w:val="none" w:sz="0" w:space="0" w:color="auto"/>
                                        <w:bottom w:val="none" w:sz="0" w:space="0" w:color="auto"/>
                                        <w:right w:val="none" w:sz="0" w:space="0" w:color="auto"/>
                                      </w:divBdr>
                                    </w:div>
                                    <w:div w:id="1062143579">
                                      <w:marLeft w:val="0"/>
                                      <w:marRight w:val="0"/>
                                      <w:marTop w:val="0"/>
                                      <w:marBottom w:val="0"/>
                                      <w:divBdr>
                                        <w:top w:val="none" w:sz="0" w:space="0" w:color="auto"/>
                                        <w:left w:val="none" w:sz="0" w:space="0" w:color="auto"/>
                                        <w:bottom w:val="none" w:sz="0" w:space="0" w:color="auto"/>
                                        <w:right w:val="none" w:sz="0" w:space="0" w:color="auto"/>
                                      </w:divBdr>
                                    </w:div>
                                    <w:div w:id="1626426229">
                                      <w:marLeft w:val="0"/>
                                      <w:marRight w:val="0"/>
                                      <w:marTop w:val="0"/>
                                      <w:marBottom w:val="0"/>
                                      <w:divBdr>
                                        <w:top w:val="none" w:sz="0" w:space="0" w:color="auto"/>
                                        <w:left w:val="none" w:sz="0" w:space="0" w:color="auto"/>
                                        <w:bottom w:val="none" w:sz="0" w:space="0" w:color="auto"/>
                                        <w:right w:val="none" w:sz="0" w:space="0" w:color="auto"/>
                                      </w:divBdr>
                                    </w:div>
                                    <w:div w:id="1457480192">
                                      <w:marLeft w:val="0"/>
                                      <w:marRight w:val="0"/>
                                      <w:marTop w:val="0"/>
                                      <w:marBottom w:val="0"/>
                                      <w:divBdr>
                                        <w:top w:val="none" w:sz="0" w:space="0" w:color="auto"/>
                                        <w:left w:val="none" w:sz="0" w:space="0" w:color="auto"/>
                                        <w:bottom w:val="none" w:sz="0" w:space="0" w:color="auto"/>
                                        <w:right w:val="none" w:sz="0" w:space="0" w:color="auto"/>
                                      </w:divBdr>
                                    </w:div>
                                    <w:div w:id="1030229247">
                                      <w:marLeft w:val="0"/>
                                      <w:marRight w:val="0"/>
                                      <w:marTop w:val="0"/>
                                      <w:marBottom w:val="0"/>
                                      <w:divBdr>
                                        <w:top w:val="none" w:sz="0" w:space="0" w:color="auto"/>
                                        <w:left w:val="none" w:sz="0" w:space="0" w:color="auto"/>
                                        <w:bottom w:val="none" w:sz="0" w:space="0" w:color="auto"/>
                                        <w:right w:val="none" w:sz="0" w:space="0" w:color="auto"/>
                                      </w:divBdr>
                                    </w:div>
                                    <w:div w:id="545725490">
                                      <w:marLeft w:val="0"/>
                                      <w:marRight w:val="0"/>
                                      <w:marTop w:val="0"/>
                                      <w:marBottom w:val="0"/>
                                      <w:divBdr>
                                        <w:top w:val="none" w:sz="0" w:space="0" w:color="auto"/>
                                        <w:left w:val="none" w:sz="0" w:space="0" w:color="auto"/>
                                        <w:bottom w:val="none" w:sz="0" w:space="0" w:color="auto"/>
                                        <w:right w:val="none" w:sz="0" w:space="0" w:color="auto"/>
                                      </w:divBdr>
                                    </w:div>
                                    <w:div w:id="1017585212">
                                      <w:marLeft w:val="0"/>
                                      <w:marRight w:val="0"/>
                                      <w:marTop w:val="0"/>
                                      <w:marBottom w:val="0"/>
                                      <w:divBdr>
                                        <w:top w:val="none" w:sz="0" w:space="0" w:color="auto"/>
                                        <w:left w:val="none" w:sz="0" w:space="0" w:color="auto"/>
                                        <w:bottom w:val="none" w:sz="0" w:space="0" w:color="auto"/>
                                        <w:right w:val="none" w:sz="0" w:space="0" w:color="auto"/>
                                      </w:divBdr>
                                    </w:div>
                                    <w:div w:id="1846162055">
                                      <w:marLeft w:val="0"/>
                                      <w:marRight w:val="0"/>
                                      <w:marTop w:val="0"/>
                                      <w:marBottom w:val="0"/>
                                      <w:divBdr>
                                        <w:top w:val="none" w:sz="0" w:space="0" w:color="auto"/>
                                        <w:left w:val="none" w:sz="0" w:space="0" w:color="auto"/>
                                        <w:bottom w:val="none" w:sz="0" w:space="0" w:color="auto"/>
                                        <w:right w:val="none" w:sz="0" w:space="0" w:color="auto"/>
                                      </w:divBdr>
                                    </w:div>
                                    <w:div w:id="1858156158">
                                      <w:marLeft w:val="0"/>
                                      <w:marRight w:val="0"/>
                                      <w:marTop w:val="0"/>
                                      <w:marBottom w:val="0"/>
                                      <w:divBdr>
                                        <w:top w:val="none" w:sz="0" w:space="0" w:color="auto"/>
                                        <w:left w:val="none" w:sz="0" w:space="0" w:color="auto"/>
                                        <w:bottom w:val="none" w:sz="0" w:space="0" w:color="auto"/>
                                        <w:right w:val="none" w:sz="0" w:space="0" w:color="auto"/>
                                      </w:divBdr>
                                    </w:div>
                                    <w:div w:id="4351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655980">
          <w:marLeft w:val="0"/>
          <w:marRight w:val="0"/>
          <w:marTop w:val="0"/>
          <w:marBottom w:val="0"/>
          <w:divBdr>
            <w:top w:val="none" w:sz="0" w:space="0" w:color="auto"/>
            <w:left w:val="none" w:sz="0" w:space="0" w:color="auto"/>
            <w:bottom w:val="none" w:sz="0" w:space="0" w:color="auto"/>
            <w:right w:val="none" w:sz="0" w:space="0" w:color="auto"/>
          </w:divBdr>
        </w:div>
      </w:divsChild>
    </w:div>
    <w:div w:id="942765598">
      <w:bodyDiv w:val="1"/>
      <w:marLeft w:val="0"/>
      <w:marRight w:val="0"/>
      <w:marTop w:val="0"/>
      <w:marBottom w:val="0"/>
      <w:divBdr>
        <w:top w:val="none" w:sz="0" w:space="0" w:color="auto"/>
        <w:left w:val="none" w:sz="0" w:space="0" w:color="auto"/>
        <w:bottom w:val="none" w:sz="0" w:space="0" w:color="auto"/>
        <w:right w:val="none" w:sz="0" w:space="0" w:color="auto"/>
      </w:divBdr>
      <w:divsChild>
        <w:div w:id="112553813">
          <w:marLeft w:val="0"/>
          <w:marRight w:val="0"/>
          <w:marTop w:val="0"/>
          <w:marBottom w:val="0"/>
          <w:divBdr>
            <w:top w:val="none" w:sz="0" w:space="0" w:color="auto"/>
            <w:left w:val="none" w:sz="0" w:space="0" w:color="auto"/>
            <w:bottom w:val="none" w:sz="0" w:space="0" w:color="auto"/>
            <w:right w:val="none" w:sz="0" w:space="0" w:color="auto"/>
          </w:divBdr>
          <w:divsChild>
            <w:div w:id="902909160">
              <w:marLeft w:val="0"/>
              <w:marRight w:val="0"/>
              <w:marTop w:val="0"/>
              <w:marBottom w:val="300"/>
              <w:divBdr>
                <w:top w:val="none" w:sz="0" w:space="0" w:color="auto"/>
                <w:left w:val="none" w:sz="0" w:space="0" w:color="auto"/>
                <w:bottom w:val="none" w:sz="0" w:space="0" w:color="auto"/>
                <w:right w:val="none" w:sz="0" w:space="0" w:color="auto"/>
              </w:divBdr>
              <w:divsChild>
                <w:div w:id="1668971396">
                  <w:marLeft w:val="0"/>
                  <w:marRight w:val="0"/>
                  <w:marTop w:val="0"/>
                  <w:marBottom w:val="0"/>
                  <w:divBdr>
                    <w:top w:val="none" w:sz="0" w:space="0" w:color="auto"/>
                    <w:left w:val="none" w:sz="0" w:space="0" w:color="auto"/>
                    <w:bottom w:val="none" w:sz="0" w:space="0" w:color="auto"/>
                    <w:right w:val="none" w:sz="0" w:space="0" w:color="auto"/>
                  </w:divBdr>
                  <w:divsChild>
                    <w:div w:id="2045326482">
                      <w:marLeft w:val="0"/>
                      <w:marRight w:val="0"/>
                      <w:marTop w:val="0"/>
                      <w:marBottom w:val="0"/>
                      <w:divBdr>
                        <w:top w:val="single" w:sz="6" w:space="0" w:color="DDDDDD"/>
                        <w:left w:val="single" w:sz="6" w:space="4" w:color="DDDDDD"/>
                        <w:bottom w:val="single" w:sz="6" w:space="0" w:color="DDDDDD"/>
                        <w:right w:val="single" w:sz="6" w:space="4" w:color="DDDDDD"/>
                      </w:divBdr>
                      <w:divsChild>
                        <w:div w:id="1500657227">
                          <w:marLeft w:val="0"/>
                          <w:marRight w:val="0"/>
                          <w:marTop w:val="0"/>
                          <w:marBottom w:val="150"/>
                          <w:divBdr>
                            <w:top w:val="none" w:sz="0" w:space="0" w:color="auto"/>
                            <w:left w:val="none" w:sz="0" w:space="0" w:color="auto"/>
                            <w:bottom w:val="none" w:sz="0" w:space="0" w:color="auto"/>
                            <w:right w:val="none" w:sz="0" w:space="0" w:color="auto"/>
                          </w:divBdr>
                          <w:divsChild>
                            <w:div w:id="736169528">
                              <w:marLeft w:val="0"/>
                              <w:marRight w:val="0"/>
                              <w:marTop w:val="0"/>
                              <w:marBottom w:val="0"/>
                              <w:divBdr>
                                <w:top w:val="none" w:sz="0" w:space="0" w:color="auto"/>
                                <w:left w:val="none" w:sz="0" w:space="0" w:color="auto"/>
                                <w:bottom w:val="none" w:sz="0" w:space="0" w:color="auto"/>
                                <w:right w:val="none" w:sz="0" w:space="0" w:color="auto"/>
                              </w:divBdr>
                              <w:divsChild>
                                <w:div w:id="334722474">
                                  <w:marLeft w:val="0"/>
                                  <w:marRight w:val="0"/>
                                  <w:marTop w:val="0"/>
                                  <w:marBottom w:val="0"/>
                                  <w:divBdr>
                                    <w:top w:val="none" w:sz="0" w:space="0" w:color="auto"/>
                                    <w:left w:val="none" w:sz="0" w:space="0" w:color="auto"/>
                                    <w:bottom w:val="none" w:sz="0" w:space="0" w:color="auto"/>
                                    <w:right w:val="none" w:sz="0" w:space="0" w:color="auto"/>
                                  </w:divBdr>
                                  <w:divsChild>
                                    <w:div w:id="739136608">
                                      <w:marLeft w:val="0"/>
                                      <w:marRight w:val="0"/>
                                      <w:marTop w:val="0"/>
                                      <w:marBottom w:val="0"/>
                                      <w:divBdr>
                                        <w:top w:val="none" w:sz="0" w:space="0" w:color="auto"/>
                                        <w:left w:val="none" w:sz="0" w:space="0" w:color="auto"/>
                                        <w:bottom w:val="none" w:sz="0" w:space="0" w:color="auto"/>
                                        <w:right w:val="none" w:sz="0" w:space="0" w:color="auto"/>
                                      </w:divBdr>
                                      <w:divsChild>
                                        <w:div w:id="11341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9297">
                              <w:marLeft w:val="0"/>
                              <w:marRight w:val="0"/>
                              <w:marTop w:val="0"/>
                              <w:marBottom w:val="0"/>
                              <w:divBdr>
                                <w:top w:val="none" w:sz="0" w:space="0" w:color="auto"/>
                                <w:left w:val="none" w:sz="0" w:space="0" w:color="auto"/>
                                <w:bottom w:val="none" w:sz="0" w:space="0" w:color="auto"/>
                                <w:right w:val="none" w:sz="0" w:space="0" w:color="auto"/>
                              </w:divBdr>
                              <w:divsChild>
                                <w:div w:id="1277062523">
                                  <w:marLeft w:val="0"/>
                                  <w:marRight w:val="0"/>
                                  <w:marTop w:val="0"/>
                                  <w:marBottom w:val="0"/>
                                  <w:divBdr>
                                    <w:top w:val="none" w:sz="0" w:space="0" w:color="auto"/>
                                    <w:left w:val="none" w:sz="0" w:space="0" w:color="auto"/>
                                    <w:bottom w:val="none" w:sz="0" w:space="0" w:color="auto"/>
                                    <w:right w:val="none" w:sz="0" w:space="0" w:color="auto"/>
                                  </w:divBdr>
                                  <w:divsChild>
                                    <w:div w:id="758988421">
                                      <w:marLeft w:val="0"/>
                                      <w:marRight w:val="0"/>
                                      <w:marTop w:val="0"/>
                                      <w:marBottom w:val="0"/>
                                      <w:divBdr>
                                        <w:top w:val="none" w:sz="0" w:space="0" w:color="auto"/>
                                        <w:left w:val="none" w:sz="0" w:space="0" w:color="auto"/>
                                        <w:bottom w:val="none" w:sz="0" w:space="0" w:color="auto"/>
                                        <w:right w:val="none" w:sz="0" w:space="0" w:color="auto"/>
                                      </w:divBdr>
                                      <w:divsChild>
                                        <w:div w:id="2078556238">
                                          <w:marLeft w:val="0"/>
                                          <w:marRight w:val="0"/>
                                          <w:marTop w:val="0"/>
                                          <w:marBottom w:val="0"/>
                                          <w:divBdr>
                                            <w:top w:val="none" w:sz="0" w:space="0" w:color="auto"/>
                                            <w:left w:val="none" w:sz="0" w:space="0" w:color="auto"/>
                                            <w:bottom w:val="none" w:sz="0" w:space="0" w:color="auto"/>
                                            <w:right w:val="none" w:sz="0" w:space="0" w:color="auto"/>
                                          </w:divBdr>
                                        </w:div>
                                        <w:div w:id="106002896">
                                          <w:marLeft w:val="0"/>
                                          <w:marRight w:val="0"/>
                                          <w:marTop w:val="0"/>
                                          <w:marBottom w:val="0"/>
                                          <w:divBdr>
                                            <w:top w:val="none" w:sz="0" w:space="0" w:color="auto"/>
                                            <w:left w:val="none" w:sz="0" w:space="0" w:color="auto"/>
                                            <w:bottom w:val="none" w:sz="0" w:space="0" w:color="auto"/>
                                            <w:right w:val="none" w:sz="0" w:space="0" w:color="auto"/>
                                          </w:divBdr>
                                        </w:div>
                                        <w:div w:id="1389300898">
                                          <w:marLeft w:val="0"/>
                                          <w:marRight w:val="0"/>
                                          <w:marTop w:val="0"/>
                                          <w:marBottom w:val="0"/>
                                          <w:divBdr>
                                            <w:top w:val="none" w:sz="0" w:space="0" w:color="auto"/>
                                            <w:left w:val="none" w:sz="0" w:space="0" w:color="auto"/>
                                            <w:bottom w:val="none" w:sz="0" w:space="0" w:color="auto"/>
                                            <w:right w:val="none" w:sz="0" w:space="0" w:color="auto"/>
                                          </w:divBdr>
                                        </w:div>
                                        <w:div w:id="463274534">
                                          <w:marLeft w:val="0"/>
                                          <w:marRight w:val="0"/>
                                          <w:marTop w:val="0"/>
                                          <w:marBottom w:val="0"/>
                                          <w:divBdr>
                                            <w:top w:val="none" w:sz="0" w:space="0" w:color="auto"/>
                                            <w:left w:val="none" w:sz="0" w:space="0" w:color="auto"/>
                                            <w:bottom w:val="none" w:sz="0" w:space="0" w:color="auto"/>
                                            <w:right w:val="none" w:sz="0" w:space="0" w:color="auto"/>
                                          </w:divBdr>
                                        </w:div>
                                        <w:div w:id="2106144600">
                                          <w:marLeft w:val="0"/>
                                          <w:marRight w:val="0"/>
                                          <w:marTop w:val="0"/>
                                          <w:marBottom w:val="0"/>
                                          <w:divBdr>
                                            <w:top w:val="none" w:sz="0" w:space="0" w:color="auto"/>
                                            <w:left w:val="none" w:sz="0" w:space="0" w:color="auto"/>
                                            <w:bottom w:val="none" w:sz="0" w:space="0" w:color="auto"/>
                                            <w:right w:val="none" w:sz="0" w:space="0" w:color="auto"/>
                                          </w:divBdr>
                                        </w:div>
                                        <w:div w:id="1016734894">
                                          <w:marLeft w:val="0"/>
                                          <w:marRight w:val="0"/>
                                          <w:marTop w:val="0"/>
                                          <w:marBottom w:val="0"/>
                                          <w:divBdr>
                                            <w:top w:val="none" w:sz="0" w:space="0" w:color="auto"/>
                                            <w:left w:val="none" w:sz="0" w:space="0" w:color="auto"/>
                                            <w:bottom w:val="none" w:sz="0" w:space="0" w:color="auto"/>
                                            <w:right w:val="none" w:sz="0" w:space="0" w:color="auto"/>
                                          </w:divBdr>
                                        </w:div>
                                        <w:div w:id="701244686">
                                          <w:marLeft w:val="0"/>
                                          <w:marRight w:val="0"/>
                                          <w:marTop w:val="0"/>
                                          <w:marBottom w:val="0"/>
                                          <w:divBdr>
                                            <w:top w:val="none" w:sz="0" w:space="0" w:color="auto"/>
                                            <w:left w:val="none" w:sz="0" w:space="0" w:color="auto"/>
                                            <w:bottom w:val="none" w:sz="0" w:space="0" w:color="auto"/>
                                            <w:right w:val="none" w:sz="0" w:space="0" w:color="auto"/>
                                          </w:divBdr>
                                        </w:div>
                                        <w:div w:id="411590955">
                                          <w:marLeft w:val="0"/>
                                          <w:marRight w:val="0"/>
                                          <w:marTop w:val="0"/>
                                          <w:marBottom w:val="0"/>
                                          <w:divBdr>
                                            <w:top w:val="none" w:sz="0" w:space="0" w:color="auto"/>
                                            <w:left w:val="none" w:sz="0" w:space="0" w:color="auto"/>
                                            <w:bottom w:val="none" w:sz="0" w:space="0" w:color="auto"/>
                                            <w:right w:val="none" w:sz="0" w:space="0" w:color="auto"/>
                                          </w:divBdr>
                                        </w:div>
                                        <w:div w:id="1324892615">
                                          <w:marLeft w:val="0"/>
                                          <w:marRight w:val="0"/>
                                          <w:marTop w:val="0"/>
                                          <w:marBottom w:val="0"/>
                                          <w:divBdr>
                                            <w:top w:val="none" w:sz="0" w:space="0" w:color="auto"/>
                                            <w:left w:val="none" w:sz="0" w:space="0" w:color="auto"/>
                                            <w:bottom w:val="none" w:sz="0" w:space="0" w:color="auto"/>
                                            <w:right w:val="none" w:sz="0" w:space="0" w:color="auto"/>
                                          </w:divBdr>
                                        </w:div>
                                        <w:div w:id="125321041">
                                          <w:marLeft w:val="0"/>
                                          <w:marRight w:val="0"/>
                                          <w:marTop w:val="0"/>
                                          <w:marBottom w:val="0"/>
                                          <w:divBdr>
                                            <w:top w:val="none" w:sz="0" w:space="0" w:color="auto"/>
                                            <w:left w:val="none" w:sz="0" w:space="0" w:color="auto"/>
                                            <w:bottom w:val="none" w:sz="0" w:space="0" w:color="auto"/>
                                            <w:right w:val="none" w:sz="0" w:space="0" w:color="auto"/>
                                          </w:divBdr>
                                        </w:div>
                                        <w:div w:id="471799115">
                                          <w:marLeft w:val="0"/>
                                          <w:marRight w:val="0"/>
                                          <w:marTop w:val="0"/>
                                          <w:marBottom w:val="0"/>
                                          <w:divBdr>
                                            <w:top w:val="none" w:sz="0" w:space="0" w:color="auto"/>
                                            <w:left w:val="none" w:sz="0" w:space="0" w:color="auto"/>
                                            <w:bottom w:val="none" w:sz="0" w:space="0" w:color="auto"/>
                                            <w:right w:val="none" w:sz="0" w:space="0" w:color="auto"/>
                                          </w:divBdr>
                                        </w:div>
                                        <w:div w:id="2104914324">
                                          <w:marLeft w:val="0"/>
                                          <w:marRight w:val="0"/>
                                          <w:marTop w:val="0"/>
                                          <w:marBottom w:val="0"/>
                                          <w:divBdr>
                                            <w:top w:val="none" w:sz="0" w:space="0" w:color="auto"/>
                                            <w:left w:val="none" w:sz="0" w:space="0" w:color="auto"/>
                                            <w:bottom w:val="none" w:sz="0" w:space="0" w:color="auto"/>
                                            <w:right w:val="none" w:sz="0" w:space="0" w:color="auto"/>
                                          </w:divBdr>
                                        </w:div>
                                        <w:div w:id="1846895849">
                                          <w:marLeft w:val="0"/>
                                          <w:marRight w:val="0"/>
                                          <w:marTop w:val="0"/>
                                          <w:marBottom w:val="0"/>
                                          <w:divBdr>
                                            <w:top w:val="none" w:sz="0" w:space="0" w:color="auto"/>
                                            <w:left w:val="none" w:sz="0" w:space="0" w:color="auto"/>
                                            <w:bottom w:val="none" w:sz="0" w:space="0" w:color="auto"/>
                                            <w:right w:val="none" w:sz="0" w:space="0" w:color="auto"/>
                                          </w:divBdr>
                                        </w:div>
                                        <w:div w:id="1601524879">
                                          <w:marLeft w:val="0"/>
                                          <w:marRight w:val="0"/>
                                          <w:marTop w:val="0"/>
                                          <w:marBottom w:val="0"/>
                                          <w:divBdr>
                                            <w:top w:val="none" w:sz="0" w:space="0" w:color="auto"/>
                                            <w:left w:val="none" w:sz="0" w:space="0" w:color="auto"/>
                                            <w:bottom w:val="none" w:sz="0" w:space="0" w:color="auto"/>
                                            <w:right w:val="none" w:sz="0" w:space="0" w:color="auto"/>
                                          </w:divBdr>
                                        </w:div>
                                        <w:div w:id="346829518">
                                          <w:marLeft w:val="0"/>
                                          <w:marRight w:val="0"/>
                                          <w:marTop w:val="0"/>
                                          <w:marBottom w:val="0"/>
                                          <w:divBdr>
                                            <w:top w:val="none" w:sz="0" w:space="0" w:color="auto"/>
                                            <w:left w:val="none" w:sz="0" w:space="0" w:color="auto"/>
                                            <w:bottom w:val="none" w:sz="0" w:space="0" w:color="auto"/>
                                            <w:right w:val="none" w:sz="0" w:space="0" w:color="auto"/>
                                          </w:divBdr>
                                        </w:div>
                                        <w:div w:id="223101721">
                                          <w:marLeft w:val="0"/>
                                          <w:marRight w:val="0"/>
                                          <w:marTop w:val="0"/>
                                          <w:marBottom w:val="0"/>
                                          <w:divBdr>
                                            <w:top w:val="none" w:sz="0" w:space="0" w:color="auto"/>
                                            <w:left w:val="none" w:sz="0" w:space="0" w:color="auto"/>
                                            <w:bottom w:val="none" w:sz="0" w:space="0" w:color="auto"/>
                                            <w:right w:val="none" w:sz="0" w:space="0" w:color="auto"/>
                                          </w:divBdr>
                                        </w:div>
                                        <w:div w:id="521356248">
                                          <w:marLeft w:val="0"/>
                                          <w:marRight w:val="0"/>
                                          <w:marTop w:val="0"/>
                                          <w:marBottom w:val="0"/>
                                          <w:divBdr>
                                            <w:top w:val="none" w:sz="0" w:space="0" w:color="auto"/>
                                            <w:left w:val="none" w:sz="0" w:space="0" w:color="auto"/>
                                            <w:bottom w:val="none" w:sz="0" w:space="0" w:color="auto"/>
                                            <w:right w:val="none" w:sz="0" w:space="0" w:color="auto"/>
                                          </w:divBdr>
                                        </w:div>
                                        <w:div w:id="1388991660">
                                          <w:marLeft w:val="0"/>
                                          <w:marRight w:val="0"/>
                                          <w:marTop w:val="0"/>
                                          <w:marBottom w:val="0"/>
                                          <w:divBdr>
                                            <w:top w:val="none" w:sz="0" w:space="0" w:color="auto"/>
                                            <w:left w:val="none" w:sz="0" w:space="0" w:color="auto"/>
                                            <w:bottom w:val="none" w:sz="0" w:space="0" w:color="auto"/>
                                            <w:right w:val="none" w:sz="0" w:space="0" w:color="auto"/>
                                          </w:divBdr>
                                        </w:div>
                                        <w:div w:id="1966740448">
                                          <w:marLeft w:val="0"/>
                                          <w:marRight w:val="0"/>
                                          <w:marTop w:val="0"/>
                                          <w:marBottom w:val="0"/>
                                          <w:divBdr>
                                            <w:top w:val="none" w:sz="0" w:space="0" w:color="auto"/>
                                            <w:left w:val="none" w:sz="0" w:space="0" w:color="auto"/>
                                            <w:bottom w:val="none" w:sz="0" w:space="0" w:color="auto"/>
                                            <w:right w:val="none" w:sz="0" w:space="0" w:color="auto"/>
                                          </w:divBdr>
                                        </w:div>
                                        <w:div w:id="2059163768">
                                          <w:marLeft w:val="0"/>
                                          <w:marRight w:val="0"/>
                                          <w:marTop w:val="0"/>
                                          <w:marBottom w:val="0"/>
                                          <w:divBdr>
                                            <w:top w:val="none" w:sz="0" w:space="0" w:color="auto"/>
                                            <w:left w:val="none" w:sz="0" w:space="0" w:color="auto"/>
                                            <w:bottom w:val="none" w:sz="0" w:space="0" w:color="auto"/>
                                            <w:right w:val="none" w:sz="0" w:space="0" w:color="auto"/>
                                          </w:divBdr>
                                        </w:div>
                                        <w:div w:id="110169362">
                                          <w:marLeft w:val="0"/>
                                          <w:marRight w:val="0"/>
                                          <w:marTop w:val="0"/>
                                          <w:marBottom w:val="0"/>
                                          <w:divBdr>
                                            <w:top w:val="none" w:sz="0" w:space="0" w:color="auto"/>
                                            <w:left w:val="none" w:sz="0" w:space="0" w:color="auto"/>
                                            <w:bottom w:val="none" w:sz="0" w:space="0" w:color="auto"/>
                                            <w:right w:val="none" w:sz="0" w:space="0" w:color="auto"/>
                                          </w:divBdr>
                                        </w:div>
                                        <w:div w:id="143274969">
                                          <w:marLeft w:val="0"/>
                                          <w:marRight w:val="0"/>
                                          <w:marTop w:val="0"/>
                                          <w:marBottom w:val="0"/>
                                          <w:divBdr>
                                            <w:top w:val="none" w:sz="0" w:space="0" w:color="auto"/>
                                            <w:left w:val="none" w:sz="0" w:space="0" w:color="auto"/>
                                            <w:bottom w:val="none" w:sz="0" w:space="0" w:color="auto"/>
                                            <w:right w:val="none" w:sz="0" w:space="0" w:color="auto"/>
                                          </w:divBdr>
                                        </w:div>
                                        <w:div w:id="312175044">
                                          <w:marLeft w:val="0"/>
                                          <w:marRight w:val="0"/>
                                          <w:marTop w:val="0"/>
                                          <w:marBottom w:val="0"/>
                                          <w:divBdr>
                                            <w:top w:val="none" w:sz="0" w:space="0" w:color="auto"/>
                                            <w:left w:val="none" w:sz="0" w:space="0" w:color="auto"/>
                                            <w:bottom w:val="none" w:sz="0" w:space="0" w:color="auto"/>
                                            <w:right w:val="none" w:sz="0" w:space="0" w:color="auto"/>
                                          </w:divBdr>
                                        </w:div>
                                        <w:div w:id="1030375007">
                                          <w:marLeft w:val="0"/>
                                          <w:marRight w:val="0"/>
                                          <w:marTop w:val="0"/>
                                          <w:marBottom w:val="0"/>
                                          <w:divBdr>
                                            <w:top w:val="none" w:sz="0" w:space="0" w:color="auto"/>
                                            <w:left w:val="none" w:sz="0" w:space="0" w:color="auto"/>
                                            <w:bottom w:val="none" w:sz="0" w:space="0" w:color="auto"/>
                                            <w:right w:val="none" w:sz="0" w:space="0" w:color="auto"/>
                                          </w:divBdr>
                                        </w:div>
                                        <w:div w:id="1502744004">
                                          <w:marLeft w:val="0"/>
                                          <w:marRight w:val="0"/>
                                          <w:marTop w:val="0"/>
                                          <w:marBottom w:val="0"/>
                                          <w:divBdr>
                                            <w:top w:val="none" w:sz="0" w:space="0" w:color="auto"/>
                                            <w:left w:val="none" w:sz="0" w:space="0" w:color="auto"/>
                                            <w:bottom w:val="none" w:sz="0" w:space="0" w:color="auto"/>
                                            <w:right w:val="none" w:sz="0" w:space="0" w:color="auto"/>
                                          </w:divBdr>
                                        </w:div>
                                        <w:div w:id="753672299">
                                          <w:marLeft w:val="0"/>
                                          <w:marRight w:val="0"/>
                                          <w:marTop w:val="0"/>
                                          <w:marBottom w:val="0"/>
                                          <w:divBdr>
                                            <w:top w:val="none" w:sz="0" w:space="0" w:color="auto"/>
                                            <w:left w:val="none" w:sz="0" w:space="0" w:color="auto"/>
                                            <w:bottom w:val="none" w:sz="0" w:space="0" w:color="auto"/>
                                            <w:right w:val="none" w:sz="0" w:space="0" w:color="auto"/>
                                          </w:divBdr>
                                        </w:div>
                                        <w:div w:id="971054523">
                                          <w:marLeft w:val="0"/>
                                          <w:marRight w:val="0"/>
                                          <w:marTop w:val="0"/>
                                          <w:marBottom w:val="0"/>
                                          <w:divBdr>
                                            <w:top w:val="none" w:sz="0" w:space="0" w:color="auto"/>
                                            <w:left w:val="none" w:sz="0" w:space="0" w:color="auto"/>
                                            <w:bottom w:val="none" w:sz="0" w:space="0" w:color="auto"/>
                                            <w:right w:val="none" w:sz="0" w:space="0" w:color="auto"/>
                                          </w:divBdr>
                                        </w:div>
                                        <w:div w:id="807091971">
                                          <w:marLeft w:val="0"/>
                                          <w:marRight w:val="0"/>
                                          <w:marTop w:val="0"/>
                                          <w:marBottom w:val="0"/>
                                          <w:divBdr>
                                            <w:top w:val="none" w:sz="0" w:space="0" w:color="auto"/>
                                            <w:left w:val="none" w:sz="0" w:space="0" w:color="auto"/>
                                            <w:bottom w:val="none" w:sz="0" w:space="0" w:color="auto"/>
                                            <w:right w:val="none" w:sz="0" w:space="0" w:color="auto"/>
                                          </w:divBdr>
                                        </w:div>
                                        <w:div w:id="1847748464">
                                          <w:marLeft w:val="0"/>
                                          <w:marRight w:val="0"/>
                                          <w:marTop w:val="0"/>
                                          <w:marBottom w:val="0"/>
                                          <w:divBdr>
                                            <w:top w:val="none" w:sz="0" w:space="0" w:color="auto"/>
                                            <w:left w:val="none" w:sz="0" w:space="0" w:color="auto"/>
                                            <w:bottom w:val="none" w:sz="0" w:space="0" w:color="auto"/>
                                            <w:right w:val="none" w:sz="0" w:space="0" w:color="auto"/>
                                          </w:divBdr>
                                        </w:div>
                                        <w:div w:id="1538590739">
                                          <w:marLeft w:val="0"/>
                                          <w:marRight w:val="0"/>
                                          <w:marTop w:val="0"/>
                                          <w:marBottom w:val="0"/>
                                          <w:divBdr>
                                            <w:top w:val="none" w:sz="0" w:space="0" w:color="auto"/>
                                            <w:left w:val="none" w:sz="0" w:space="0" w:color="auto"/>
                                            <w:bottom w:val="none" w:sz="0" w:space="0" w:color="auto"/>
                                            <w:right w:val="none" w:sz="0" w:space="0" w:color="auto"/>
                                          </w:divBdr>
                                        </w:div>
                                        <w:div w:id="1225334679">
                                          <w:marLeft w:val="0"/>
                                          <w:marRight w:val="0"/>
                                          <w:marTop w:val="0"/>
                                          <w:marBottom w:val="0"/>
                                          <w:divBdr>
                                            <w:top w:val="none" w:sz="0" w:space="0" w:color="auto"/>
                                            <w:left w:val="none" w:sz="0" w:space="0" w:color="auto"/>
                                            <w:bottom w:val="none" w:sz="0" w:space="0" w:color="auto"/>
                                            <w:right w:val="none" w:sz="0" w:space="0" w:color="auto"/>
                                          </w:divBdr>
                                        </w:div>
                                        <w:div w:id="1895115244">
                                          <w:marLeft w:val="0"/>
                                          <w:marRight w:val="0"/>
                                          <w:marTop w:val="0"/>
                                          <w:marBottom w:val="0"/>
                                          <w:divBdr>
                                            <w:top w:val="none" w:sz="0" w:space="0" w:color="auto"/>
                                            <w:left w:val="none" w:sz="0" w:space="0" w:color="auto"/>
                                            <w:bottom w:val="none" w:sz="0" w:space="0" w:color="auto"/>
                                            <w:right w:val="none" w:sz="0" w:space="0" w:color="auto"/>
                                          </w:divBdr>
                                        </w:div>
                                        <w:div w:id="1475877215">
                                          <w:marLeft w:val="0"/>
                                          <w:marRight w:val="0"/>
                                          <w:marTop w:val="0"/>
                                          <w:marBottom w:val="0"/>
                                          <w:divBdr>
                                            <w:top w:val="none" w:sz="0" w:space="0" w:color="auto"/>
                                            <w:left w:val="none" w:sz="0" w:space="0" w:color="auto"/>
                                            <w:bottom w:val="none" w:sz="0" w:space="0" w:color="auto"/>
                                            <w:right w:val="none" w:sz="0" w:space="0" w:color="auto"/>
                                          </w:divBdr>
                                        </w:div>
                                        <w:div w:id="1850409283">
                                          <w:marLeft w:val="0"/>
                                          <w:marRight w:val="0"/>
                                          <w:marTop w:val="0"/>
                                          <w:marBottom w:val="0"/>
                                          <w:divBdr>
                                            <w:top w:val="none" w:sz="0" w:space="0" w:color="auto"/>
                                            <w:left w:val="none" w:sz="0" w:space="0" w:color="auto"/>
                                            <w:bottom w:val="none" w:sz="0" w:space="0" w:color="auto"/>
                                            <w:right w:val="none" w:sz="0" w:space="0" w:color="auto"/>
                                          </w:divBdr>
                                        </w:div>
                                        <w:div w:id="1836214991">
                                          <w:marLeft w:val="0"/>
                                          <w:marRight w:val="0"/>
                                          <w:marTop w:val="0"/>
                                          <w:marBottom w:val="0"/>
                                          <w:divBdr>
                                            <w:top w:val="none" w:sz="0" w:space="0" w:color="auto"/>
                                            <w:left w:val="none" w:sz="0" w:space="0" w:color="auto"/>
                                            <w:bottom w:val="none" w:sz="0" w:space="0" w:color="auto"/>
                                            <w:right w:val="none" w:sz="0" w:space="0" w:color="auto"/>
                                          </w:divBdr>
                                        </w:div>
                                        <w:div w:id="831722935">
                                          <w:marLeft w:val="0"/>
                                          <w:marRight w:val="0"/>
                                          <w:marTop w:val="0"/>
                                          <w:marBottom w:val="0"/>
                                          <w:divBdr>
                                            <w:top w:val="none" w:sz="0" w:space="0" w:color="auto"/>
                                            <w:left w:val="none" w:sz="0" w:space="0" w:color="auto"/>
                                            <w:bottom w:val="none" w:sz="0" w:space="0" w:color="auto"/>
                                            <w:right w:val="none" w:sz="0" w:space="0" w:color="auto"/>
                                          </w:divBdr>
                                        </w:div>
                                        <w:div w:id="559092790">
                                          <w:marLeft w:val="0"/>
                                          <w:marRight w:val="0"/>
                                          <w:marTop w:val="0"/>
                                          <w:marBottom w:val="0"/>
                                          <w:divBdr>
                                            <w:top w:val="none" w:sz="0" w:space="0" w:color="auto"/>
                                            <w:left w:val="none" w:sz="0" w:space="0" w:color="auto"/>
                                            <w:bottom w:val="none" w:sz="0" w:space="0" w:color="auto"/>
                                            <w:right w:val="none" w:sz="0" w:space="0" w:color="auto"/>
                                          </w:divBdr>
                                        </w:div>
                                        <w:div w:id="1771394815">
                                          <w:marLeft w:val="0"/>
                                          <w:marRight w:val="0"/>
                                          <w:marTop w:val="0"/>
                                          <w:marBottom w:val="0"/>
                                          <w:divBdr>
                                            <w:top w:val="none" w:sz="0" w:space="0" w:color="auto"/>
                                            <w:left w:val="none" w:sz="0" w:space="0" w:color="auto"/>
                                            <w:bottom w:val="none" w:sz="0" w:space="0" w:color="auto"/>
                                            <w:right w:val="none" w:sz="0" w:space="0" w:color="auto"/>
                                          </w:divBdr>
                                        </w:div>
                                        <w:div w:id="627468225">
                                          <w:marLeft w:val="0"/>
                                          <w:marRight w:val="0"/>
                                          <w:marTop w:val="0"/>
                                          <w:marBottom w:val="0"/>
                                          <w:divBdr>
                                            <w:top w:val="none" w:sz="0" w:space="0" w:color="auto"/>
                                            <w:left w:val="none" w:sz="0" w:space="0" w:color="auto"/>
                                            <w:bottom w:val="none" w:sz="0" w:space="0" w:color="auto"/>
                                            <w:right w:val="none" w:sz="0" w:space="0" w:color="auto"/>
                                          </w:divBdr>
                                        </w:div>
                                        <w:div w:id="2119182222">
                                          <w:marLeft w:val="0"/>
                                          <w:marRight w:val="0"/>
                                          <w:marTop w:val="0"/>
                                          <w:marBottom w:val="0"/>
                                          <w:divBdr>
                                            <w:top w:val="none" w:sz="0" w:space="0" w:color="auto"/>
                                            <w:left w:val="none" w:sz="0" w:space="0" w:color="auto"/>
                                            <w:bottom w:val="none" w:sz="0" w:space="0" w:color="auto"/>
                                            <w:right w:val="none" w:sz="0" w:space="0" w:color="auto"/>
                                          </w:divBdr>
                                        </w:div>
                                        <w:div w:id="124667552">
                                          <w:marLeft w:val="0"/>
                                          <w:marRight w:val="0"/>
                                          <w:marTop w:val="0"/>
                                          <w:marBottom w:val="0"/>
                                          <w:divBdr>
                                            <w:top w:val="none" w:sz="0" w:space="0" w:color="auto"/>
                                            <w:left w:val="none" w:sz="0" w:space="0" w:color="auto"/>
                                            <w:bottom w:val="none" w:sz="0" w:space="0" w:color="auto"/>
                                            <w:right w:val="none" w:sz="0" w:space="0" w:color="auto"/>
                                          </w:divBdr>
                                        </w:div>
                                        <w:div w:id="1925409990">
                                          <w:marLeft w:val="0"/>
                                          <w:marRight w:val="0"/>
                                          <w:marTop w:val="0"/>
                                          <w:marBottom w:val="0"/>
                                          <w:divBdr>
                                            <w:top w:val="none" w:sz="0" w:space="0" w:color="auto"/>
                                            <w:left w:val="none" w:sz="0" w:space="0" w:color="auto"/>
                                            <w:bottom w:val="none" w:sz="0" w:space="0" w:color="auto"/>
                                            <w:right w:val="none" w:sz="0" w:space="0" w:color="auto"/>
                                          </w:divBdr>
                                        </w:div>
                                        <w:div w:id="2123961156">
                                          <w:marLeft w:val="0"/>
                                          <w:marRight w:val="0"/>
                                          <w:marTop w:val="0"/>
                                          <w:marBottom w:val="0"/>
                                          <w:divBdr>
                                            <w:top w:val="none" w:sz="0" w:space="0" w:color="auto"/>
                                            <w:left w:val="none" w:sz="0" w:space="0" w:color="auto"/>
                                            <w:bottom w:val="none" w:sz="0" w:space="0" w:color="auto"/>
                                            <w:right w:val="none" w:sz="0" w:space="0" w:color="auto"/>
                                          </w:divBdr>
                                        </w:div>
                                        <w:div w:id="589001750">
                                          <w:marLeft w:val="0"/>
                                          <w:marRight w:val="0"/>
                                          <w:marTop w:val="0"/>
                                          <w:marBottom w:val="0"/>
                                          <w:divBdr>
                                            <w:top w:val="none" w:sz="0" w:space="0" w:color="auto"/>
                                            <w:left w:val="none" w:sz="0" w:space="0" w:color="auto"/>
                                            <w:bottom w:val="none" w:sz="0" w:space="0" w:color="auto"/>
                                            <w:right w:val="none" w:sz="0" w:space="0" w:color="auto"/>
                                          </w:divBdr>
                                        </w:div>
                                        <w:div w:id="474881941">
                                          <w:marLeft w:val="0"/>
                                          <w:marRight w:val="0"/>
                                          <w:marTop w:val="0"/>
                                          <w:marBottom w:val="0"/>
                                          <w:divBdr>
                                            <w:top w:val="none" w:sz="0" w:space="0" w:color="auto"/>
                                            <w:left w:val="none" w:sz="0" w:space="0" w:color="auto"/>
                                            <w:bottom w:val="none" w:sz="0" w:space="0" w:color="auto"/>
                                            <w:right w:val="none" w:sz="0" w:space="0" w:color="auto"/>
                                          </w:divBdr>
                                        </w:div>
                                        <w:div w:id="765541838">
                                          <w:marLeft w:val="0"/>
                                          <w:marRight w:val="0"/>
                                          <w:marTop w:val="0"/>
                                          <w:marBottom w:val="0"/>
                                          <w:divBdr>
                                            <w:top w:val="none" w:sz="0" w:space="0" w:color="auto"/>
                                            <w:left w:val="none" w:sz="0" w:space="0" w:color="auto"/>
                                            <w:bottom w:val="none" w:sz="0" w:space="0" w:color="auto"/>
                                            <w:right w:val="none" w:sz="0" w:space="0" w:color="auto"/>
                                          </w:divBdr>
                                        </w:div>
                                        <w:div w:id="531114866">
                                          <w:marLeft w:val="0"/>
                                          <w:marRight w:val="0"/>
                                          <w:marTop w:val="0"/>
                                          <w:marBottom w:val="0"/>
                                          <w:divBdr>
                                            <w:top w:val="none" w:sz="0" w:space="0" w:color="auto"/>
                                            <w:left w:val="none" w:sz="0" w:space="0" w:color="auto"/>
                                            <w:bottom w:val="none" w:sz="0" w:space="0" w:color="auto"/>
                                            <w:right w:val="none" w:sz="0" w:space="0" w:color="auto"/>
                                          </w:divBdr>
                                        </w:div>
                                        <w:div w:id="1127233627">
                                          <w:marLeft w:val="0"/>
                                          <w:marRight w:val="0"/>
                                          <w:marTop w:val="0"/>
                                          <w:marBottom w:val="0"/>
                                          <w:divBdr>
                                            <w:top w:val="none" w:sz="0" w:space="0" w:color="auto"/>
                                            <w:left w:val="none" w:sz="0" w:space="0" w:color="auto"/>
                                            <w:bottom w:val="none" w:sz="0" w:space="0" w:color="auto"/>
                                            <w:right w:val="none" w:sz="0" w:space="0" w:color="auto"/>
                                          </w:divBdr>
                                        </w:div>
                                        <w:div w:id="597639711">
                                          <w:marLeft w:val="0"/>
                                          <w:marRight w:val="0"/>
                                          <w:marTop w:val="0"/>
                                          <w:marBottom w:val="0"/>
                                          <w:divBdr>
                                            <w:top w:val="none" w:sz="0" w:space="0" w:color="auto"/>
                                            <w:left w:val="none" w:sz="0" w:space="0" w:color="auto"/>
                                            <w:bottom w:val="none" w:sz="0" w:space="0" w:color="auto"/>
                                            <w:right w:val="none" w:sz="0" w:space="0" w:color="auto"/>
                                          </w:divBdr>
                                        </w:div>
                                        <w:div w:id="815143219">
                                          <w:marLeft w:val="0"/>
                                          <w:marRight w:val="0"/>
                                          <w:marTop w:val="0"/>
                                          <w:marBottom w:val="0"/>
                                          <w:divBdr>
                                            <w:top w:val="none" w:sz="0" w:space="0" w:color="auto"/>
                                            <w:left w:val="none" w:sz="0" w:space="0" w:color="auto"/>
                                            <w:bottom w:val="none" w:sz="0" w:space="0" w:color="auto"/>
                                            <w:right w:val="none" w:sz="0" w:space="0" w:color="auto"/>
                                          </w:divBdr>
                                        </w:div>
                                        <w:div w:id="1310747265">
                                          <w:marLeft w:val="0"/>
                                          <w:marRight w:val="0"/>
                                          <w:marTop w:val="0"/>
                                          <w:marBottom w:val="0"/>
                                          <w:divBdr>
                                            <w:top w:val="none" w:sz="0" w:space="0" w:color="auto"/>
                                            <w:left w:val="none" w:sz="0" w:space="0" w:color="auto"/>
                                            <w:bottom w:val="none" w:sz="0" w:space="0" w:color="auto"/>
                                            <w:right w:val="none" w:sz="0" w:space="0" w:color="auto"/>
                                          </w:divBdr>
                                        </w:div>
                                        <w:div w:id="1924144294">
                                          <w:marLeft w:val="0"/>
                                          <w:marRight w:val="0"/>
                                          <w:marTop w:val="0"/>
                                          <w:marBottom w:val="0"/>
                                          <w:divBdr>
                                            <w:top w:val="none" w:sz="0" w:space="0" w:color="auto"/>
                                            <w:left w:val="none" w:sz="0" w:space="0" w:color="auto"/>
                                            <w:bottom w:val="none" w:sz="0" w:space="0" w:color="auto"/>
                                            <w:right w:val="none" w:sz="0" w:space="0" w:color="auto"/>
                                          </w:divBdr>
                                        </w:div>
                                        <w:div w:id="169025157">
                                          <w:marLeft w:val="0"/>
                                          <w:marRight w:val="0"/>
                                          <w:marTop w:val="0"/>
                                          <w:marBottom w:val="0"/>
                                          <w:divBdr>
                                            <w:top w:val="none" w:sz="0" w:space="0" w:color="auto"/>
                                            <w:left w:val="none" w:sz="0" w:space="0" w:color="auto"/>
                                            <w:bottom w:val="none" w:sz="0" w:space="0" w:color="auto"/>
                                            <w:right w:val="none" w:sz="0" w:space="0" w:color="auto"/>
                                          </w:divBdr>
                                        </w:div>
                                        <w:div w:id="1732189472">
                                          <w:marLeft w:val="0"/>
                                          <w:marRight w:val="0"/>
                                          <w:marTop w:val="0"/>
                                          <w:marBottom w:val="0"/>
                                          <w:divBdr>
                                            <w:top w:val="none" w:sz="0" w:space="0" w:color="auto"/>
                                            <w:left w:val="none" w:sz="0" w:space="0" w:color="auto"/>
                                            <w:bottom w:val="none" w:sz="0" w:space="0" w:color="auto"/>
                                            <w:right w:val="none" w:sz="0" w:space="0" w:color="auto"/>
                                          </w:divBdr>
                                        </w:div>
                                        <w:div w:id="1544751060">
                                          <w:marLeft w:val="0"/>
                                          <w:marRight w:val="0"/>
                                          <w:marTop w:val="0"/>
                                          <w:marBottom w:val="0"/>
                                          <w:divBdr>
                                            <w:top w:val="none" w:sz="0" w:space="0" w:color="auto"/>
                                            <w:left w:val="none" w:sz="0" w:space="0" w:color="auto"/>
                                            <w:bottom w:val="none" w:sz="0" w:space="0" w:color="auto"/>
                                            <w:right w:val="none" w:sz="0" w:space="0" w:color="auto"/>
                                          </w:divBdr>
                                        </w:div>
                                        <w:div w:id="1708293734">
                                          <w:marLeft w:val="0"/>
                                          <w:marRight w:val="0"/>
                                          <w:marTop w:val="0"/>
                                          <w:marBottom w:val="0"/>
                                          <w:divBdr>
                                            <w:top w:val="none" w:sz="0" w:space="0" w:color="auto"/>
                                            <w:left w:val="none" w:sz="0" w:space="0" w:color="auto"/>
                                            <w:bottom w:val="none" w:sz="0" w:space="0" w:color="auto"/>
                                            <w:right w:val="none" w:sz="0" w:space="0" w:color="auto"/>
                                          </w:divBdr>
                                        </w:div>
                                        <w:div w:id="1197042319">
                                          <w:marLeft w:val="0"/>
                                          <w:marRight w:val="0"/>
                                          <w:marTop w:val="0"/>
                                          <w:marBottom w:val="0"/>
                                          <w:divBdr>
                                            <w:top w:val="none" w:sz="0" w:space="0" w:color="auto"/>
                                            <w:left w:val="none" w:sz="0" w:space="0" w:color="auto"/>
                                            <w:bottom w:val="none" w:sz="0" w:space="0" w:color="auto"/>
                                            <w:right w:val="none" w:sz="0" w:space="0" w:color="auto"/>
                                          </w:divBdr>
                                        </w:div>
                                        <w:div w:id="335613375">
                                          <w:marLeft w:val="0"/>
                                          <w:marRight w:val="0"/>
                                          <w:marTop w:val="0"/>
                                          <w:marBottom w:val="0"/>
                                          <w:divBdr>
                                            <w:top w:val="none" w:sz="0" w:space="0" w:color="auto"/>
                                            <w:left w:val="none" w:sz="0" w:space="0" w:color="auto"/>
                                            <w:bottom w:val="none" w:sz="0" w:space="0" w:color="auto"/>
                                            <w:right w:val="none" w:sz="0" w:space="0" w:color="auto"/>
                                          </w:divBdr>
                                        </w:div>
                                        <w:div w:id="1578779703">
                                          <w:marLeft w:val="0"/>
                                          <w:marRight w:val="0"/>
                                          <w:marTop w:val="0"/>
                                          <w:marBottom w:val="0"/>
                                          <w:divBdr>
                                            <w:top w:val="none" w:sz="0" w:space="0" w:color="auto"/>
                                            <w:left w:val="none" w:sz="0" w:space="0" w:color="auto"/>
                                            <w:bottom w:val="none" w:sz="0" w:space="0" w:color="auto"/>
                                            <w:right w:val="none" w:sz="0" w:space="0" w:color="auto"/>
                                          </w:divBdr>
                                        </w:div>
                                        <w:div w:id="242570111">
                                          <w:marLeft w:val="0"/>
                                          <w:marRight w:val="0"/>
                                          <w:marTop w:val="0"/>
                                          <w:marBottom w:val="0"/>
                                          <w:divBdr>
                                            <w:top w:val="none" w:sz="0" w:space="0" w:color="auto"/>
                                            <w:left w:val="none" w:sz="0" w:space="0" w:color="auto"/>
                                            <w:bottom w:val="none" w:sz="0" w:space="0" w:color="auto"/>
                                            <w:right w:val="none" w:sz="0" w:space="0" w:color="auto"/>
                                          </w:divBdr>
                                        </w:div>
                                        <w:div w:id="1619413543">
                                          <w:marLeft w:val="0"/>
                                          <w:marRight w:val="0"/>
                                          <w:marTop w:val="0"/>
                                          <w:marBottom w:val="0"/>
                                          <w:divBdr>
                                            <w:top w:val="none" w:sz="0" w:space="0" w:color="auto"/>
                                            <w:left w:val="none" w:sz="0" w:space="0" w:color="auto"/>
                                            <w:bottom w:val="none" w:sz="0" w:space="0" w:color="auto"/>
                                            <w:right w:val="none" w:sz="0" w:space="0" w:color="auto"/>
                                          </w:divBdr>
                                        </w:div>
                                        <w:div w:id="1183980395">
                                          <w:marLeft w:val="0"/>
                                          <w:marRight w:val="0"/>
                                          <w:marTop w:val="0"/>
                                          <w:marBottom w:val="0"/>
                                          <w:divBdr>
                                            <w:top w:val="none" w:sz="0" w:space="0" w:color="auto"/>
                                            <w:left w:val="none" w:sz="0" w:space="0" w:color="auto"/>
                                            <w:bottom w:val="none" w:sz="0" w:space="0" w:color="auto"/>
                                            <w:right w:val="none" w:sz="0" w:space="0" w:color="auto"/>
                                          </w:divBdr>
                                        </w:div>
                                        <w:div w:id="1606886485">
                                          <w:marLeft w:val="0"/>
                                          <w:marRight w:val="0"/>
                                          <w:marTop w:val="0"/>
                                          <w:marBottom w:val="0"/>
                                          <w:divBdr>
                                            <w:top w:val="none" w:sz="0" w:space="0" w:color="auto"/>
                                            <w:left w:val="none" w:sz="0" w:space="0" w:color="auto"/>
                                            <w:bottom w:val="none" w:sz="0" w:space="0" w:color="auto"/>
                                            <w:right w:val="none" w:sz="0" w:space="0" w:color="auto"/>
                                          </w:divBdr>
                                        </w:div>
                                        <w:div w:id="1651057124">
                                          <w:marLeft w:val="0"/>
                                          <w:marRight w:val="0"/>
                                          <w:marTop w:val="0"/>
                                          <w:marBottom w:val="0"/>
                                          <w:divBdr>
                                            <w:top w:val="none" w:sz="0" w:space="0" w:color="auto"/>
                                            <w:left w:val="none" w:sz="0" w:space="0" w:color="auto"/>
                                            <w:bottom w:val="none" w:sz="0" w:space="0" w:color="auto"/>
                                            <w:right w:val="none" w:sz="0" w:space="0" w:color="auto"/>
                                          </w:divBdr>
                                        </w:div>
                                        <w:div w:id="991758133">
                                          <w:marLeft w:val="0"/>
                                          <w:marRight w:val="0"/>
                                          <w:marTop w:val="0"/>
                                          <w:marBottom w:val="0"/>
                                          <w:divBdr>
                                            <w:top w:val="none" w:sz="0" w:space="0" w:color="auto"/>
                                            <w:left w:val="none" w:sz="0" w:space="0" w:color="auto"/>
                                            <w:bottom w:val="none" w:sz="0" w:space="0" w:color="auto"/>
                                            <w:right w:val="none" w:sz="0" w:space="0" w:color="auto"/>
                                          </w:divBdr>
                                        </w:div>
                                        <w:div w:id="1971469017">
                                          <w:marLeft w:val="0"/>
                                          <w:marRight w:val="0"/>
                                          <w:marTop w:val="0"/>
                                          <w:marBottom w:val="0"/>
                                          <w:divBdr>
                                            <w:top w:val="none" w:sz="0" w:space="0" w:color="auto"/>
                                            <w:left w:val="none" w:sz="0" w:space="0" w:color="auto"/>
                                            <w:bottom w:val="none" w:sz="0" w:space="0" w:color="auto"/>
                                            <w:right w:val="none" w:sz="0" w:space="0" w:color="auto"/>
                                          </w:divBdr>
                                        </w:div>
                                        <w:div w:id="804079304">
                                          <w:marLeft w:val="0"/>
                                          <w:marRight w:val="0"/>
                                          <w:marTop w:val="0"/>
                                          <w:marBottom w:val="0"/>
                                          <w:divBdr>
                                            <w:top w:val="none" w:sz="0" w:space="0" w:color="auto"/>
                                            <w:left w:val="none" w:sz="0" w:space="0" w:color="auto"/>
                                            <w:bottom w:val="none" w:sz="0" w:space="0" w:color="auto"/>
                                            <w:right w:val="none" w:sz="0" w:space="0" w:color="auto"/>
                                          </w:divBdr>
                                        </w:div>
                                        <w:div w:id="1956133591">
                                          <w:marLeft w:val="0"/>
                                          <w:marRight w:val="0"/>
                                          <w:marTop w:val="0"/>
                                          <w:marBottom w:val="0"/>
                                          <w:divBdr>
                                            <w:top w:val="none" w:sz="0" w:space="0" w:color="auto"/>
                                            <w:left w:val="none" w:sz="0" w:space="0" w:color="auto"/>
                                            <w:bottom w:val="none" w:sz="0" w:space="0" w:color="auto"/>
                                            <w:right w:val="none" w:sz="0" w:space="0" w:color="auto"/>
                                          </w:divBdr>
                                        </w:div>
                                        <w:div w:id="1963489370">
                                          <w:marLeft w:val="0"/>
                                          <w:marRight w:val="0"/>
                                          <w:marTop w:val="0"/>
                                          <w:marBottom w:val="0"/>
                                          <w:divBdr>
                                            <w:top w:val="none" w:sz="0" w:space="0" w:color="auto"/>
                                            <w:left w:val="none" w:sz="0" w:space="0" w:color="auto"/>
                                            <w:bottom w:val="none" w:sz="0" w:space="0" w:color="auto"/>
                                            <w:right w:val="none" w:sz="0" w:space="0" w:color="auto"/>
                                          </w:divBdr>
                                        </w:div>
                                        <w:div w:id="1319381522">
                                          <w:marLeft w:val="0"/>
                                          <w:marRight w:val="0"/>
                                          <w:marTop w:val="0"/>
                                          <w:marBottom w:val="0"/>
                                          <w:divBdr>
                                            <w:top w:val="none" w:sz="0" w:space="0" w:color="auto"/>
                                            <w:left w:val="none" w:sz="0" w:space="0" w:color="auto"/>
                                            <w:bottom w:val="none" w:sz="0" w:space="0" w:color="auto"/>
                                            <w:right w:val="none" w:sz="0" w:space="0" w:color="auto"/>
                                          </w:divBdr>
                                        </w:div>
                                        <w:div w:id="281958647">
                                          <w:marLeft w:val="0"/>
                                          <w:marRight w:val="0"/>
                                          <w:marTop w:val="0"/>
                                          <w:marBottom w:val="0"/>
                                          <w:divBdr>
                                            <w:top w:val="none" w:sz="0" w:space="0" w:color="auto"/>
                                            <w:left w:val="none" w:sz="0" w:space="0" w:color="auto"/>
                                            <w:bottom w:val="none" w:sz="0" w:space="0" w:color="auto"/>
                                            <w:right w:val="none" w:sz="0" w:space="0" w:color="auto"/>
                                          </w:divBdr>
                                        </w:div>
                                        <w:div w:id="559099993">
                                          <w:marLeft w:val="0"/>
                                          <w:marRight w:val="0"/>
                                          <w:marTop w:val="0"/>
                                          <w:marBottom w:val="0"/>
                                          <w:divBdr>
                                            <w:top w:val="none" w:sz="0" w:space="0" w:color="auto"/>
                                            <w:left w:val="none" w:sz="0" w:space="0" w:color="auto"/>
                                            <w:bottom w:val="none" w:sz="0" w:space="0" w:color="auto"/>
                                            <w:right w:val="none" w:sz="0" w:space="0" w:color="auto"/>
                                          </w:divBdr>
                                        </w:div>
                                        <w:div w:id="1775589542">
                                          <w:marLeft w:val="0"/>
                                          <w:marRight w:val="0"/>
                                          <w:marTop w:val="0"/>
                                          <w:marBottom w:val="0"/>
                                          <w:divBdr>
                                            <w:top w:val="none" w:sz="0" w:space="0" w:color="auto"/>
                                            <w:left w:val="none" w:sz="0" w:space="0" w:color="auto"/>
                                            <w:bottom w:val="none" w:sz="0" w:space="0" w:color="auto"/>
                                            <w:right w:val="none" w:sz="0" w:space="0" w:color="auto"/>
                                          </w:divBdr>
                                        </w:div>
                                        <w:div w:id="1855223466">
                                          <w:marLeft w:val="0"/>
                                          <w:marRight w:val="0"/>
                                          <w:marTop w:val="0"/>
                                          <w:marBottom w:val="0"/>
                                          <w:divBdr>
                                            <w:top w:val="none" w:sz="0" w:space="0" w:color="auto"/>
                                            <w:left w:val="none" w:sz="0" w:space="0" w:color="auto"/>
                                            <w:bottom w:val="none" w:sz="0" w:space="0" w:color="auto"/>
                                            <w:right w:val="none" w:sz="0" w:space="0" w:color="auto"/>
                                          </w:divBdr>
                                        </w:div>
                                        <w:div w:id="15162473">
                                          <w:marLeft w:val="0"/>
                                          <w:marRight w:val="0"/>
                                          <w:marTop w:val="0"/>
                                          <w:marBottom w:val="0"/>
                                          <w:divBdr>
                                            <w:top w:val="none" w:sz="0" w:space="0" w:color="auto"/>
                                            <w:left w:val="none" w:sz="0" w:space="0" w:color="auto"/>
                                            <w:bottom w:val="none" w:sz="0" w:space="0" w:color="auto"/>
                                            <w:right w:val="none" w:sz="0" w:space="0" w:color="auto"/>
                                          </w:divBdr>
                                        </w:div>
                                        <w:div w:id="1531141532">
                                          <w:marLeft w:val="0"/>
                                          <w:marRight w:val="0"/>
                                          <w:marTop w:val="0"/>
                                          <w:marBottom w:val="0"/>
                                          <w:divBdr>
                                            <w:top w:val="none" w:sz="0" w:space="0" w:color="auto"/>
                                            <w:left w:val="none" w:sz="0" w:space="0" w:color="auto"/>
                                            <w:bottom w:val="none" w:sz="0" w:space="0" w:color="auto"/>
                                            <w:right w:val="none" w:sz="0" w:space="0" w:color="auto"/>
                                          </w:divBdr>
                                        </w:div>
                                        <w:div w:id="1198661243">
                                          <w:marLeft w:val="0"/>
                                          <w:marRight w:val="0"/>
                                          <w:marTop w:val="0"/>
                                          <w:marBottom w:val="0"/>
                                          <w:divBdr>
                                            <w:top w:val="none" w:sz="0" w:space="0" w:color="auto"/>
                                            <w:left w:val="none" w:sz="0" w:space="0" w:color="auto"/>
                                            <w:bottom w:val="none" w:sz="0" w:space="0" w:color="auto"/>
                                            <w:right w:val="none" w:sz="0" w:space="0" w:color="auto"/>
                                          </w:divBdr>
                                        </w:div>
                                        <w:div w:id="1403985720">
                                          <w:marLeft w:val="0"/>
                                          <w:marRight w:val="0"/>
                                          <w:marTop w:val="0"/>
                                          <w:marBottom w:val="0"/>
                                          <w:divBdr>
                                            <w:top w:val="none" w:sz="0" w:space="0" w:color="auto"/>
                                            <w:left w:val="none" w:sz="0" w:space="0" w:color="auto"/>
                                            <w:bottom w:val="none" w:sz="0" w:space="0" w:color="auto"/>
                                            <w:right w:val="none" w:sz="0" w:space="0" w:color="auto"/>
                                          </w:divBdr>
                                        </w:div>
                                        <w:div w:id="717362973">
                                          <w:marLeft w:val="0"/>
                                          <w:marRight w:val="0"/>
                                          <w:marTop w:val="0"/>
                                          <w:marBottom w:val="0"/>
                                          <w:divBdr>
                                            <w:top w:val="none" w:sz="0" w:space="0" w:color="auto"/>
                                            <w:left w:val="none" w:sz="0" w:space="0" w:color="auto"/>
                                            <w:bottom w:val="none" w:sz="0" w:space="0" w:color="auto"/>
                                            <w:right w:val="none" w:sz="0" w:space="0" w:color="auto"/>
                                          </w:divBdr>
                                        </w:div>
                                        <w:div w:id="1047804890">
                                          <w:marLeft w:val="0"/>
                                          <w:marRight w:val="0"/>
                                          <w:marTop w:val="0"/>
                                          <w:marBottom w:val="0"/>
                                          <w:divBdr>
                                            <w:top w:val="none" w:sz="0" w:space="0" w:color="auto"/>
                                            <w:left w:val="none" w:sz="0" w:space="0" w:color="auto"/>
                                            <w:bottom w:val="none" w:sz="0" w:space="0" w:color="auto"/>
                                            <w:right w:val="none" w:sz="0" w:space="0" w:color="auto"/>
                                          </w:divBdr>
                                        </w:div>
                                        <w:div w:id="844562630">
                                          <w:marLeft w:val="0"/>
                                          <w:marRight w:val="0"/>
                                          <w:marTop w:val="0"/>
                                          <w:marBottom w:val="0"/>
                                          <w:divBdr>
                                            <w:top w:val="none" w:sz="0" w:space="0" w:color="auto"/>
                                            <w:left w:val="none" w:sz="0" w:space="0" w:color="auto"/>
                                            <w:bottom w:val="none" w:sz="0" w:space="0" w:color="auto"/>
                                            <w:right w:val="none" w:sz="0" w:space="0" w:color="auto"/>
                                          </w:divBdr>
                                        </w:div>
                                        <w:div w:id="1028994741">
                                          <w:marLeft w:val="0"/>
                                          <w:marRight w:val="0"/>
                                          <w:marTop w:val="0"/>
                                          <w:marBottom w:val="0"/>
                                          <w:divBdr>
                                            <w:top w:val="none" w:sz="0" w:space="0" w:color="auto"/>
                                            <w:left w:val="none" w:sz="0" w:space="0" w:color="auto"/>
                                            <w:bottom w:val="none" w:sz="0" w:space="0" w:color="auto"/>
                                            <w:right w:val="none" w:sz="0" w:space="0" w:color="auto"/>
                                          </w:divBdr>
                                        </w:div>
                                        <w:div w:id="1748385836">
                                          <w:marLeft w:val="0"/>
                                          <w:marRight w:val="0"/>
                                          <w:marTop w:val="0"/>
                                          <w:marBottom w:val="0"/>
                                          <w:divBdr>
                                            <w:top w:val="none" w:sz="0" w:space="0" w:color="auto"/>
                                            <w:left w:val="none" w:sz="0" w:space="0" w:color="auto"/>
                                            <w:bottom w:val="none" w:sz="0" w:space="0" w:color="auto"/>
                                            <w:right w:val="none" w:sz="0" w:space="0" w:color="auto"/>
                                          </w:divBdr>
                                        </w:div>
                                        <w:div w:id="1791777103">
                                          <w:marLeft w:val="0"/>
                                          <w:marRight w:val="0"/>
                                          <w:marTop w:val="0"/>
                                          <w:marBottom w:val="0"/>
                                          <w:divBdr>
                                            <w:top w:val="none" w:sz="0" w:space="0" w:color="auto"/>
                                            <w:left w:val="none" w:sz="0" w:space="0" w:color="auto"/>
                                            <w:bottom w:val="none" w:sz="0" w:space="0" w:color="auto"/>
                                            <w:right w:val="none" w:sz="0" w:space="0" w:color="auto"/>
                                          </w:divBdr>
                                        </w:div>
                                        <w:div w:id="1325743585">
                                          <w:marLeft w:val="0"/>
                                          <w:marRight w:val="0"/>
                                          <w:marTop w:val="0"/>
                                          <w:marBottom w:val="0"/>
                                          <w:divBdr>
                                            <w:top w:val="none" w:sz="0" w:space="0" w:color="auto"/>
                                            <w:left w:val="none" w:sz="0" w:space="0" w:color="auto"/>
                                            <w:bottom w:val="none" w:sz="0" w:space="0" w:color="auto"/>
                                            <w:right w:val="none" w:sz="0" w:space="0" w:color="auto"/>
                                          </w:divBdr>
                                        </w:div>
                                        <w:div w:id="1768378452">
                                          <w:marLeft w:val="0"/>
                                          <w:marRight w:val="0"/>
                                          <w:marTop w:val="0"/>
                                          <w:marBottom w:val="0"/>
                                          <w:divBdr>
                                            <w:top w:val="none" w:sz="0" w:space="0" w:color="auto"/>
                                            <w:left w:val="none" w:sz="0" w:space="0" w:color="auto"/>
                                            <w:bottom w:val="none" w:sz="0" w:space="0" w:color="auto"/>
                                            <w:right w:val="none" w:sz="0" w:space="0" w:color="auto"/>
                                          </w:divBdr>
                                        </w:div>
                                        <w:div w:id="1192954729">
                                          <w:marLeft w:val="0"/>
                                          <w:marRight w:val="0"/>
                                          <w:marTop w:val="0"/>
                                          <w:marBottom w:val="0"/>
                                          <w:divBdr>
                                            <w:top w:val="none" w:sz="0" w:space="0" w:color="auto"/>
                                            <w:left w:val="none" w:sz="0" w:space="0" w:color="auto"/>
                                            <w:bottom w:val="none" w:sz="0" w:space="0" w:color="auto"/>
                                            <w:right w:val="none" w:sz="0" w:space="0" w:color="auto"/>
                                          </w:divBdr>
                                        </w:div>
                                        <w:div w:id="1125582202">
                                          <w:marLeft w:val="0"/>
                                          <w:marRight w:val="0"/>
                                          <w:marTop w:val="0"/>
                                          <w:marBottom w:val="0"/>
                                          <w:divBdr>
                                            <w:top w:val="none" w:sz="0" w:space="0" w:color="auto"/>
                                            <w:left w:val="none" w:sz="0" w:space="0" w:color="auto"/>
                                            <w:bottom w:val="none" w:sz="0" w:space="0" w:color="auto"/>
                                            <w:right w:val="none" w:sz="0" w:space="0" w:color="auto"/>
                                          </w:divBdr>
                                        </w:div>
                                        <w:div w:id="375470030">
                                          <w:marLeft w:val="0"/>
                                          <w:marRight w:val="0"/>
                                          <w:marTop w:val="0"/>
                                          <w:marBottom w:val="0"/>
                                          <w:divBdr>
                                            <w:top w:val="none" w:sz="0" w:space="0" w:color="auto"/>
                                            <w:left w:val="none" w:sz="0" w:space="0" w:color="auto"/>
                                            <w:bottom w:val="none" w:sz="0" w:space="0" w:color="auto"/>
                                            <w:right w:val="none" w:sz="0" w:space="0" w:color="auto"/>
                                          </w:divBdr>
                                        </w:div>
                                        <w:div w:id="1855999441">
                                          <w:marLeft w:val="0"/>
                                          <w:marRight w:val="0"/>
                                          <w:marTop w:val="0"/>
                                          <w:marBottom w:val="0"/>
                                          <w:divBdr>
                                            <w:top w:val="none" w:sz="0" w:space="0" w:color="auto"/>
                                            <w:left w:val="none" w:sz="0" w:space="0" w:color="auto"/>
                                            <w:bottom w:val="none" w:sz="0" w:space="0" w:color="auto"/>
                                            <w:right w:val="none" w:sz="0" w:space="0" w:color="auto"/>
                                          </w:divBdr>
                                        </w:div>
                                        <w:div w:id="1797794170">
                                          <w:marLeft w:val="0"/>
                                          <w:marRight w:val="0"/>
                                          <w:marTop w:val="0"/>
                                          <w:marBottom w:val="0"/>
                                          <w:divBdr>
                                            <w:top w:val="none" w:sz="0" w:space="0" w:color="auto"/>
                                            <w:left w:val="none" w:sz="0" w:space="0" w:color="auto"/>
                                            <w:bottom w:val="none" w:sz="0" w:space="0" w:color="auto"/>
                                            <w:right w:val="none" w:sz="0" w:space="0" w:color="auto"/>
                                          </w:divBdr>
                                        </w:div>
                                        <w:div w:id="1370686156">
                                          <w:marLeft w:val="0"/>
                                          <w:marRight w:val="0"/>
                                          <w:marTop w:val="0"/>
                                          <w:marBottom w:val="0"/>
                                          <w:divBdr>
                                            <w:top w:val="none" w:sz="0" w:space="0" w:color="auto"/>
                                            <w:left w:val="none" w:sz="0" w:space="0" w:color="auto"/>
                                            <w:bottom w:val="none" w:sz="0" w:space="0" w:color="auto"/>
                                            <w:right w:val="none" w:sz="0" w:space="0" w:color="auto"/>
                                          </w:divBdr>
                                        </w:div>
                                        <w:div w:id="1183126917">
                                          <w:marLeft w:val="0"/>
                                          <w:marRight w:val="0"/>
                                          <w:marTop w:val="0"/>
                                          <w:marBottom w:val="0"/>
                                          <w:divBdr>
                                            <w:top w:val="none" w:sz="0" w:space="0" w:color="auto"/>
                                            <w:left w:val="none" w:sz="0" w:space="0" w:color="auto"/>
                                            <w:bottom w:val="none" w:sz="0" w:space="0" w:color="auto"/>
                                            <w:right w:val="none" w:sz="0" w:space="0" w:color="auto"/>
                                          </w:divBdr>
                                        </w:div>
                                        <w:div w:id="339553792">
                                          <w:marLeft w:val="0"/>
                                          <w:marRight w:val="0"/>
                                          <w:marTop w:val="0"/>
                                          <w:marBottom w:val="0"/>
                                          <w:divBdr>
                                            <w:top w:val="none" w:sz="0" w:space="0" w:color="auto"/>
                                            <w:left w:val="none" w:sz="0" w:space="0" w:color="auto"/>
                                            <w:bottom w:val="none" w:sz="0" w:space="0" w:color="auto"/>
                                            <w:right w:val="none" w:sz="0" w:space="0" w:color="auto"/>
                                          </w:divBdr>
                                        </w:div>
                                        <w:div w:id="1087073984">
                                          <w:marLeft w:val="0"/>
                                          <w:marRight w:val="0"/>
                                          <w:marTop w:val="0"/>
                                          <w:marBottom w:val="0"/>
                                          <w:divBdr>
                                            <w:top w:val="none" w:sz="0" w:space="0" w:color="auto"/>
                                            <w:left w:val="none" w:sz="0" w:space="0" w:color="auto"/>
                                            <w:bottom w:val="none" w:sz="0" w:space="0" w:color="auto"/>
                                            <w:right w:val="none" w:sz="0" w:space="0" w:color="auto"/>
                                          </w:divBdr>
                                        </w:div>
                                        <w:div w:id="1638224150">
                                          <w:marLeft w:val="0"/>
                                          <w:marRight w:val="0"/>
                                          <w:marTop w:val="0"/>
                                          <w:marBottom w:val="0"/>
                                          <w:divBdr>
                                            <w:top w:val="none" w:sz="0" w:space="0" w:color="auto"/>
                                            <w:left w:val="none" w:sz="0" w:space="0" w:color="auto"/>
                                            <w:bottom w:val="none" w:sz="0" w:space="0" w:color="auto"/>
                                            <w:right w:val="none" w:sz="0" w:space="0" w:color="auto"/>
                                          </w:divBdr>
                                        </w:div>
                                        <w:div w:id="1433697240">
                                          <w:marLeft w:val="0"/>
                                          <w:marRight w:val="0"/>
                                          <w:marTop w:val="0"/>
                                          <w:marBottom w:val="0"/>
                                          <w:divBdr>
                                            <w:top w:val="none" w:sz="0" w:space="0" w:color="auto"/>
                                            <w:left w:val="none" w:sz="0" w:space="0" w:color="auto"/>
                                            <w:bottom w:val="none" w:sz="0" w:space="0" w:color="auto"/>
                                            <w:right w:val="none" w:sz="0" w:space="0" w:color="auto"/>
                                          </w:divBdr>
                                        </w:div>
                                        <w:div w:id="885339588">
                                          <w:marLeft w:val="0"/>
                                          <w:marRight w:val="0"/>
                                          <w:marTop w:val="0"/>
                                          <w:marBottom w:val="0"/>
                                          <w:divBdr>
                                            <w:top w:val="none" w:sz="0" w:space="0" w:color="auto"/>
                                            <w:left w:val="none" w:sz="0" w:space="0" w:color="auto"/>
                                            <w:bottom w:val="none" w:sz="0" w:space="0" w:color="auto"/>
                                            <w:right w:val="none" w:sz="0" w:space="0" w:color="auto"/>
                                          </w:divBdr>
                                        </w:div>
                                        <w:div w:id="707952132">
                                          <w:marLeft w:val="0"/>
                                          <w:marRight w:val="0"/>
                                          <w:marTop w:val="0"/>
                                          <w:marBottom w:val="0"/>
                                          <w:divBdr>
                                            <w:top w:val="none" w:sz="0" w:space="0" w:color="auto"/>
                                            <w:left w:val="none" w:sz="0" w:space="0" w:color="auto"/>
                                            <w:bottom w:val="none" w:sz="0" w:space="0" w:color="auto"/>
                                            <w:right w:val="none" w:sz="0" w:space="0" w:color="auto"/>
                                          </w:divBdr>
                                        </w:div>
                                        <w:div w:id="2115513340">
                                          <w:marLeft w:val="0"/>
                                          <w:marRight w:val="0"/>
                                          <w:marTop w:val="0"/>
                                          <w:marBottom w:val="0"/>
                                          <w:divBdr>
                                            <w:top w:val="none" w:sz="0" w:space="0" w:color="auto"/>
                                            <w:left w:val="none" w:sz="0" w:space="0" w:color="auto"/>
                                            <w:bottom w:val="none" w:sz="0" w:space="0" w:color="auto"/>
                                            <w:right w:val="none" w:sz="0" w:space="0" w:color="auto"/>
                                          </w:divBdr>
                                        </w:div>
                                        <w:div w:id="1810437178">
                                          <w:marLeft w:val="0"/>
                                          <w:marRight w:val="0"/>
                                          <w:marTop w:val="0"/>
                                          <w:marBottom w:val="0"/>
                                          <w:divBdr>
                                            <w:top w:val="none" w:sz="0" w:space="0" w:color="auto"/>
                                            <w:left w:val="none" w:sz="0" w:space="0" w:color="auto"/>
                                            <w:bottom w:val="none" w:sz="0" w:space="0" w:color="auto"/>
                                            <w:right w:val="none" w:sz="0" w:space="0" w:color="auto"/>
                                          </w:divBdr>
                                        </w:div>
                                        <w:div w:id="129638571">
                                          <w:marLeft w:val="0"/>
                                          <w:marRight w:val="0"/>
                                          <w:marTop w:val="0"/>
                                          <w:marBottom w:val="0"/>
                                          <w:divBdr>
                                            <w:top w:val="none" w:sz="0" w:space="0" w:color="auto"/>
                                            <w:left w:val="none" w:sz="0" w:space="0" w:color="auto"/>
                                            <w:bottom w:val="none" w:sz="0" w:space="0" w:color="auto"/>
                                            <w:right w:val="none" w:sz="0" w:space="0" w:color="auto"/>
                                          </w:divBdr>
                                        </w:div>
                                        <w:div w:id="1568178170">
                                          <w:marLeft w:val="0"/>
                                          <w:marRight w:val="0"/>
                                          <w:marTop w:val="0"/>
                                          <w:marBottom w:val="0"/>
                                          <w:divBdr>
                                            <w:top w:val="none" w:sz="0" w:space="0" w:color="auto"/>
                                            <w:left w:val="none" w:sz="0" w:space="0" w:color="auto"/>
                                            <w:bottom w:val="none" w:sz="0" w:space="0" w:color="auto"/>
                                            <w:right w:val="none" w:sz="0" w:space="0" w:color="auto"/>
                                          </w:divBdr>
                                        </w:div>
                                        <w:div w:id="1223491979">
                                          <w:marLeft w:val="0"/>
                                          <w:marRight w:val="0"/>
                                          <w:marTop w:val="0"/>
                                          <w:marBottom w:val="0"/>
                                          <w:divBdr>
                                            <w:top w:val="none" w:sz="0" w:space="0" w:color="auto"/>
                                            <w:left w:val="none" w:sz="0" w:space="0" w:color="auto"/>
                                            <w:bottom w:val="none" w:sz="0" w:space="0" w:color="auto"/>
                                            <w:right w:val="none" w:sz="0" w:space="0" w:color="auto"/>
                                          </w:divBdr>
                                        </w:div>
                                        <w:div w:id="11078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6107400">
      <w:bodyDiv w:val="1"/>
      <w:marLeft w:val="0"/>
      <w:marRight w:val="0"/>
      <w:marTop w:val="0"/>
      <w:marBottom w:val="0"/>
      <w:divBdr>
        <w:top w:val="none" w:sz="0" w:space="0" w:color="auto"/>
        <w:left w:val="none" w:sz="0" w:space="0" w:color="auto"/>
        <w:bottom w:val="none" w:sz="0" w:space="0" w:color="auto"/>
        <w:right w:val="none" w:sz="0" w:space="0" w:color="auto"/>
      </w:divBdr>
      <w:divsChild>
        <w:div w:id="1394423545">
          <w:marLeft w:val="0"/>
          <w:marRight w:val="0"/>
          <w:marTop w:val="0"/>
          <w:marBottom w:val="0"/>
          <w:divBdr>
            <w:top w:val="none" w:sz="0" w:space="0" w:color="auto"/>
            <w:left w:val="none" w:sz="0" w:space="0" w:color="auto"/>
            <w:bottom w:val="none" w:sz="0" w:space="0" w:color="auto"/>
            <w:right w:val="none" w:sz="0" w:space="0" w:color="auto"/>
          </w:divBdr>
        </w:div>
        <w:div w:id="424107702">
          <w:marLeft w:val="0"/>
          <w:marRight w:val="0"/>
          <w:marTop w:val="0"/>
          <w:marBottom w:val="300"/>
          <w:divBdr>
            <w:top w:val="none" w:sz="0" w:space="0" w:color="auto"/>
            <w:left w:val="none" w:sz="0" w:space="0" w:color="auto"/>
            <w:bottom w:val="none" w:sz="0" w:space="0" w:color="auto"/>
            <w:right w:val="none" w:sz="0" w:space="0" w:color="auto"/>
          </w:divBdr>
          <w:divsChild>
            <w:div w:id="1919514112">
              <w:marLeft w:val="0"/>
              <w:marRight w:val="0"/>
              <w:marTop w:val="0"/>
              <w:marBottom w:val="0"/>
              <w:divBdr>
                <w:top w:val="none" w:sz="0" w:space="0" w:color="auto"/>
                <w:left w:val="none" w:sz="0" w:space="0" w:color="auto"/>
                <w:bottom w:val="none" w:sz="0" w:space="0" w:color="auto"/>
                <w:right w:val="none" w:sz="0" w:space="0" w:color="auto"/>
              </w:divBdr>
              <w:divsChild>
                <w:div w:id="1345591391">
                  <w:marLeft w:val="0"/>
                  <w:marRight w:val="0"/>
                  <w:marTop w:val="0"/>
                  <w:marBottom w:val="0"/>
                  <w:divBdr>
                    <w:top w:val="single" w:sz="6" w:space="0" w:color="DDDDDD"/>
                    <w:left w:val="single" w:sz="6" w:space="4" w:color="DDDDDD"/>
                    <w:bottom w:val="single" w:sz="6" w:space="0" w:color="DDDDDD"/>
                    <w:right w:val="single" w:sz="6" w:space="4" w:color="DDDDDD"/>
                  </w:divBdr>
                  <w:divsChild>
                    <w:div w:id="287394470">
                      <w:marLeft w:val="0"/>
                      <w:marRight w:val="0"/>
                      <w:marTop w:val="0"/>
                      <w:marBottom w:val="150"/>
                      <w:divBdr>
                        <w:top w:val="none" w:sz="0" w:space="0" w:color="auto"/>
                        <w:left w:val="none" w:sz="0" w:space="0" w:color="auto"/>
                        <w:bottom w:val="none" w:sz="0" w:space="0" w:color="auto"/>
                        <w:right w:val="none" w:sz="0" w:space="0" w:color="auto"/>
                      </w:divBdr>
                      <w:divsChild>
                        <w:div w:id="809790523">
                          <w:marLeft w:val="0"/>
                          <w:marRight w:val="0"/>
                          <w:marTop w:val="0"/>
                          <w:marBottom w:val="0"/>
                          <w:divBdr>
                            <w:top w:val="none" w:sz="0" w:space="0" w:color="auto"/>
                            <w:left w:val="none" w:sz="0" w:space="0" w:color="auto"/>
                            <w:bottom w:val="none" w:sz="0" w:space="0" w:color="auto"/>
                            <w:right w:val="none" w:sz="0" w:space="0" w:color="auto"/>
                          </w:divBdr>
                          <w:divsChild>
                            <w:div w:id="1401443919">
                              <w:marLeft w:val="0"/>
                              <w:marRight w:val="0"/>
                              <w:marTop w:val="0"/>
                              <w:marBottom w:val="0"/>
                              <w:divBdr>
                                <w:top w:val="none" w:sz="0" w:space="0" w:color="auto"/>
                                <w:left w:val="none" w:sz="0" w:space="0" w:color="auto"/>
                                <w:bottom w:val="none" w:sz="0" w:space="0" w:color="auto"/>
                                <w:right w:val="none" w:sz="0" w:space="0" w:color="auto"/>
                              </w:divBdr>
                              <w:divsChild>
                                <w:div w:id="580452387">
                                  <w:marLeft w:val="0"/>
                                  <w:marRight w:val="0"/>
                                  <w:marTop w:val="0"/>
                                  <w:marBottom w:val="0"/>
                                  <w:divBdr>
                                    <w:top w:val="none" w:sz="0" w:space="0" w:color="auto"/>
                                    <w:left w:val="none" w:sz="0" w:space="0" w:color="auto"/>
                                    <w:bottom w:val="none" w:sz="0" w:space="0" w:color="auto"/>
                                    <w:right w:val="none" w:sz="0" w:space="0" w:color="auto"/>
                                  </w:divBdr>
                                  <w:divsChild>
                                    <w:div w:id="113607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89432">
                          <w:marLeft w:val="0"/>
                          <w:marRight w:val="0"/>
                          <w:marTop w:val="0"/>
                          <w:marBottom w:val="0"/>
                          <w:divBdr>
                            <w:top w:val="none" w:sz="0" w:space="0" w:color="auto"/>
                            <w:left w:val="none" w:sz="0" w:space="0" w:color="auto"/>
                            <w:bottom w:val="none" w:sz="0" w:space="0" w:color="auto"/>
                            <w:right w:val="none" w:sz="0" w:space="0" w:color="auto"/>
                          </w:divBdr>
                          <w:divsChild>
                            <w:div w:id="783378763">
                              <w:marLeft w:val="0"/>
                              <w:marRight w:val="0"/>
                              <w:marTop w:val="0"/>
                              <w:marBottom w:val="0"/>
                              <w:divBdr>
                                <w:top w:val="none" w:sz="0" w:space="0" w:color="auto"/>
                                <w:left w:val="none" w:sz="0" w:space="0" w:color="auto"/>
                                <w:bottom w:val="none" w:sz="0" w:space="0" w:color="auto"/>
                                <w:right w:val="none" w:sz="0" w:space="0" w:color="auto"/>
                              </w:divBdr>
                              <w:divsChild>
                                <w:div w:id="385839789">
                                  <w:marLeft w:val="0"/>
                                  <w:marRight w:val="0"/>
                                  <w:marTop w:val="0"/>
                                  <w:marBottom w:val="0"/>
                                  <w:divBdr>
                                    <w:top w:val="none" w:sz="0" w:space="0" w:color="auto"/>
                                    <w:left w:val="none" w:sz="0" w:space="0" w:color="auto"/>
                                    <w:bottom w:val="none" w:sz="0" w:space="0" w:color="auto"/>
                                    <w:right w:val="none" w:sz="0" w:space="0" w:color="auto"/>
                                  </w:divBdr>
                                  <w:divsChild>
                                    <w:div w:id="1005399070">
                                      <w:marLeft w:val="0"/>
                                      <w:marRight w:val="0"/>
                                      <w:marTop w:val="0"/>
                                      <w:marBottom w:val="0"/>
                                      <w:divBdr>
                                        <w:top w:val="none" w:sz="0" w:space="0" w:color="auto"/>
                                        <w:left w:val="none" w:sz="0" w:space="0" w:color="auto"/>
                                        <w:bottom w:val="none" w:sz="0" w:space="0" w:color="auto"/>
                                        <w:right w:val="none" w:sz="0" w:space="0" w:color="auto"/>
                                      </w:divBdr>
                                    </w:div>
                                    <w:div w:id="120462257">
                                      <w:marLeft w:val="0"/>
                                      <w:marRight w:val="0"/>
                                      <w:marTop w:val="0"/>
                                      <w:marBottom w:val="0"/>
                                      <w:divBdr>
                                        <w:top w:val="none" w:sz="0" w:space="0" w:color="auto"/>
                                        <w:left w:val="none" w:sz="0" w:space="0" w:color="auto"/>
                                        <w:bottom w:val="none" w:sz="0" w:space="0" w:color="auto"/>
                                        <w:right w:val="none" w:sz="0" w:space="0" w:color="auto"/>
                                      </w:divBdr>
                                    </w:div>
                                    <w:div w:id="1540312789">
                                      <w:marLeft w:val="0"/>
                                      <w:marRight w:val="0"/>
                                      <w:marTop w:val="0"/>
                                      <w:marBottom w:val="0"/>
                                      <w:divBdr>
                                        <w:top w:val="none" w:sz="0" w:space="0" w:color="auto"/>
                                        <w:left w:val="none" w:sz="0" w:space="0" w:color="auto"/>
                                        <w:bottom w:val="none" w:sz="0" w:space="0" w:color="auto"/>
                                        <w:right w:val="none" w:sz="0" w:space="0" w:color="auto"/>
                                      </w:divBdr>
                                    </w:div>
                                    <w:div w:id="1921523184">
                                      <w:marLeft w:val="0"/>
                                      <w:marRight w:val="0"/>
                                      <w:marTop w:val="0"/>
                                      <w:marBottom w:val="0"/>
                                      <w:divBdr>
                                        <w:top w:val="none" w:sz="0" w:space="0" w:color="auto"/>
                                        <w:left w:val="none" w:sz="0" w:space="0" w:color="auto"/>
                                        <w:bottom w:val="none" w:sz="0" w:space="0" w:color="auto"/>
                                        <w:right w:val="none" w:sz="0" w:space="0" w:color="auto"/>
                                      </w:divBdr>
                                    </w:div>
                                    <w:div w:id="173999482">
                                      <w:marLeft w:val="0"/>
                                      <w:marRight w:val="0"/>
                                      <w:marTop w:val="0"/>
                                      <w:marBottom w:val="0"/>
                                      <w:divBdr>
                                        <w:top w:val="none" w:sz="0" w:space="0" w:color="auto"/>
                                        <w:left w:val="none" w:sz="0" w:space="0" w:color="auto"/>
                                        <w:bottom w:val="none" w:sz="0" w:space="0" w:color="auto"/>
                                        <w:right w:val="none" w:sz="0" w:space="0" w:color="auto"/>
                                      </w:divBdr>
                                    </w:div>
                                    <w:div w:id="669219582">
                                      <w:marLeft w:val="0"/>
                                      <w:marRight w:val="0"/>
                                      <w:marTop w:val="0"/>
                                      <w:marBottom w:val="0"/>
                                      <w:divBdr>
                                        <w:top w:val="none" w:sz="0" w:space="0" w:color="auto"/>
                                        <w:left w:val="none" w:sz="0" w:space="0" w:color="auto"/>
                                        <w:bottom w:val="none" w:sz="0" w:space="0" w:color="auto"/>
                                        <w:right w:val="none" w:sz="0" w:space="0" w:color="auto"/>
                                      </w:divBdr>
                                    </w:div>
                                    <w:div w:id="92095730">
                                      <w:marLeft w:val="0"/>
                                      <w:marRight w:val="0"/>
                                      <w:marTop w:val="0"/>
                                      <w:marBottom w:val="0"/>
                                      <w:divBdr>
                                        <w:top w:val="none" w:sz="0" w:space="0" w:color="auto"/>
                                        <w:left w:val="none" w:sz="0" w:space="0" w:color="auto"/>
                                        <w:bottom w:val="none" w:sz="0" w:space="0" w:color="auto"/>
                                        <w:right w:val="none" w:sz="0" w:space="0" w:color="auto"/>
                                      </w:divBdr>
                                    </w:div>
                                    <w:div w:id="450982552">
                                      <w:marLeft w:val="0"/>
                                      <w:marRight w:val="0"/>
                                      <w:marTop w:val="0"/>
                                      <w:marBottom w:val="0"/>
                                      <w:divBdr>
                                        <w:top w:val="none" w:sz="0" w:space="0" w:color="auto"/>
                                        <w:left w:val="none" w:sz="0" w:space="0" w:color="auto"/>
                                        <w:bottom w:val="none" w:sz="0" w:space="0" w:color="auto"/>
                                        <w:right w:val="none" w:sz="0" w:space="0" w:color="auto"/>
                                      </w:divBdr>
                                    </w:div>
                                    <w:div w:id="1318533064">
                                      <w:marLeft w:val="0"/>
                                      <w:marRight w:val="0"/>
                                      <w:marTop w:val="0"/>
                                      <w:marBottom w:val="0"/>
                                      <w:divBdr>
                                        <w:top w:val="none" w:sz="0" w:space="0" w:color="auto"/>
                                        <w:left w:val="none" w:sz="0" w:space="0" w:color="auto"/>
                                        <w:bottom w:val="none" w:sz="0" w:space="0" w:color="auto"/>
                                        <w:right w:val="none" w:sz="0" w:space="0" w:color="auto"/>
                                      </w:divBdr>
                                    </w:div>
                                    <w:div w:id="113259525">
                                      <w:marLeft w:val="0"/>
                                      <w:marRight w:val="0"/>
                                      <w:marTop w:val="0"/>
                                      <w:marBottom w:val="0"/>
                                      <w:divBdr>
                                        <w:top w:val="none" w:sz="0" w:space="0" w:color="auto"/>
                                        <w:left w:val="none" w:sz="0" w:space="0" w:color="auto"/>
                                        <w:bottom w:val="none" w:sz="0" w:space="0" w:color="auto"/>
                                        <w:right w:val="none" w:sz="0" w:space="0" w:color="auto"/>
                                      </w:divBdr>
                                    </w:div>
                                    <w:div w:id="839660588">
                                      <w:marLeft w:val="0"/>
                                      <w:marRight w:val="0"/>
                                      <w:marTop w:val="0"/>
                                      <w:marBottom w:val="0"/>
                                      <w:divBdr>
                                        <w:top w:val="none" w:sz="0" w:space="0" w:color="auto"/>
                                        <w:left w:val="none" w:sz="0" w:space="0" w:color="auto"/>
                                        <w:bottom w:val="none" w:sz="0" w:space="0" w:color="auto"/>
                                        <w:right w:val="none" w:sz="0" w:space="0" w:color="auto"/>
                                      </w:divBdr>
                                    </w:div>
                                    <w:div w:id="637732013">
                                      <w:marLeft w:val="0"/>
                                      <w:marRight w:val="0"/>
                                      <w:marTop w:val="0"/>
                                      <w:marBottom w:val="0"/>
                                      <w:divBdr>
                                        <w:top w:val="none" w:sz="0" w:space="0" w:color="auto"/>
                                        <w:left w:val="none" w:sz="0" w:space="0" w:color="auto"/>
                                        <w:bottom w:val="none" w:sz="0" w:space="0" w:color="auto"/>
                                        <w:right w:val="none" w:sz="0" w:space="0" w:color="auto"/>
                                      </w:divBdr>
                                    </w:div>
                                    <w:div w:id="1884361751">
                                      <w:marLeft w:val="0"/>
                                      <w:marRight w:val="0"/>
                                      <w:marTop w:val="0"/>
                                      <w:marBottom w:val="0"/>
                                      <w:divBdr>
                                        <w:top w:val="none" w:sz="0" w:space="0" w:color="auto"/>
                                        <w:left w:val="none" w:sz="0" w:space="0" w:color="auto"/>
                                        <w:bottom w:val="none" w:sz="0" w:space="0" w:color="auto"/>
                                        <w:right w:val="none" w:sz="0" w:space="0" w:color="auto"/>
                                      </w:divBdr>
                                    </w:div>
                                    <w:div w:id="1122306314">
                                      <w:marLeft w:val="0"/>
                                      <w:marRight w:val="0"/>
                                      <w:marTop w:val="0"/>
                                      <w:marBottom w:val="0"/>
                                      <w:divBdr>
                                        <w:top w:val="none" w:sz="0" w:space="0" w:color="auto"/>
                                        <w:left w:val="none" w:sz="0" w:space="0" w:color="auto"/>
                                        <w:bottom w:val="none" w:sz="0" w:space="0" w:color="auto"/>
                                        <w:right w:val="none" w:sz="0" w:space="0" w:color="auto"/>
                                      </w:divBdr>
                                    </w:div>
                                    <w:div w:id="1521580923">
                                      <w:marLeft w:val="0"/>
                                      <w:marRight w:val="0"/>
                                      <w:marTop w:val="0"/>
                                      <w:marBottom w:val="0"/>
                                      <w:divBdr>
                                        <w:top w:val="none" w:sz="0" w:space="0" w:color="auto"/>
                                        <w:left w:val="none" w:sz="0" w:space="0" w:color="auto"/>
                                        <w:bottom w:val="none" w:sz="0" w:space="0" w:color="auto"/>
                                        <w:right w:val="none" w:sz="0" w:space="0" w:color="auto"/>
                                      </w:divBdr>
                                    </w:div>
                                    <w:div w:id="1035085073">
                                      <w:marLeft w:val="0"/>
                                      <w:marRight w:val="0"/>
                                      <w:marTop w:val="0"/>
                                      <w:marBottom w:val="0"/>
                                      <w:divBdr>
                                        <w:top w:val="none" w:sz="0" w:space="0" w:color="auto"/>
                                        <w:left w:val="none" w:sz="0" w:space="0" w:color="auto"/>
                                        <w:bottom w:val="none" w:sz="0" w:space="0" w:color="auto"/>
                                        <w:right w:val="none" w:sz="0" w:space="0" w:color="auto"/>
                                      </w:divBdr>
                                    </w:div>
                                    <w:div w:id="80684392">
                                      <w:marLeft w:val="0"/>
                                      <w:marRight w:val="0"/>
                                      <w:marTop w:val="0"/>
                                      <w:marBottom w:val="0"/>
                                      <w:divBdr>
                                        <w:top w:val="none" w:sz="0" w:space="0" w:color="auto"/>
                                        <w:left w:val="none" w:sz="0" w:space="0" w:color="auto"/>
                                        <w:bottom w:val="none" w:sz="0" w:space="0" w:color="auto"/>
                                        <w:right w:val="none" w:sz="0" w:space="0" w:color="auto"/>
                                      </w:divBdr>
                                    </w:div>
                                    <w:div w:id="656812495">
                                      <w:marLeft w:val="0"/>
                                      <w:marRight w:val="0"/>
                                      <w:marTop w:val="0"/>
                                      <w:marBottom w:val="0"/>
                                      <w:divBdr>
                                        <w:top w:val="none" w:sz="0" w:space="0" w:color="auto"/>
                                        <w:left w:val="none" w:sz="0" w:space="0" w:color="auto"/>
                                        <w:bottom w:val="none" w:sz="0" w:space="0" w:color="auto"/>
                                        <w:right w:val="none" w:sz="0" w:space="0" w:color="auto"/>
                                      </w:divBdr>
                                    </w:div>
                                    <w:div w:id="1856311814">
                                      <w:marLeft w:val="0"/>
                                      <w:marRight w:val="0"/>
                                      <w:marTop w:val="0"/>
                                      <w:marBottom w:val="0"/>
                                      <w:divBdr>
                                        <w:top w:val="none" w:sz="0" w:space="0" w:color="auto"/>
                                        <w:left w:val="none" w:sz="0" w:space="0" w:color="auto"/>
                                        <w:bottom w:val="none" w:sz="0" w:space="0" w:color="auto"/>
                                        <w:right w:val="none" w:sz="0" w:space="0" w:color="auto"/>
                                      </w:divBdr>
                                    </w:div>
                                    <w:div w:id="2095784413">
                                      <w:marLeft w:val="0"/>
                                      <w:marRight w:val="0"/>
                                      <w:marTop w:val="0"/>
                                      <w:marBottom w:val="0"/>
                                      <w:divBdr>
                                        <w:top w:val="none" w:sz="0" w:space="0" w:color="auto"/>
                                        <w:left w:val="none" w:sz="0" w:space="0" w:color="auto"/>
                                        <w:bottom w:val="none" w:sz="0" w:space="0" w:color="auto"/>
                                        <w:right w:val="none" w:sz="0" w:space="0" w:color="auto"/>
                                      </w:divBdr>
                                    </w:div>
                                    <w:div w:id="992297983">
                                      <w:marLeft w:val="0"/>
                                      <w:marRight w:val="0"/>
                                      <w:marTop w:val="0"/>
                                      <w:marBottom w:val="0"/>
                                      <w:divBdr>
                                        <w:top w:val="none" w:sz="0" w:space="0" w:color="auto"/>
                                        <w:left w:val="none" w:sz="0" w:space="0" w:color="auto"/>
                                        <w:bottom w:val="none" w:sz="0" w:space="0" w:color="auto"/>
                                        <w:right w:val="none" w:sz="0" w:space="0" w:color="auto"/>
                                      </w:divBdr>
                                    </w:div>
                                    <w:div w:id="727916304">
                                      <w:marLeft w:val="0"/>
                                      <w:marRight w:val="0"/>
                                      <w:marTop w:val="0"/>
                                      <w:marBottom w:val="0"/>
                                      <w:divBdr>
                                        <w:top w:val="none" w:sz="0" w:space="0" w:color="auto"/>
                                        <w:left w:val="none" w:sz="0" w:space="0" w:color="auto"/>
                                        <w:bottom w:val="none" w:sz="0" w:space="0" w:color="auto"/>
                                        <w:right w:val="none" w:sz="0" w:space="0" w:color="auto"/>
                                      </w:divBdr>
                                    </w:div>
                                    <w:div w:id="670763007">
                                      <w:marLeft w:val="0"/>
                                      <w:marRight w:val="0"/>
                                      <w:marTop w:val="0"/>
                                      <w:marBottom w:val="0"/>
                                      <w:divBdr>
                                        <w:top w:val="none" w:sz="0" w:space="0" w:color="auto"/>
                                        <w:left w:val="none" w:sz="0" w:space="0" w:color="auto"/>
                                        <w:bottom w:val="none" w:sz="0" w:space="0" w:color="auto"/>
                                        <w:right w:val="none" w:sz="0" w:space="0" w:color="auto"/>
                                      </w:divBdr>
                                    </w:div>
                                    <w:div w:id="1467159461">
                                      <w:marLeft w:val="0"/>
                                      <w:marRight w:val="0"/>
                                      <w:marTop w:val="0"/>
                                      <w:marBottom w:val="0"/>
                                      <w:divBdr>
                                        <w:top w:val="none" w:sz="0" w:space="0" w:color="auto"/>
                                        <w:left w:val="none" w:sz="0" w:space="0" w:color="auto"/>
                                        <w:bottom w:val="none" w:sz="0" w:space="0" w:color="auto"/>
                                        <w:right w:val="none" w:sz="0" w:space="0" w:color="auto"/>
                                      </w:divBdr>
                                    </w:div>
                                    <w:div w:id="1103761915">
                                      <w:marLeft w:val="0"/>
                                      <w:marRight w:val="0"/>
                                      <w:marTop w:val="0"/>
                                      <w:marBottom w:val="0"/>
                                      <w:divBdr>
                                        <w:top w:val="none" w:sz="0" w:space="0" w:color="auto"/>
                                        <w:left w:val="none" w:sz="0" w:space="0" w:color="auto"/>
                                        <w:bottom w:val="none" w:sz="0" w:space="0" w:color="auto"/>
                                        <w:right w:val="none" w:sz="0" w:space="0" w:color="auto"/>
                                      </w:divBdr>
                                    </w:div>
                                    <w:div w:id="1416130236">
                                      <w:marLeft w:val="0"/>
                                      <w:marRight w:val="0"/>
                                      <w:marTop w:val="0"/>
                                      <w:marBottom w:val="0"/>
                                      <w:divBdr>
                                        <w:top w:val="none" w:sz="0" w:space="0" w:color="auto"/>
                                        <w:left w:val="none" w:sz="0" w:space="0" w:color="auto"/>
                                        <w:bottom w:val="none" w:sz="0" w:space="0" w:color="auto"/>
                                        <w:right w:val="none" w:sz="0" w:space="0" w:color="auto"/>
                                      </w:divBdr>
                                    </w:div>
                                    <w:div w:id="1412502741">
                                      <w:marLeft w:val="0"/>
                                      <w:marRight w:val="0"/>
                                      <w:marTop w:val="0"/>
                                      <w:marBottom w:val="0"/>
                                      <w:divBdr>
                                        <w:top w:val="none" w:sz="0" w:space="0" w:color="auto"/>
                                        <w:left w:val="none" w:sz="0" w:space="0" w:color="auto"/>
                                        <w:bottom w:val="none" w:sz="0" w:space="0" w:color="auto"/>
                                        <w:right w:val="none" w:sz="0" w:space="0" w:color="auto"/>
                                      </w:divBdr>
                                    </w:div>
                                    <w:div w:id="858545247">
                                      <w:marLeft w:val="0"/>
                                      <w:marRight w:val="0"/>
                                      <w:marTop w:val="0"/>
                                      <w:marBottom w:val="0"/>
                                      <w:divBdr>
                                        <w:top w:val="none" w:sz="0" w:space="0" w:color="auto"/>
                                        <w:left w:val="none" w:sz="0" w:space="0" w:color="auto"/>
                                        <w:bottom w:val="none" w:sz="0" w:space="0" w:color="auto"/>
                                        <w:right w:val="none" w:sz="0" w:space="0" w:color="auto"/>
                                      </w:divBdr>
                                    </w:div>
                                    <w:div w:id="1467549373">
                                      <w:marLeft w:val="0"/>
                                      <w:marRight w:val="0"/>
                                      <w:marTop w:val="0"/>
                                      <w:marBottom w:val="0"/>
                                      <w:divBdr>
                                        <w:top w:val="none" w:sz="0" w:space="0" w:color="auto"/>
                                        <w:left w:val="none" w:sz="0" w:space="0" w:color="auto"/>
                                        <w:bottom w:val="none" w:sz="0" w:space="0" w:color="auto"/>
                                        <w:right w:val="none" w:sz="0" w:space="0" w:color="auto"/>
                                      </w:divBdr>
                                    </w:div>
                                    <w:div w:id="295840530">
                                      <w:marLeft w:val="0"/>
                                      <w:marRight w:val="0"/>
                                      <w:marTop w:val="0"/>
                                      <w:marBottom w:val="0"/>
                                      <w:divBdr>
                                        <w:top w:val="none" w:sz="0" w:space="0" w:color="auto"/>
                                        <w:left w:val="none" w:sz="0" w:space="0" w:color="auto"/>
                                        <w:bottom w:val="none" w:sz="0" w:space="0" w:color="auto"/>
                                        <w:right w:val="none" w:sz="0" w:space="0" w:color="auto"/>
                                      </w:divBdr>
                                    </w:div>
                                    <w:div w:id="1685668829">
                                      <w:marLeft w:val="0"/>
                                      <w:marRight w:val="0"/>
                                      <w:marTop w:val="0"/>
                                      <w:marBottom w:val="0"/>
                                      <w:divBdr>
                                        <w:top w:val="none" w:sz="0" w:space="0" w:color="auto"/>
                                        <w:left w:val="none" w:sz="0" w:space="0" w:color="auto"/>
                                        <w:bottom w:val="none" w:sz="0" w:space="0" w:color="auto"/>
                                        <w:right w:val="none" w:sz="0" w:space="0" w:color="auto"/>
                                      </w:divBdr>
                                    </w:div>
                                    <w:div w:id="317853645">
                                      <w:marLeft w:val="0"/>
                                      <w:marRight w:val="0"/>
                                      <w:marTop w:val="0"/>
                                      <w:marBottom w:val="0"/>
                                      <w:divBdr>
                                        <w:top w:val="none" w:sz="0" w:space="0" w:color="auto"/>
                                        <w:left w:val="none" w:sz="0" w:space="0" w:color="auto"/>
                                        <w:bottom w:val="none" w:sz="0" w:space="0" w:color="auto"/>
                                        <w:right w:val="none" w:sz="0" w:space="0" w:color="auto"/>
                                      </w:divBdr>
                                    </w:div>
                                    <w:div w:id="1038821302">
                                      <w:marLeft w:val="0"/>
                                      <w:marRight w:val="0"/>
                                      <w:marTop w:val="0"/>
                                      <w:marBottom w:val="0"/>
                                      <w:divBdr>
                                        <w:top w:val="none" w:sz="0" w:space="0" w:color="auto"/>
                                        <w:left w:val="none" w:sz="0" w:space="0" w:color="auto"/>
                                        <w:bottom w:val="none" w:sz="0" w:space="0" w:color="auto"/>
                                        <w:right w:val="none" w:sz="0" w:space="0" w:color="auto"/>
                                      </w:divBdr>
                                    </w:div>
                                    <w:div w:id="2102487177">
                                      <w:marLeft w:val="0"/>
                                      <w:marRight w:val="0"/>
                                      <w:marTop w:val="0"/>
                                      <w:marBottom w:val="0"/>
                                      <w:divBdr>
                                        <w:top w:val="none" w:sz="0" w:space="0" w:color="auto"/>
                                        <w:left w:val="none" w:sz="0" w:space="0" w:color="auto"/>
                                        <w:bottom w:val="none" w:sz="0" w:space="0" w:color="auto"/>
                                        <w:right w:val="none" w:sz="0" w:space="0" w:color="auto"/>
                                      </w:divBdr>
                                    </w:div>
                                    <w:div w:id="1981955481">
                                      <w:marLeft w:val="0"/>
                                      <w:marRight w:val="0"/>
                                      <w:marTop w:val="0"/>
                                      <w:marBottom w:val="0"/>
                                      <w:divBdr>
                                        <w:top w:val="none" w:sz="0" w:space="0" w:color="auto"/>
                                        <w:left w:val="none" w:sz="0" w:space="0" w:color="auto"/>
                                        <w:bottom w:val="none" w:sz="0" w:space="0" w:color="auto"/>
                                        <w:right w:val="none" w:sz="0" w:space="0" w:color="auto"/>
                                      </w:divBdr>
                                    </w:div>
                                    <w:div w:id="924073680">
                                      <w:marLeft w:val="0"/>
                                      <w:marRight w:val="0"/>
                                      <w:marTop w:val="0"/>
                                      <w:marBottom w:val="0"/>
                                      <w:divBdr>
                                        <w:top w:val="none" w:sz="0" w:space="0" w:color="auto"/>
                                        <w:left w:val="none" w:sz="0" w:space="0" w:color="auto"/>
                                        <w:bottom w:val="none" w:sz="0" w:space="0" w:color="auto"/>
                                        <w:right w:val="none" w:sz="0" w:space="0" w:color="auto"/>
                                      </w:divBdr>
                                    </w:div>
                                    <w:div w:id="1580360601">
                                      <w:marLeft w:val="0"/>
                                      <w:marRight w:val="0"/>
                                      <w:marTop w:val="0"/>
                                      <w:marBottom w:val="0"/>
                                      <w:divBdr>
                                        <w:top w:val="none" w:sz="0" w:space="0" w:color="auto"/>
                                        <w:left w:val="none" w:sz="0" w:space="0" w:color="auto"/>
                                        <w:bottom w:val="none" w:sz="0" w:space="0" w:color="auto"/>
                                        <w:right w:val="none" w:sz="0" w:space="0" w:color="auto"/>
                                      </w:divBdr>
                                    </w:div>
                                    <w:div w:id="490022908">
                                      <w:marLeft w:val="0"/>
                                      <w:marRight w:val="0"/>
                                      <w:marTop w:val="0"/>
                                      <w:marBottom w:val="0"/>
                                      <w:divBdr>
                                        <w:top w:val="none" w:sz="0" w:space="0" w:color="auto"/>
                                        <w:left w:val="none" w:sz="0" w:space="0" w:color="auto"/>
                                        <w:bottom w:val="none" w:sz="0" w:space="0" w:color="auto"/>
                                        <w:right w:val="none" w:sz="0" w:space="0" w:color="auto"/>
                                      </w:divBdr>
                                    </w:div>
                                    <w:div w:id="1994334779">
                                      <w:marLeft w:val="0"/>
                                      <w:marRight w:val="0"/>
                                      <w:marTop w:val="0"/>
                                      <w:marBottom w:val="0"/>
                                      <w:divBdr>
                                        <w:top w:val="none" w:sz="0" w:space="0" w:color="auto"/>
                                        <w:left w:val="none" w:sz="0" w:space="0" w:color="auto"/>
                                        <w:bottom w:val="none" w:sz="0" w:space="0" w:color="auto"/>
                                        <w:right w:val="none" w:sz="0" w:space="0" w:color="auto"/>
                                      </w:divBdr>
                                    </w:div>
                                    <w:div w:id="1435907177">
                                      <w:marLeft w:val="0"/>
                                      <w:marRight w:val="0"/>
                                      <w:marTop w:val="0"/>
                                      <w:marBottom w:val="0"/>
                                      <w:divBdr>
                                        <w:top w:val="none" w:sz="0" w:space="0" w:color="auto"/>
                                        <w:left w:val="none" w:sz="0" w:space="0" w:color="auto"/>
                                        <w:bottom w:val="none" w:sz="0" w:space="0" w:color="auto"/>
                                        <w:right w:val="none" w:sz="0" w:space="0" w:color="auto"/>
                                      </w:divBdr>
                                    </w:div>
                                    <w:div w:id="999769109">
                                      <w:marLeft w:val="0"/>
                                      <w:marRight w:val="0"/>
                                      <w:marTop w:val="0"/>
                                      <w:marBottom w:val="0"/>
                                      <w:divBdr>
                                        <w:top w:val="none" w:sz="0" w:space="0" w:color="auto"/>
                                        <w:left w:val="none" w:sz="0" w:space="0" w:color="auto"/>
                                        <w:bottom w:val="none" w:sz="0" w:space="0" w:color="auto"/>
                                        <w:right w:val="none" w:sz="0" w:space="0" w:color="auto"/>
                                      </w:divBdr>
                                    </w:div>
                                    <w:div w:id="1735275431">
                                      <w:marLeft w:val="0"/>
                                      <w:marRight w:val="0"/>
                                      <w:marTop w:val="0"/>
                                      <w:marBottom w:val="0"/>
                                      <w:divBdr>
                                        <w:top w:val="none" w:sz="0" w:space="0" w:color="auto"/>
                                        <w:left w:val="none" w:sz="0" w:space="0" w:color="auto"/>
                                        <w:bottom w:val="none" w:sz="0" w:space="0" w:color="auto"/>
                                        <w:right w:val="none" w:sz="0" w:space="0" w:color="auto"/>
                                      </w:divBdr>
                                    </w:div>
                                    <w:div w:id="815418480">
                                      <w:marLeft w:val="0"/>
                                      <w:marRight w:val="0"/>
                                      <w:marTop w:val="0"/>
                                      <w:marBottom w:val="0"/>
                                      <w:divBdr>
                                        <w:top w:val="none" w:sz="0" w:space="0" w:color="auto"/>
                                        <w:left w:val="none" w:sz="0" w:space="0" w:color="auto"/>
                                        <w:bottom w:val="none" w:sz="0" w:space="0" w:color="auto"/>
                                        <w:right w:val="none" w:sz="0" w:space="0" w:color="auto"/>
                                      </w:divBdr>
                                    </w:div>
                                    <w:div w:id="323706899">
                                      <w:marLeft w:val="0"/>
                                      <w:marRight w:val="0"/>
                                      <w:marTop w:val="0"/>
                                      <w:marBottom w:val="0"/>
                                      <w:divBdr>
                                        <w:top w:val="none" w:sz="0" w:space="0" w:color="auto"/>
                                        <w:left w:val="none" w:sz="0" w:space="0" w:color="auto"/>
                                        <w:bottom w:val="none" w:sz="0" w:space="0" w:color="auto"/>
                                        <w:right w:val="none" w:sz="0" w:space="0" w:color="auto"/>
                                      </w:divBdr>
                                    </w:div>
                                    <w:div w:id="1766029443">
                                      <w:marLeft w:val="0"/>
                                      <w:marRight w:val="0"/>
                                      <w:marTop w:val="0"/>
                                      <w:marBottom w:val="0"/>
                                      <w:divBdr>
                                        <w:top w:val="none" w:sz="0" w:space="0" w:color="auto"/>
                                        <w:left w:val="none" w:sz="0" w:space="0" w:color="auto"/>
                                        <w:bottom w:val="none" w:sz="0" w:space="0" w:color="auto"/>
                                        <w:right w:val="none" w:sz="0" w:space="0" w:color="auto"/>
                                      </w:divBdr>
                                    </w:div>
                                    <w:div w:id="1891920226">
                                      <w:marLeft w:val="0"/>
                                      <w:marRight w:val="0"/>
                                      <w:marTop w:val="0"/>
                                      <w:marBottom w:val="0"/>
                                      <w:divBdr>
                                        <w:top w:val="none" w:sz="0" w:space="0" w:color="auto"/>
                                        <w:left w:val="none" w:sz="0" w:space="0" w:color="auto"/>
                                        <w:bottom w:val="none" w:sz="0" w:space="0" w:color="auto"/>
                                        <w:right w:val="none" w:sz="0" w:space="0" w:color="auto"/>
                                      </w:divBdr>
                                    </w:div>
                                    <w:div w:id="1780880363">
                                      <w:marLeft w:val="0"/>
                                      <w:marRight w:val="0"/>
                                      <w:marTop w:val="0"/>
                                      <w:marBottom w:val="0"/>
                                      <w:divBdr>
                                        <w:top w:val="none" w:sz="0" w:space="0" w:color="auto"/>
                                        <w:left w:val="none" w:sz="0" w:space="0" w:color="auto"/>
                                        <w:bottom w:val="none" w:sz="0" w:space="0" w:color="auto"/>
                                        <w:right w:val="none" w:sz="0" w:space="0" w:color="auto"/>
                                      </w:divBdr>
                                    </w:div>
                                    <w:div w:id="759444874">
                                      <w:marLeft w:val="0"/>
                                      <w:marRight w:val="0"/>
                                      <w:marTop w:val="0"/>
                                      <w:marBottom w:val="0"/>
                                      <w:divBdr>
                                        <w:top w:val="none" w:sz="0" w:space="0" w:color="auto"/>
                                        <w:left w:val="none" w:sz="0" w:space="0" w:color="auto"/>
                                        <w:bottom w:val="none" w:sz="0" w:space="0" w:color="auto"/>
                                        <w:right w:val="none" w:sz="0" w:space="0" w:color="auto"/>
                                      </w:divBdr>
                                    </w:div>
                                    <w:div w:id="270668168">
                                      <w:marLeft w:val="0"/>
                                      <w:marRight w:val="0"/>
                                      <w:marTop w:val="0"/>
                                      <w:marBottom w:val="0"/>
                                      <w:divBdr>
                                        <w:top w:val="none" w:sz="0" w:space="0" w:color="auto"/>
                                        <w:left w:val="none" w:sz="0" w:space="0" w:color="auto"/>
                                        <w:bottom w:val="none" w:sz="0" w:space="0" w:color="auto"/>
                                        <w:right w:val="none" w:sz="0" w:space="0" w:color="auto"/>
                                      </w:divBdr>
                                    </w:div>
                                    <w:div w:id="718866496">
                                      <w:marLeft w:val="0"/>
                                      <w:marRight w:val="0"/>
                                      <w:marTop w:val="0"/>
                                      <w:marBottom w:val="0"/>
                                      <w:divBdr>
                                        <w:top w:val="none" w:sz="0" w:space="0" w:color="auto"/>
                                        <w:left w:val="none" w:sz="0" w:space="0" w:color="auto"/>
                                        <w:bottom w:val="none" w:sz="0" w:space="0" w:color="auto"/>
                                        <w:right w:val="none" w:sz="0" w:space="0" w:color="auto"/>
                                      </w:divBdr>
                                    </w:div>
                                    <w:div w:id="397679293">
                                      <w:marLeft w:val="0"/>
                                      <w:marRight w:val="0"/>
                                      <w:marTop w:val="0"/>
                                      <w:marBottom w:val="0"/>
                                      <w:divBdr>
                                        <w:top w:val="none" w:sz="0" w:space="0" w:color="auto"/>
                                        <w:left w:val="none" w:sz="0" w:space="0" w:color="auto"/>
                                        <w:bottom w:val="none" w:sz="0" w:space="0" w:color="auto"/>
                                        <w:right w:val="none" w:sz="0" w:space="0" w:color="auto"/>
                                      </w:divBdr>
                                    </w:div>
                                    <w:div w:id="1413816110">
                                      <w:marLeft w:val="0"/>
                                      <w:marRight w:val="0"/>
                                      <w:marTop w:val="0"/>
                                      <w:marBottom w:val="0"/>
                                      <w:divBdr>
                                        <w:top w:val="none" w:sz="0" w:space="0" w:color="auto"/>
                                        <w:left w:val="none" w:sz="0" w:space="0" w:color="auto"/>
                                        <w:bottom w:val="none" w:sz="0" w:space="0" w:color="auto"/>
                                        <w:right w:val="none" w:sz="0" w:space="0" w:color="auto"/>
                                      </w:divBdr>
                                    </w:div>
                                    <w:div w:id="1252396074">
                                      <w:marLeft w:val="0"/>
                                      <w:marRight w:val="0"/>
                                      <w:marTop w:val="0"/>
                                      <w:marBottom w:val="0"/>
                                      <w:divBdr>
                                        <w:top w:val="none" w:sz="0" w:space="0" w:color="auto"/>
                                        <w:left w:val="none" w:sz="0" w:space="0" w:color="auto"/>
                                        <w:bottom w:val="none" w:sz="0" w:space="0" w:color="auto"/>
                                        <w:right w:val="none" w:sz="0" w:space="0" w:color="auto"/>
                                      </w:divBdr>
                                    </w:div>
                                    <w:div w:id="772869879">
                                      <w:marLeft w:val="0"/>
                                      <w:marRight w:val="0"/>
                                      <w:marTop w:val="0"/>
                                      <w:marBottom w:val="0"/>
                                      <w:divBdr>
                                        <w:top w:val="none" w:sz="0" w:space="0" w:color="auto"/>
                                        <w:left w:val="none" w:sz="0" w:space="0" w:color="auto"/>
                                        <w:bottom w:val="none" w:sz="0" w:space="0" w:color="auto"/>
                                        <w:right w:val="none" w:sz="0" w:space="0" w:color="auto"/>
                                      </w:divBdr>
                                    </w:div>
                                    <w:div w:id="874462715">
                                      <w:marLeft w:val="0"/>
                                      <w:marRight w:val="0"/>
                                      <w:marTop w:val="0"/>
                                      <w:marBottom w:val="0"/>
                                      <w:divBdr>
                                        <w:top w:val="none" w:sz="0" w:space="0" w:color="auto"/>
                                        <w:left w:val="none" w:sz="0" w:space="0" w:color="auto"/>
                                        <w:bottom w:val="none" w:sz="0" w:space="0" w:color="auto"/>
                                        <w:right w:val="none" w:sz="0" w:space="0" w:color="auto"/>
                                      </w:divBdr>
                                    </w:div>
                                    <w:div w:id="1889488877">
                                      <w:marLeft w:val="0"/>
                                      <w:marRight w:val="0"/>
                                      <w:marTop w:val="0"/>
                                      <w:marBottom w:val="0"/>
                                      <w:divBdr>
                                        <w:top w:val="none" w:sz="0" w:space="0" w:color="auto"/>
                                        <w:left w:val="none" w:sz="0" w:space="0" w:color="auto"/>
                                        <w:bottom w:val="none" w:sz="0" w:space="0" w:color="auto"/>
                                        <w:right w:val="none" w:sz="0" w:space="0" w:color="auto"/>
                                      </w:divBdr>
                                    </w:div>
                                    <w:div w:id="1190099120">
                                      <w:marLeft w:val="0"/>
                                      <w:marRight w:val="0"/>
                                      <w:marTop w:val="0"/>
                                      <w:marBottom w:val="0"/>
                                      <w:divBdr>
                                        <w:top w:val="none" w:sz="0" w:space="0" w:color="auto"/>
                                        <w:left w:val="none" w:sz="0" w:space="0" w:color="auto"/>
                                        <w:bottom w:val="none" w:sz="0" w:space="0" w:color="auto"/>
                                        <w:right w:val="none" w:sz="0" w:space="0" w:color="auto"/>
                                      </w:divBdr>
                                    </w:div>
                                    <w:div w:id="517504598">
                                      <w:marLeft w:val="0"/>
                                      <w:marRight w:val="0"/>
                                      <w:marTop w:val="0"/>
                                      <w:marBottom w:val="0"/>
                                      <w:divBdr>
                                        <w:top w:val="none" w:sz="0" w:space="0" w:color="auto"/>
                                        <w:left w:val="none" w:sz="0" w:space="0" w:color="auto"/>
                                        <w:bottom w:val="none" w:sz="0" w:space="0" w:color="auto"/>
                                        <w:right w:val="none" w:sz="0" w:space="0" w:color="auto"/>
                                      </w:divBdr>
                                    </w:div>
                                    <w:div w:id="1358694426">
                                      <w:marLeft w:val="0"/>
                                      <w:marRight w:val="0"/>
                                      <w:marTop w:val="0"/>
                                      <w:marBottom w:val="0"/>
                                      <w:divBdr>
                                        <w:top w:val="none" w:sz="0" w:space="0" w:color="auto"/>
                                        <w:left w:val="none" w:sz="0" w:space="0" w:color="auto"/>
                                        <w:bottom w:val="none" w:sz="0" w:space="0" w:color="auto"/>
                                        <w:right w:val="none" w:sz="0" w:space="0" w:color="auto"/>
                                      </w:divBdr>
                                    </w:div>
                                    <w:div w:id="1323006944">
                                      <w:marLeft w:val="0"/>
                                      <w:marRight w:val="0"/>
                                      <w:marTop w:val="0"/>
                                      <w:marBottom w:val="0"/>
                                      <w:divBdr>
                                        <w:top w:val="none" w:sz="0" w:space="0" w:color="auto"/>
                                        <w:left w:val="none" w:sz="0" w:space="0" w:color="auto"/>
                                        <w:bottom w:val="none" w:sz="0" w:space="0" w:color="auto"/>
                                        <w:right w:val="none" w:sz="0" w:space="0" w:color="auto"/>
                                      </w:divBdr>
                                    </w:div>
                                    <w:div w:id="2077392469">
                                      <w:marLeft w:val="0"/>
                                      <w:marRight w:val="0"/>
                                      <w:marTop w:val="0"/>
                                      <w:marBottom w:val="0"/>
                                      <w:divBdr>
                                        <w:top w:val="none" w:sz="0" w:space="0" w:color="auto"/>
                                        <w:left w:val="none" w:sz="0" w:space="0" w:color="auto"/>
                                        <w:bottom w:val="none" w:sz="0" w:space="0" w:color="auto"/>
                                        <w:right w:val="none" w:sz="0" w:space="0" w:color="auto"/>
                                      </w:divBdr>
                                    </w:div>
                                    <w:div w:id="733545179">
                                      <w:marLeft w:val="0"/>
                                      <w:marRight w:val="0"/>
                                      <w:marTop w:val="0"/>
                                      <w:marBottom w:val="0"/>
                                      <w:divBdr>
                                        <w:top w:val="none" w:sz="0" w:space="0" w:color="auto"/>
                                        <w:left w:val="none" w:sz="0" w:space="0" w:color="auto"/>
                                        <w:bottom w:val="none" w:sz="0" w:space="0" w:color="auto"/>
                                        <w:right w:val="none" w:sz="0" w:space="0" w:color="auto"/>
                                      </w:divBdr>
                                    </w:div>
                                    <w:div w:id="114908401">
                                      <w:marLeft w:val="0"/>
                                      <w:marRight w:val="0"/>
                                      <w:marTop w:val="0"/>
                                      <w:marBottom w:val="0"/>
                                      <w:divBdr>
                                        <w:top w:val="none" w:sz="0" w:space="0" w:color="auto"/>
                                        <w:left w:val="none" w:sz="0" w:space="0" w:color="auto"/>
                                        <w:bottom w:val="none" w:sz="0" w:space="0" w:color="auto"/>
                                        <w:right w:val="none" w:sz="0" w:space="0" w:color="auto"/>
                                      </w:divBdr>
                                    </w:div>
                                    <w:div w:id="535705236">
                                      <w:marLeft w:val="0"/>
                                      <w:marRight w:val="0"/>
                                      <w:marTop w:val="0"/>
                                      <w:marBottom w:val="0"/>
                                      <w:divBdr>
                                        <w:top w:val="none" w:sz="0" w:space="0" w:color="auto"/>
                                        <w:left w:val="none" w:sz="0" w:space="0" w:color="auto"/>
                                        <w:bottom w:val="none" w:sz="0" w:space="0" w:color="auto"/>
                                        <w:right w:val="none" w:sz="0" w:space="0" w:color="auto"/>
                                      </w:divBdr>
                                    </w:div>
                                    <w:div w:id="1545554749">
                                      <w:marLeft w:val="0"/>
                                      <w:marRight w:val="0"/>
                                      <w:marTop w:val="0"/>
                                      <w:marBottom w:val="0"/>
                                      <w:divBdr>
                                        <w:top w:val="none" w:sz="0" w:space="0" w:color="auto"/>
                                        <w:left w:val="none" w:sz="0" w:space="0" w:color="auto"/>
                                        <w:bottom w:val="none" w:sz="0" w:space="0" w:color="auto"/>
                                        <w:right w:val="none" w:sz="0" w:space="0" w:color="auto"/>
                                      </w:divBdr>
                                    </w:div>
                                    <w:div w:id="289626403">
                                      <w:marLeft w:val="0"/>
                                      <w:marRight w:val="0"/>
                                      <w:marTop w:val="0"/>
                                      <w:marBottom w:val="0"/>
                                      <w:divBdr>
                                        <w:top w:val="none" w:sz="0" w:space="0" w:color="auto"/>
                                        <w:left w:val="none" w:sz="0" w:space="0" w:color="auto"/>
                                        <w:bottom w:val="none" w:sz="0" w:space="0" w:color="auto"/>
                                        <w:right w:val="none" w:sz="0" w:space="0" w:color="auto"/>
                                      </w:divBdr>
                                    </w:div>
                                    <w:div w:id="707490105">
                                      <w:marLeft w:val="0"/>
                                      <w:marRight w:val="0"/>
                                      <w:marTop w:val="0"/>
                                      <w:marBottom w:val="0"/>
                                      <w:divBdr>
                                        <w:top w:val="none" w:sz="0" w:space="0" w:color="auto"/>
                                        <w:left w:val="none" w:sz="0" w:space="0" w:color="auto"/>
                                        <w:bottom w:val="none" w:sz="0" w:space="0" w:color="auto"/>
                                        <w:right w:val="none" w:sz="0" w:space="0" w:color="auto"/>
                                      </w:divBdr>
                                    </w:div>
                                    <w:div w:id="1208640347">
                                      <w:marLeft w:val="0"/>
                                      <w:marRight w:val="0"/>
                                      <w:marTop w:val="0"/>
                                      <w:marBottom w:val="0"/>
                                      <w:divBdr>
                                        <w:top w:val="none" w:sz="0" w:space="0" w:color="auto"/>
                                        <w:left w:val="none" w:sz="0" w:space="0" w:color="auto"/>
                                        <w:bottom w:val="none" w:sz="0" w:space="0" w:color="auto"/>
                                        <w:right w:val="none" w:sz="0" w:space="0" w:color="auto"/>
                                      </w:divBdr>
                                    </w:div>
                                    <w:div w:id="1322587451">
                                      <w:marLeft w:val="0"/>
                                      <w:marRight w:val="0"/>
                                      <w:marTop w:val="0"/>
                                      <w:marBottom w:val="0"/>
                                      <w:divBdr>
                                        <w:top w:val="none" w:sz="0" w:space="0" w:color="auto"/>
                                        <w:left w:val="none" w:sz="0" w:space="0" w:color="auto"/>
                                        <w:bottom w:val="none" w:sz="0" w:space="0" w:color="auto"/>
                                        <w:right w:val="none" w:sz="0" w:space="0" w:color="auto"/>
                                      </w:divBdr>
                                    </w:div>
                                    <w:div w:id="1993750777">
                                      <w:marLeft w:val="0"/>
                                      <w:marRight w:val="0"/>
                                      <w:marTop w:val="0"/>
                                      <w:marBottom w:val="0"/>
                                      <w:divBdr>
                                        <w:top w:val="none" w:sz="0" w:space="0" w:color="auto"/>
                                        <w:left w:val="none" w:sz="0" w:space="0" w:color="auto"/>
                                        <w:bottom w:val="none" w:sz="0" w:space="0" w:color="auto"/>
                                        <w:right w:val="none" w:sz="0" w:space="0" w:color="auto"/>
                                      </w:divBdr>
                                    </w:div>
                                    <w:div w:id="881483728">
                                      <w:marLeft w:val="0"/>
                                      <w:marRight w:val="0"/>
                                      <w:marTop w:val="0"/>
                                      <w:marBottom w:val="0"/>
                                      <w:divBdr>
                                        <w:top w:val="none" w:sz="0" w:space="0" w:color="auto"/>
                                        <w:left w:val="none" w:sz="0" w:space="0" w:color="auto"/>
                                        <w:bottom w:val="none" w:sz="0" w:space="0" w:color="auto"/>
                                        <w:right w:val="none" w:sz="0" w:space="0" w:color="auto"/>
                                      </w:divBdr>
                                    </w:div>
                                    <w:div w:id="1620523955">
                                      <w:marLeft w:val="0"/>
                                      <w:marRight w:val="0"/>
                                      <w:marTop w:val="0"/>
                                      <w:marBottom w:val="0"/>
                                      <w:divBdr>
                                        <w:top w:val="none" w:sz="0" w:space="0" w:color="auto"/>
                                        <w:left w:val="none" w:sz="0" w:space="0" w:color="auto"/>
                                        <w:bottom w:val="none" w:sz="0" w:space="0" w:color="auto"/>
                                        <w:right w:val="none" w:sz="0" w:space="0" w:color="auto"/>
                                      </w:divBdr>
                                    </w:div>
                                    <w:div w:id="1483043345">
                                      <w:marLeft w:val="0"/>
                                      <w:marRight w:val="0"/>
                                      <w:marTop w:val="0"/>
                                      <w:marBottom w:val="0"/>
                                      <w:divBdr>
                                        <w:top w:val="none" w:sz="0" w:space="0" w:color="auto"/>
                                        <w:left w:val="none" w:sz="0" w:space="0" w:color="auto"/>
                                        <w:bottom w:val="none" w:sz="0" w:space="0" w:color="auto"/>
                                        <w:right w:val="none" w:sz="0" w:space="0" w:color="auto"/>
                                      </w:divBdr>
                                    </w:div>
                                    <w:div w:id="364478070">
                                      <w:marLeft w:val="0"/>
                                      <w:marRight w:val="0"/>
                                      <w:marTop w:val="0"/>
                                      <w:marBottom w:val="0"/>
                                      <w:divBdr>
                                        <w:top w:val="none" w:sz="0" w:space="0" w:color="auto"/>
                                        <w:left w:val="none" w:sz="0" w:space="0" w:color="auto"/>
                                        <w:bottom w:val="none" w:sz="0" w:space="0" w:color="auto"/>
                                        <w:right w:val="none" w:sz="0" w:space="0" w:color="auto"/>
                                      </w:divBdr>
                                    </w:div>
                                    <w:div w:id="317542593">
                                      <w:marLeft w:val="0"/>
                                      <w:marRight w:val="0"/>
                                      <w:marTop w:val="0"/>
                                      <w:marBottom w:val="0"/>
                                      <w:divBdr>
                                        <w:top w:val="none" w:sz="0" w:space="0" w:color="auto"/>
                                        <w:left w:val="none" w:sz="0" w:space="0" w:color="auto"/>
                                        <w:bottom w:val="none" w:sz="0" w:space="0" w:color="auto"/>
                                        <w:right w:val="none" w:sz="0" w:space="0" w:color="auto"/>
                                      </w:divBdr>
                                    </w:div>
                                    <w:div w:id="671491465">
                                      <w:marLeft w:val="0"/>
                                      <w:marRight w:val="0"/>
                                      <w:marTop w:val="0"/>
                                      <w:marBottom w:val="0"/>
                                      <w:divBdr>
                                        <w:top w:val="none" w:sz="0" w:space="0" w:color="auto"/>
                                        <w:left w:val="none" w:sz="0" w:space="0" w:color="auto"/>
                                        <w:bottom w:val="none" w:sz="0" w:space="0" w:color="auto"/>
                                        <w:right w:val="none" w:sz="0" w:space="0" w:color="auto"/>
                                      </w:divBdr>
                                    </w:div>
                                    <w:div w:id="2041472384">
                                      <w:marLeft w:val="0"/>
                                      <w:marRight w:val="0"/>
                                      <w:marTop w:val="0"/>
                                      <w:marBottom w:val="0"/>
                                      <w:divBdr>
                                        <w:top w:val="none" w:sz="0" w:space="0" w:color="auto"/>
                                        <w:left w:val="none" w:sz="0" w:space="0" w:color="auto"/>
                                        <w:bottom w:val="none" w:sz="0" w:space="0" w:color="auto"/>
                                        <w:right w:val="none" w:sz="0" w:space="0" w:color="auto"/>
                                      </w:divBdr>
                                    </w:div>
                                    <w:div w:id="2132170007">
                                      <w:marLeft w:val="0"/>
                                      <w:marRight w:val="0"/>
                                      <w:marTop w:val="0"/>
                                      <w:marBottom w:val="0"/>
                                      <w:divBdr>
                                        <w:top w:val="none" w:sz="0" w:space="0" w:color="auto"/>
                                        <w:left w:val="none" w:sz="0" w:space="0" w:color="auto"/>
                                        <w:bottom w:val="none" w:sz="0" w:space="0" w:color="auto"/>
                                        <w:right w:val="none" w:sz="0" w:space="0" w:color="auto"/>
                                      </w:divBdr>
                                    </w:div>
                                    <w:div w:id="1920434175">
                                      <w:marLeft w:val="0"/>
                                      <w:marRight w:val="0"/>
                                      <w:marTop w:val="0"/>
                                      <w:marBottom w:val="0"/>
                                      <w:divBdr>
                                        <w:top w:val="none" w:sz="0" w:space="0" w:color="auto"/>
                                        <w:left w:val="none" w:sz="0" w:space="0" w:color="auto"/>
                                        <w:bottom w:val="none" w:sz="0" w:space="0" w:color="auto"/>
                                        <w:right w:val="none" w:sz="0" w:space="0" w:color="auto"/>
                                      </w:divBdr>
                                    </w:div>
                                    <w:div w:id="2026470160">
                                      <w:marLeft w:val="0"/>
                                      <w:marRight w:val="0"/>
                                      <w:marTop w:val="0"/>
                                      <w:marBottom w:val="0"/>
                                      <w:divBdr>
                                        <w:top w:val="none" w:sz="0" w:space="0" w:color="auto"/>
                                        <w:left w:val="none" w:sz="0" w:space="0" w:color="auto"/>
                                        <w:bottom w:val="none" w:sz="0" w:space="0" w:color="auto"/>
                                        <w:right w:val="none" w:sz="0" w:space="0" w:color="auto"/>
                                      </w:divBdr>
                                    </w:div>
                                    <w:div w:id="1092433573">
                                      <w:marLeft w:val="0"/>
                                      <w:marRight w:val="0"/>
                                      <w:marTop w:val="0"/>
                                      <w:marBottom w:val="0"/>
                                      <w:divBdr>
                                        <w:top w:val="none" w:sz="0" w:space="0" w:color="auto"/>
                                        <w:left w:val="none" w:sz="0" w:space="0" w:color="auto"/>
                                        <w:bottom w:val="none" w:sz="0" w:space="0" w:color="auto"/>
                                        <w:right w:val="none" w:sz="0" w:space="0" w:color="auto"/>
                                      </w:divBdr>
                                    </w:div>
                                    <w:div w:id="2029258178">
                                      <w:marLeft w:val="0"/>
                                      <w:marRight w:val="0"/>
                                      <w:marTop w:val="0"/>
                                      <w:marBottom w:val="0"/>
                                      <w:divBdr>
                                        <w:top w:val="none" w:sz="0" w:space="0" w:color="auto"/>
                                        <w:left w:val="none" w:sz="0" w:space="0" w:color="auto"/>
                                        <w:bottom w:val="none" w:sz="0" w:space="0" w:color="auto"/>
                                        <w:right w:val="none" w:sz="0" w:space="0" w:color="auto"/>
                                      </w:divBdr>
                                    </w:div>
                                    <w:div w:id="1573613446">
                                      <w:marLeft w:val="0"/>
                                      <w:marRight w:val="0"/>
                                      <w:marTop w:val="0"/>
                                      <w:marBottom w:val="0"/>
                                      <w:divBdr>
                                        <w:top w:val="none" w:sz="0" w:space="0" w:color="auto"/>
                                        <w:left w:val="none" w:sz="0" w:space="0" w:color="auto"/>
                                        <w:bottom w:val="none" w:sz="0" w:space="0" w:color="auto"/>
                                        <w:right w:val="none" w:sz="0" w:space="0" w:color="auto"/>
                                      </w:divBdr>
                                    </w:div>
                                    <w:div w:id="62683037">
                                      <w:marLeft w:val="0"/>
                                      <w:marRight w:val="0"/>
                                      <w:marTop w:val="0"/>
                                      <w:marBottom w:val="0"/>
                                      <w:divBdr>
                                        <w:top w:val="none" w:sz="0" w:space="0" w:color="auto"/>
                                        <w:left w:val="none" w:sz="0" w:space="0" w:color="auto"/>
                                        <w:bottom w:val="none" w:sz="0" w:space="0" w:color="auto"/>
                                        <w:right w:val="none" w:sz="0" w:space="0" w:color="auto"/>
                                      </w:divBdr>
                                    </w:div>
                                    <w:div w:id="1977173931">
                                      <w:marLeft w:val="0"/>
                                      <w:marRight w:val="0"/>
                                      <w:marTop w:val="0"/>
                                      <w:marBottom w:val="0"/>
                                      <w:divBdr>
                                        <w:top w:val="none" w:sz="0" w:space="0" w:color="auto"/>
                                        <w:left w:val="none" w:sz="0" w:space="0" w:color="auto"/>
                                        <w:bottom w:val="none" w:sz="0" w:space="0" w:color="auto"/>
                                        <w:right w:val="none" w:sz="0" w:space="0" w:color="auto"/>
                                      </w:divBdr>
                                    </w:div>
                                    <w:div w:id="2031224690">
                                      <w:marLeft w:val="0"/>
                                      <w:marRight w:val="0"/>
                                      <w:marTop w:val="0"/>
                                      <w:marBottom w:val="0"/>
                                      <w:divBdr>
                                        <w:top w:val="none" w:sz="0" w:space="0" w:color="auto"/>
                                        <w:left w:val="none" w:sz="0" w:space="0" w:color="auto"/>
                                        <w:bottom w:val="none" w:sz="0" w:space="0" w:color="auto"/>
                                        <w:right w:val="none" w:sz="0" w:space="0" w:color="auto"/>
                                      </w:divBdr>
                                    </w:div>
                                    <w:div w:id="999768682">
                                      <w:marLeft w:val="0"/>
                                      <w:marRight w:val="0"/>
                                      <w:marTop w:val="0"/>
                                      <w:marBottom w:val="0"/>
                                      <w:divBdr>
                                        <w:top w:val="none" w:sz="0" w:space="0" w:color="auto"/>
                                        <w:left w:val="none" w:sz="0" w:space="0" w:color="auto"/>
                                        <w:bottom w:val="none" w:sz="0" w:space="0" w:color="auto"/>
                                        <w:right w:val="none" w:sz="0" w:space="0" w:color="auto"/>
                                      </w:divBdr>
                                    </w:div>
                                    <w:div w:id="1731267401">
                                      <w:marLeft w:val="0"/>
                                      <w:marRight w:val="0"/>
                                      <w:marTop w:val="0"/>
                                      <w:marBottom w:val="0"/>
                                      <w:divBdr>
                                        <w:top w:val="none" w:sz="0" w:space="0" w:color="auto"/>
                                        <w:left w:val="none" w:sz="0" w:space="0" w:color="auto"/>
                                        <w:bottom w:val="none" w:sz="0" w:space="0" w:color="auto"/>
                                        <w:right w:val="none" w:sz="0" w:space="0" w:color="auto"/>
                                      </w:divBdr>
                                    </w:div>
                                    <w:div w:id="1996059257">
                                      <w:marLeft w:val="0"/>
                                      <w:marRight w:val="0"/>
                                      <w:marTop w:val="0"/>
                                      <w:marBottom w:val="0"/>
                                      <w:divBdr>
                                        <w:top w:val="none" w:sz="0" w:space="0" w:color="auto"/>
                                        <w:left w:val="none" w:sz="0" w:space="0" w:color="auto"/>
                                        <w:bottom w:val="none" w:sz="0" w:space="0" w:color="auto"/>
                                        <w:right w:val="none" w:sz="0" w:space="0" w:color="auto"/>
                                      </w:divBdr>
                                    </w:div>
                                    <w:div w:id="1193882213">
                                      <w:marLeft w:val="0"/>
                                      <w:marRight w:val="0"/>
                                      <w:marTop w:val="0"/>
                                      <w:marBottom w:val="0"/>
                                      <w:divBdr>
                                        <w:top w:val="none" w:sz="0" w:space="0" w:color="auto"/>
                                        <w:left w:val="none" w:sz="0" w:space="0" w:color="auto"/>
                                        <w:bottom w:val="none" w:sz="0" w:space="0" w:color="auto"/>
                                        <w:right w:val="none" w:sz="0" w:space="0" w:color="auto"/>
                                      </w:divBdr>
                                    </w:div>
                                    <w:div w:id="1528641161">
                                      <w:marLeft w:val="0"/>
                                      <w:marRight w:val="0"/>
                                      <w:marTop w:val="0"/>
                                      <w:marBottom w:val="0"/>
                                      <w:divBdr>
                                        <w:top w:val="none" w:sz="0" w:space="0" w:color="auto"/>
                                        <w:left w:val="none" w:sz="0" w:space="0" w:color="auto"/>
                                        <w:bottom w:val="none" w:sz="0" w:space="0" w:color="auto"/>
                                        <w:right w:val="none" w:sz="0" w:space="0" w:color="auto"/>
                                      </w:divBdr>
                                    </w:div>
                                    <w:div w:id="1115446029">
                                      <w:marLeft w:val="0"/>
                                      <w:marRight w:val="0"/>
                                      <w:marTop w:val="0"/>
                                      <w:marBottom w:val="0"/>
                                      <w:divBdr>
                                        <w:top w:val="none" w:sz="0" w:space="0" w:color="auto"/>
                                        <w:left w:val="none" w:sz="0" w:space="0" w:color="auto"/>
                                        <w:bottom w:val="none" w:sz="0" w:space="0" w:color="auto"/>
                                        <w:right w:val="none" w:sz="0" w:space="0" w:color="auto"/>
                                      </w:divBdr>
                                    </w:div>
                                    <w:div w:id="811796881">
                                      <w:marLeft w:val="0"/>
                                      <w:marRight w:val="0"/>
                                      <w:marTop w:val="0"/>
                                      <w:marBottom w:val="0"/>
                                      <w:divBdr>
                                        <w:top w:val="none" w:sz="0" w:space="0" w:color="auto"/>
                                        <w:left w:val="none" w:sz="0" w:space="0" w:color="auto"/>
                                        <w:bottom w:val="none" w:sz="0" w:space="0" w:color="auto"/>
                                        <w:right w:val="none" w:sz="0" w:space="0" w:color="auto"/>
                                      </w:divBdr>
                                    </w:div>
                                    <w:div w:id="249510973">
                                      <w:marLeft w:val="0"/>
                                      <w:marRight w:val="0"/>
                                      <w:marTop w:val="0"/>
                                      <w:marBottom w:val="0"/>
                                      <w:divBdr>
                                        <w:top w:val="none" w:sz="0" w:space="0" w:color="auto"/>
                                        <w:left w:val="none" w:sz="0" w:space="0" w:color="auto"/>
                                        <w:bottom w:val="none" w:sz="0" w:space="0" w:color="auto"/>
                                        <w:right w:val="none" w:sz="0" w:space="0" w:color="auto"/>
                                      </w:divBdr>
                                    </w:div>
                                    <w:div w:id="468671228">
                                      <w:marLeft w:val="0"/>
                                      <w:marRight w:val="0"/>
                                      <w:marTop w:val="0"/>
                                      <w:marBottom w:val="0"/>
                                      <w:divBdr>
                                        <w:top w:val="none" w:sz="0" w:space="0" w:color="auto"/>
                                        <w:left w:val="none" w:sz="0" w:space="0" w:color="auto"/>
                                        <w:bottom w:val="none" w:sz="0" w:space="0" w:color="auto"/>
                                        <w:right w:val="none" w:sz="0" w:space="0" w:color="auto"/>
                                      </w:divBdr>
                                    </w:div>
                                    <w:div w:id="154423766">
                                      <w:marLeft w:val="0"/>
                                      <w:marRight w:val="0"/>
                                      <w:marTop w:val="0"/>
                                      <w:marBottom w:val="0"/>
                                      <w:divBdr>
                                        <w:top w:val="none" w:sz="0" w:space="0" w:color="auto"/>
                                        <w:left w:val="none" w:sz="0" w:space="0" w:color="auto"/>
                                        <w:bottom w:val="none" w:sz="0" w:space="0" w:color="auto"/>
                                        <w:right w:val="none" w:sz="0" w:space="0" w:color="auto"/>
                                      </w:divBdr>
                                    </w:div>
                                    <w:div w:id="784806904">
                                      <w:marLeft w:val="0"/>
                                      <w:marRight w:val="0"/>
                                      <w:marTop w:val="0"/>
                                      <w:marBottom w:val="0"/>
                                      <w:divBdr>
                                        <w:top w:val="none" w:sz="0" w:space="0" w:color="auto"/>
                                        <w:left w:val="none" w:sz="0" w:space="0" w:color="auto"/>
                                        <w:bottom w:val="none" w:sz="0" w:space="0" w:color="auto"/>
                                        <w:right w:val="none" w:sz="0" w:space="0" w:color="auto"/>
                                      </w:divBdr>
                                    </w:div>
                                    <w:div w:id="124079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188204">
          <w:marLeft w:val="0"/>
          <w:marRight w:val="0"/>
          <w:marTop w:val="0"/>
          <w:marBottom w:val="0"/>
          <w:divBdr>
            <w:top w:val="none" w:sz="0" w:space="0" w:color="auto"/>
            <w:left w:val="none" w:sz="0" w:space="0" w:color="auto"/>
            <w:bottom w:val="none" w:sz="0" w:space="0" w:color="auto"/>
            <w:right w:val="none" w:sz="0" w:space="0" w:color="auto"/>
          </w:divBdr>
        </w:div>
        <w:div w:id="145704309">
          <w:marLeft w:val="0"/>
          <w:marRight w:val="0"/>
          <w:marTop w:val="0"/>
          <w:marBottom w:val="0"/>
          <w:divBdr>
            <w:top w:val="none" w:sz="0" w:space="0" w:color="auto"/>
            <w:left w:val="none" w:sz="0" w:space="0" w:color="auto"/>
            <w:bottom w:val="none" w:sz="0" w:space="0" w:color="auto"/>
            <w:right w:val="none" w:sz="0" w:space="0" w:color="auto"/>
          </w:divBdr>
        </w:div>
      </w:divsChild>
    </w:div>
    <w:div w:id="971911149">
      <w:bodyDiv w:val="1"/>
      <w:marLeft w:val="0"/>
      <w:marRight w:val="0"/>
      <w:marTop w:val="0"/>
      <w:marBottom w:val="0"/>
      <w:divBdr>
        <w:top w:val="none" w:sz="0" w:space="0" w:color="auto"/>
        <w:left w:val="none" w:sz="0" w:space="0" w:color="auto"/>
        <w:bottom w:val="none" w:sz="0" w:space="0" w:color="auto"/>
        <w:right w:val="none" w:sz="0" w:space="0" w:color="auto"/>
      </w:divBdr>
      <w:divsChild>
        <w:div w:id="85615357">
          <w:marLeft w:val="0"/>
          <w:marRight w:val="0"/>
          <w:marTop w:val="0"/>
          <w:marBottom w:val="150"/>
          <w:divBdr>
            <w:top w:val="none" w:sz="0" w:space="0" w:color="auto"/>
            <w:left w:val="none" w:sz="0" w:space="0" w:color="auto"/>
            <w:bottom w:val="none" w:sz="0" w:space="0" w:color="auto"/>
            <w:right w:val="none" w:sz="0" w:space="0" w:color="auto"/>
          </w:divBdr>
          <w:divsChild>
            <w:div w:id="1777292881">
              <w:marLeft w:val="0"/>
              <w:marRight w:val="0"/>
              <w:marTop w:val="0"/>
              <w:marBottom w:val="0"/>
              <w:divBdr>
                <w:top w:val="none" w:sz="0" w:space="0" w:color="auto"/>
                <w:left w:val="none" w:sz="0" w:space="0" w:color="auto"/>
                <w:bottom w:val="none" w:sz="0" w:space="0" w:color="auto"/>
                <w:right w:val="none" w:sz="0" w:space="0" w:color="auto"/>
              </w:divBdr>
              <w:divsChild>
                <w:div w:id="999425988">
                  <w:marLeft w:val="0"/>
                  <w:marRight w:val="0"/>
                  <w:marTop w:val="0"/>
                  <w:marBottom w:val="0"/>
                  <w:divBdr>
                    <w:top w:val="none" w:sz="0" w:space="0" w:color="auto"/>
                    <w:left w:val="none" w:sz="0" w:space="0" w:color="auto"/>
                    <w:bottom w:val="none" w:sz="0" w:space="0" w:color="auto"/>
                    <w:right w:val="none" w:sz="0" w:space="0" w:color="auto"/>
                  </w:divBdr>
                  <w:divsChild>
                    <w:div w:id="124734639">
                      <w:marLeft w:val="0"/>
                      <w:marRight w:val="0"/>
                      <w:marTop w:val="0"/>
                      <w:marBottom w:val="0"/>
                      <w:divBdr>
                        <w:top w:val="none" w:sz="0" w:space="0" w:color="auto"/>
                        <w:left w:val="none" w:sz="0" w:space="0" w:color="auto"/>
                        <w:bottom w:val="none" w:sz="0" w:space="0" w:color="auto"/>
                        <w:right w:val="none" w:sz="0" w:space="0" w:color="auto"/>
                      </w:divBdr>
                      <w:divsChild>
                        <w:div w:id="2085906264">
                          <w:marLeft w:val="0"/>
                          <w:marRight w:val="0"/>
                          <w:marTop w:val="0"/>
                          <w:marBottom w:val="0"/>
                          <w:divBdr>
                            <w:top w:val="none" w:sz="0" w:space="0" w:color="auto"/>
                            <w:left w:val="none" w:sz="0" w:space="0" w:color="auto"/>
                            <w:bottom w:val="none" w:sz="0" w:space="0" w:color="auto"/>
                            <w:right w:val="none" w:sz="0" w:space="0" w:color="auto"/>
                          </w:divBdr>
                        </w:div>
                        <w:div w:id="858809739">
                          <w:marLeft w:val="0"/>
                          <w:marRight w:val="0"/>
                          <w:marTop w:val="0"/>
                          <w:marBottom w:val="0"/>
                          <w:divBdr>
                            <w:top w:val="none" w:sz="0" w:space="0" w:color="auto"/>
                            <w:left w:val="none" w:sz="0" w:space="0" w:color="auto"/>
                            <w:bottom w:val="none" w:sz="0" w:space="0" w:color="auto"/>
                            <w:right w:val="none" w:sz="0" w:space="0" w:color="auto"/>
                          </w:divBdr>
                        </w:div>
                        <w:div w:id="479883926">
                          <w:marLeft w:val="0"/>
                          <w:marRight w:val="0"/>
                          <w:marTop w:val="0"/>
                          <w:marBottom w:val="0"/>
                          <w:divBdr>
                            <w:top w:val="none" w:sz="0" w:space="0" w:color="auto"/>
                            <w:left w:val="none" w:sz="0" w:space="0" w:color="auto"/>
                            <w:bottom w:val="none" w:sz="0" w:space="0" w:color="auto"/>
                            <w:right w:val="none" w:sz="0" w:space="0" w:color="auto"/>
                          </w:divBdr>
                        </w:div>
                        <w:div w:id="189731878">
                          <w:marLeft w:val="0"/>
                          <w:marRight w:val="0"/>
                          <w:marTop w:val="0"/>
                          <w:marBottom w:val="0"/>
                          <w:divBdr>
                            <w:top w:val="none" w:sz="0" w:space="0" w:color="auto"/>
                            <w:left w:val="none" w:sz="0" w:space="0" w:color="auto"/>
                            <w:bottom w:val="none" w:sz="0" w:space="0" w:color="auto"/>
                            <w:right w:val="none" w:sz="0" w:space="0" w:color="auto"/>
                          </w:divBdr>
                        </w:div>
                        <w:div w:id="7828812">
                          <w:marLeft w:val="0"/>
                          <w:marRight w:val="0"/>
                          <w:marTop w:val="0"/>
                          <w:marBottom w:val="0"/>
                          <w:divBdr>
                            <w:top w:val="none" w:sz="0" w:space="0" w:color="auto"/>
                            <w:left w:val="none" w:sz="0" w:space="0" w:color="auto"/>
                            <w:bottom w:val="none" w:sz="0" w:space="0" w:color="auto"/>
                            <w:right w:val="none" w:sz="0" w:space="0" w:color="auto"/>
                          </w:divBdr>
                        </w:div>
                        <w:div w:id="19093524">
                          <w:marLeft w:val="0"/>
                          <w:marRight w:val="0"/>
                          <w:marTop w:val="0"/>
                          <w:marBottom w:val="0"/>
                          <w:divBdr>
                            <w:top w:val="none" w:sz="0" w:space="0" w:color="auto"/>
                            <w:left w:val="none" w:sz="0" w:space="0" w:color="auto"/>
                            <w:bottom w:val="none" w:sz="0" w:space="0" w:color="auto"/>
                            <w:right w:val="none" w:sz="0" w:space="0" w:color="auto"/>
                          </w:divBdr>
                        </w:div>
                        <w:div w:id="215896464">
                          <w:marLeft w:val="0"/>
                          <w:marRight w:val="0"/>
                          <w:marTop w:val="0"/>
                          <w:marBottom w:val="0"/>
                          <w:divBdr>
                            <w:top w:val="none" w:sz="0" w:space="0" w:color="auto"/>
                            <w:left w:val="none" w:sz="0" w:space="0" w:color="auto"/>
                            <w:bottom w:val="none" w:sz="0" w:space="0" w:color="auto"/>
                            <w:right w:val="none" w:sz="0" w:space="0" w:color="auto"/>
                          </w:divBdr>
                        </w:div>
                        <w:div w:id="516042674">
                          <w:marLeft w:val="0"/>
                          <w:marRight w:val="0"/>
                          <w:marTop w:val="0"/>
                          <w:marBottom w:val="0"/>
                          <w:divBdr>
                            <w:top w:val="none" w:sz="0" w:space="0" w:color="auto"/>
                            <w:left w:val="none" w:sz="0" w:space="0" w:color="auto"/>
                            <w:bottom w:val="none" w:sz="0" w:space="0" w:color="auto"/>
                            <w:right w:val="none" w:sz="0" w:space="0" w:color="auto"/>
                          </w:divBdr>
                        </w:div>
                        <w:div w:id="1560818435">
                          <w:marLeft w:val="0"/>
                          <w:marRight w:val="0"/>
                          <w:marTop w:val="0"/>
                          <w:marBottom w:val="0"/>
                          <w:divBdr>
                            <w:top w:val="none" w:sz="0" w:space="0" w:color="auto"/>
                            <w:left w:val="none" w:sz="0" w:space="0" w:color="auto"/>
                            <w:bottom w:val="none" w:sz="0" w:space="0" w:color="auto"/>
                            <w:right w:val="none" w:sz="0" w:space="0" w:color="auto"/>
                          </w:divBdr>
                        </w:div>
                        <w:div w:id="570508314">
                          <w:marLeft w:val="0"/>
                          <w:marRight w:val="0"/>
                          <w:marTop w:val="0"/>
                          <w:marBottom w:val="0"/>
                          <w:divBdr>
                            <w:top w:val="none" w:sz="0" w:space="0" w:color="auto"/>
                            <w:left w:val="none" w:sz="0" w:space="0" w:color="auto"/>
                            <w:bottom w:val="none" w:sz="0" w:space="0" w:color="auto"/>
                            <w:right w:val="none" w:sz="0" w:space="0" w:color="auto"/>
                          </w:divBdr>
                        </w:div>
                        <w:div w:id="1092895139">
                          <w:marLeft w:val="0"/>
                          <w:marRight w:val="0"/>
                          <w:marTop w:val="0"/>
                          <w:marBottom w:val="0"/>
                          <w:divBdr>
                            <w:top w:val="none" w:sz="0" w:space="0" w:color="auto"/>
                            <w:left w:val="none" w:sz="0" w:space="0" w:color="auto"/>
                            <w:bottom w:val="none" w:sz="0" w:space="0" w:color="auto"/>
                            <w:right w:val="none" w:sz="0" w:space="0" w:color="auto"/>
                          </w:divBdr>
                        </w:div>
                        <w:div w:id="575945287">
                          <w:marLeft w:val="0"/>
                          <w:marRight w:val="0"/>
                          <w:marTop w:val="0"/>
                          <w:marBottom w:val="0"/>
                          <w:divBdr>
                            <w:top w:val="none" w:sz="0" w:space="0" w:color="auto"/>
                            <w:left w:val="none" w:sz="0" w:space="0" w:color="auto"/>
                            <w:bottom w:val="none" w:sz="0" w:space="0" w:color="auto"/>
                            <w:right w:val="none" w:sz="0" w:space="0" w:color="auto"/>
                          </w:divBdr>
                        </w:div>
                        <w:div w:id="1491289228">
                          <w:marLeft w:val="0"/>
                          <w:marRight w:val="0"/>
                          <w:marTop w:val="0"/>
                          <w:marBottom w:val="0"/>
                          <w:divBdr>
                            <w:top w:val="none" w:sz="0" w:space="0" w:color="auto"/>
                            <w:left w:val="none" w:sz="0" w:space="0" w:color="auto"/>
                            <w:bottom w:val="none" w:sz="0" w:space="0" w:color="auto"/>
                            <w:right w:val="none" w:sz="0" w:space="0" w:color="auto"/>
                          </w:divBdr>
                        </w:div>
                        <w:div w:id="1408917414">
                          <w:marLeft w:val="0"/>
                          <w:marRight w:val="0"/>
                          <w:marTop w:val="0"/>
                          <w:marBottom w:val="0"/>
                          <w:divBdr>
                            <w:top w:val="none" w:sz="0" w:space="0" w:color="auto"/>
                            <w:left w:val="none" w:sz="0" w:space="0" w:color="auto"/>
                            <w:bottom w:val="none" w:sz="0" w:space="0" w:color="auto"/>
                            <w:right w:val="none" w:sz="0" w:space="0" w:color="auto"/>
                          </w:divBdr>
                        </w:div>
                        <w:div w:id="119342053">
                          <w:marLeft w:val="0"/>
                          <w:marRight w:val="0"/>
                          <w:marTop w:val="0"/>
                          <w:marBottom w:val="0"/>
                          <w:divBdr>
                            <w:top w:val="none" w:sz="0" w:space="0" w:color="auto"/>
                            <w:left w:val="none" w:sz="0" w:space="0" w:color="auto"/>
                            <w:bottom w:val="none" w:sz="0" w:space="0" w:color="auto"/>
                            <w:right w:val="none" w:sz="0" w:space="0" w:color="auto"/>
                          </w:divBdr>
                        </w:div>
                        <w:div w:id="2003965755">
                          <w:marLeft w:val="0"/>
                          <w:marRight w:val="0"/>
                          <w:marTop w:val="0"/>
                          <w:marBottom w:val="0"/>
                          <w:divBdr>
                            <w:top w:val="none" w:sz="0" w:space="0" w:color="auto"/>
                            <w:left w:val="none" w:sz="0" w:space="0" w:color="auto"/>
                            <w:bottom w:val="none" w:sz="0" w:space="0" w:color="auto"/>
                            <w:right w:val="none" w:sz="0" w:space="0" w:color="auto"/>
                          </w:divBdr>
                        </w:div>
                        <w:div w:id="1235358071">
                          <w:marLeft w:val="0"/>
                          <w:marRight w:val="0"/>
                          <w:marTop w:val="0"/>
                          <w:marBottom w:val="0"/>
                          <w:divBdr>
                            <w:top w:val="none" w:sz="0" w:space="0" w:color="auto"/>
                            <w:left w:val="none" w:sz="0" w:space="0" w:color="auto"/>
                            <w:bottom w:val="none" w:sz="0" w:space="0" w:color="auto"/>
                            <w:right w:val="none" w:sz="0" w:space="0" w:color="auto"/>
                          </w:divBdr>
                        </w:div>
                        <w:div w:id="510140449">
                          <w:marLeft w:val="0"/>
                          <w:marRight w:val="0"/>
                          <w:marTop w:val="0"/>
                          <w:marBottom w:val="0"/>
                          <w:divBdr>
                            <w:top w:val="none" w:sz="0" w:space="0" w:color="auto"/>
                            <w:left w:val="none" w:sz="0" w:space="0" w:color="auto"/>
                            <w:bottom w:val="none" w:sz="0" w:space="0" w:color="auto"/>
                            <w:right w:val="none" w:sz="0" w:space="0" w:color="auto"/>
                          </w:divBdr>
                        </w:div>
                        <w:div w:id="342439702">
                          <w:marLeft w:val="0"/>
                          <w:marRight w:val="0"/>
                          <w:marTop w:val="0"/>
                          <w:marBottom w:val="0"/>
                          <w:divBdr>
                            <w:top w:val="none" w:sz="0" w:space="0" w:color="auto"/>
                            <w:left w:val="none" w:sz="0" w:space="0" w:color="auto"/>
                            <w:bottom w:val="none" w:sz="0" w:space="0" w:color="auto"/>
                            <w:right w:val="none" w:sz="0" w:space="0" w:color="auto"/>
                          </w:divBdr>
                        </w:div>
                        <w:div w:id="1489440141">
                          <w:marLeft w:val="0"/>
                          <w:marRight w:val="0"/>
                          <w:marTop w:val="0"/>
                          <w:marBottom w:val="0"/>
                          <w:divBdr>
                            <w:top w:val="none" w:sz="0" w:space="0" w:color="auto"/>
                            <w:left w:val="none" w:sz="0" w:space="0" w:color="auto"/>
                            <w:bottom w:val="none" w:sz="0" w:space="0" w:color="auto"/>
                            <w:right w:val="none" w:sz="0" w:space="0" w:color="auto"/>
                          </w:divBdr>
                        </w:div>
                        <w:div w:id="1719621348">
                          <w:marLeft w:val="0"/>
                          <w:marRight w:val="0"/>
                          <w:marTop w:val="0"/>
                          <w:marBottom w:val="0"/>
                          <w:divBdr>
                            <w:top w:val="none" w:sz="0" w:space="0" w:color="auto"/>
                            <w:left w:val="none" w:sz="0" w:space="0" w:color="auto"/>
                            <w:bottom w:val="none" w:sz="0" w:space="0" w:color="auto"/>
                            <w:right w:val="none" w:sz="0" w:space="0" w:color="auto"/>
                          </w:divBdr>
                        </w:div>
                        <w:div w:id="2120372487">
                          <w:marLeft w:val="0"/>
                          <w:marRight w:val="0"/>
                          <w:marTop w:val="0"/>
                          <w:marBottom w:val="0"/>
                          <w:divBdr>
                            <w:top w:val="none" w:sz="0" w:space="0" w:color="auto"/>
                            <w:left w:val="none" w:sz="0" w:space="0" w:color="auto"/>
                            <w:bottom w:val="none" w:sz="0" w:space="0" w:color="auto"/>
                            <w:right w:val="none" w:sz="0" w:space="0" w:color="auto"/>
                          </w:divBdr>
                        </w:div>
                        <w:div w:id="629936967">
                          <w:marLeft w:val="0"/>
                          <w:marRight w:val="0"/>
                          <w:marTop w:val="0"/>
                          <w:marBottom w:val="0"/>
                          <w:divBdr>
                            <w:top w:val="none" w:sz="0" w:space="0" w:color="auto"/>
                            <w:left w:val="none" w:sz="0" w:space="0" w:color="auto"/>
                            <w:bottom w:val="none" w:sz="0" w:space="0" w:color="auto"/>
                            <w:right w:val="none" w:sz="0" w:space="0" w:color="auto"/>
                          </w:divBdr>
                        </w:div>
                        <w:div w:id="143746599">
                          <w:marLeft w:val="0"/>
                          <w:marRight w:val="0"/>
                          <w:marTop w:val="0"/>
                          <w:marBottom w:val="0"/>
                          <w:divBdr>
                            <w:top w:val="none" w:sz="0" w:space="0" w:color="auto"/>
                            <w:left w:val="none" w:sz="0" w:space="0" w:color="auto"/>
                            <w:bottom w:val="none" w:sz="0" w:space="0" w:color="auto"/>
                            <w:right w:val="none" w:sz="0" w:space="0" w:color="auto"/>
                          </w:divBdr>
                        </w:div>
                        <w:div w:id="2089963488">
                          <w:marLeft w:val="0"/>
                          <w:marRight w:val="0"/>
                          <w:marTop w:val="0"/>
                          <w:marBottom w:val="0"/>
                          <w:divBdr>
                            <w:top w:val="none" w:sz="0" w:space="0" w:color="auto"/>
                            <w:left w:val="none" w:sz="0" w:space="0" w:color="auto"/>
                            <w:bottom w:val="none" w:sz="0" w:space="0" w:color="auto"/>
                            <w:right w:val="none" w:sz="0" w:space="0" w:color="auto"/>
                          </w:divBdr>
                        </w:div>
                        <w:div w:id="1483546564">
                          <w:marLeft w:val="0"/>
                          <w:marRight w:val="0"/>
                          <w:marTop w:val="0"/>
                          <w:marBottom w:val="0"/>
                          <w:divBdr>
                            <w:top w:val="none" w:sz="0" w:space="0" w:color="auto"/>
                            <w:left w:val="none" w:sz="0" w:space="0" w:color="auto"/>
                            <w:bottom w:val="none" w:sz="0" w:space="0" w:color="auto"/>
                            <w:right w:val="none" w:sz="0" w:space="0" w:color="auto"/>
                          </w:divBdr>
                        </w:div>
                        <w:div w:id="620112538">
                          <w:marLeft w:val="0"/>
                          <w:marRight w:val="0"/>
                          <w:marTop w:val="0"/>
                          <w:marBottom w:val="0"/>
                          <w:divBdr>
                            <w:top w:val="none" w:sz="0" w:space="0" w:color="auto"/>
                            <w:left w:val="none" w:sz="0" w:space="0" w:color="auto"/>
                            <w:bottom w:val="none" w:sz="0" w:space="0" w:color="auto"/>
                            <w:right w:val="none" w:sz="0" w:space="0" w:color="auto"/>
                          </w:divBdr>
                        </w:div>
                        <w:div w:id="2037147957">
                          <w:marLeft w:val="0"/>
                          <w:marRight w:val="0"/>
                          <w:marTop w:val="0"/>
                          <w:marBottom w:val="0"/>
                          <w:divBdr>
                            <w:top w:val="none" w:sz="0" w:space="0" w:color="auto"/>
                            <w:left w:val="none" w:sz="0" w:space="0" w:color="auto"/>
                            <w:bottom w:val="none" w:sz="0" w:space="0" w:color="auto"/>
                            <w:right w:val="none" w:sz="0" w:space="0" w:color="auto"/>
                          </w:divBdr>
                        </w:div>
                        <w:div w:id="1152060253">
                          <w:marLeft w:val="0"/>
                          <w:marRight w:val="0"/>
                          <w:marTop w:val="0"/>
                          <w:marBottom w:val="0"/>
                          <w:divBdr>
                            <w:top w:val="none" w:sz="0" w:space="0" w:color="auto"/>
                            <w:left w:val="none" w:sz="0" w:space="0" w:color="auto"/>
                            <w:bottom w:val="none" w:sz="0" w:space="0" w:color="auto"/>
                            <w:right w:val="none" w:sz="0" w:space="0" w:color="auto"/>
                          </w:divBdr>
                        </w:div>
                        <w:div w:id="220144336">
                          <w:marLeft w:val="0"/>
                          <w:marRight w:val="0"/>
                          <w:marTop w:val="0"/>
                          <w:marBottom w:val="0"/>
                          <w:divBdr>
                            <w:top w:val="none" w:sz="0" w:space="0" w:color="auto"/>
                            <w:left w:val="none" w:sz="0" w:space="0" w:color="auto"/>
                            <w:bottom w:val="none" w:sz="0" w:space="0" w:color="auto"/>
                            <w:right w:val="none" w:sz="0" w:space="0" w:color="auto"/>
                          </w:divBdr>
                        </w:div>
                        <w:div w:id="182745782">
                          <w:marLeft w:val="0"/>
                          <w:marRight w:val="0"/>
                          <w:marTop w:val="0"/>
                          <w:marBottom w:val="0"/>
                          <w:divBdr>
                            <w:top w:val="none" w:sz="0" w:space="0" w:color="auto"/>
                            <w:left w:val="none" w:sz="0" w:space="0" w:color="auto"/>
                            <w:bottom w:val="none" w:sz="0" w:space="0" w:color="auto"/>
                            <w:right w:val="none" w:sz="0" w:space="0" w:color="auto"/>
                          </w:divBdr>
                        </w:div>
                        <w:div w:id="874854244">
                          <w:marLeft w:val="0"/>
                          <w:marRight w:val="0"/>
                          <w:marTop w:val="0"/>
                          <w:marBottom w:val="0"/>
                          <w:divBdr>
                            <w:top w:val="none" w:sz="0" w:space="0" w:color="auto"/>
                            <w:left w:val="none" w:sz="0" w:space="0" w:color="auto"/>
                            <w:bottom w:val="none" w:sz="0" w:space="0" w:color="auto"/>
                            <w:right w:val="none" w:sz="0" w:space="0" w:color="auto"/>
                          </w:divBdr>
                        </w:div>
                        <w:div w:id="208150938">
                          <w:marLeft w:val="0"/>
                          <w:marRight w:val="0"/>
                          <w:marTop w:val="0"/>
                          <w:marBottom w:val="0"/>
                          <w:divBdr>
                            <w:top w:val="none" w:sz="0" w:space="0" w:color="auto"/>
                            <w:left w:val="none" w:sz="0" w:space="0" w:color="auto"/>
                            <w:bottom w:val="none" w:sz="0" w:space="0" w:color="auto"/>
                            <w:right w:val="none" w:sz="0" w:space="0" w:color="auto"/>
                          </w:divBdr>
                        </w:div>
                        <w:div w:id="480856045">
                          <w:marLeft w:val="0"/>
                          <w:marRight w:val="0"/>
                          <w:marTop w:val="0"/>
                          <w:marBottom w:val="0"/>
                          <w:divBdr>
                            <w:top w:val="none" w:sz="0" w:space="0" w:color="auto"/>
                            <w:left w:val="none" w:sz="0" w:space="0" w:color="auto"/>
                            <w:bottom w:val="none" w:sz="0" w:space="0" w:color="auto"/>
                            <w:right w:val="none" w:sz="0" w:space="0" w:color="auto"/>
                          </w:divBdr>
                        </w:div>
                        <w:div w:id="2069918439">
                          <w:marLeft w:val="0"/>
                          <w:marRight w:val="0"/>
                          <w:marTop w:val="0"/>
                          <w:marBottom w:val="0"/>
                          <w:divBdr>
                            <w:top w:val="none" w:sz="0" w:space="0" w:color="auto"/>
                            <w:left w:val="none" w:sz="0" w:space="0" w:color="auto"/>
                            <w:bottom w:val="none" w:sz="0" w:space="0" w:color="auto"/>
                            <w:right w:val="none" w:sz="0" w:space="0" w:color="auto"/>
                          </w:divBdr>
                        </w:div>
                        <w:div w:id="715475043">
                          <w:marLeft w:val="0"/>
                          <w:marRight w:val="0"/>
                          <w:marTop w:val="0"/>
                          <w:marBottom w:val="0"/>
                          <w:divBdr>
                            <w:top w:val="none" w:sz="0" w:space="0" w:color="auto"/>
                            <w:left w:val="none" w:sz="0" w:space="0" w:color="auto"/>
                            <w:bottom w:val="none" w:sz="0" w:space="0" w:color="auto"/>
                            <w:right w:val="none" w:sz="0" w:space="0" w:color="auto"/>
                          </w:divBdr>
                        </w:div>
                        <w:div w:id="297490125">
                          <w:marLeft w:val="0"/>
                          <w:marRight w:val="0"/>
                          <w:marTop w:val="0"/>
                          <w:marBottom w:val="0"/>
                          <w:divBdr>
                            <w:top w:val="none" w:sz="0" w:space="0" w:color="auto"/>
                            <w:left w:val="none" w:sz="0" w:space="0" w:color="auto"/>
                            <w:bottom w:val="none" w:sz="0" w:space="0" w:color="auto"/>
                            <w:right w:val="none" w:sz="0" w:space="0" w:color="auto"/>
                          </w:divBdr>
                        </w:div>
                        <w:div w:id="501508882">
                          <w:marLeft w:val="0"/>
                          <w:marRight w:val="0"/>
                          <w:marTop w:val="0"/>
                          <w:marBottom w:val="0"/>
                          <w:divBdr>
                            <w:top w:val="none" w:sz="0" w:space="0" w:color="auto"/>
                            <w:left w:val="none" w:sz="0" w:space="0" w:color="auto"/>
                            <w:bottom w:val="none" w:sz="0" w:space="0" w:color="auto"/>
                            <w:right w:val="none" w:sz="0" w:space="0" w:color="auto"/>
                          </w:divBdr>
                        </w:div>
                        <w:div w:id="1210337616">
                          <w:marLeft w:val="0"/>
                          <w:marRight w:val="0"/>
                          <w:marTop w:val="0"/>
                          <w:marBottom w:val="0"/>
                          <w:divBdr>
                            <w:top w:val="none" w:sz="0" w:space="0" w:color="auto"/>
                            <w:left w:val="none" w:sz="0" w:space="0" w:color="auto"/>
                            <w:bottom w:val="none" w:sz="0" w:space="0" w:color="auto"/>
                            <w:right w:val="none" w:sz="0" w:space="0" w:color="auto"/>
                          </w:divBdr>
                        </w:div>
                        <w:div w:id="681468981">
                          <w:marLeft w:val="0"/>
                          <w:marRight w:val="0"/>
                          <w:marTop w:val="0"/>
                          <w:marBottom w:val="0"/>
                          <w:divBdr>
                            <w:top w:val="none" w:sz="0" w:space="0" w:color="auto"/>
                            <w:left w:val="none" w:sz="0" w:space="0" w:color="auto"/>
                            <w:bottom w:val="none" w:sz="0" w:space="0" w:color="auto"/>
                            <w:right w:val="none" w:sz="0" w:space="0" w:color="auto"/>
                          </w:divBdr>
                        </w:div>
                        <w:div w:id="1643190843">
                          <w:marLeft w:val="0"/>
                          <w:marRight w:val="0"/>
                          <w:marTop w:val="0"/>
                          <w:marBottom w:val="0"/>
                          <w:divBdr>
                            <w:top w:val="none" w:sz="0" w:space="0" w:color="auto"/>
                            <w:left w:val="none" w:sz="0" w:space="0" w:color="auto"/>
                            <w:bottom w:val="none" w:sz="0" w:space="0" w:color="auto"/>
                            <w:right w:val="none" w:sz="0" w:space="0" w:color="auto"/>
                          </w:divBdr>
                        </w:div>
                        <w:div w:id="1620067416">
                          <w:marLeft w:val="0"/>
                          <w:marRight w:val="0"/>
                          <w:marTop w:val="0"/>
                          <w:marBottom w:val="0"/>
                          <w:divBdr>
                            <w:top w:val="none" w:sz="0" w:space="0" w:color="auto"/>
                            <w:left w:val="none" w:sz="0" w:space="0" w:color="auto"/>
                            <w:bottom w:val="none" w:sz="0" w:space="0" w:color="auto"/>
                            <w:right w:val="none" w:sz="0" w:space="0" w:color="auto"/>
                          </w:divBdr>
                        </w:div>
                        <w:div w:id="2133211644">
                          <w:marLeft w:val="0"/>
                          <w:marRight w:val="0"/>
                          <w:marTop w:val="0"/>
                          <w:marBottom w:val="0"/>
                          <w:divBdr>
                            <w:top w:val="none" w:sz="0" w:space="0" w:color="auto"/>
                            <w:left w:val="none" w:sz="0" w:space="0" w:color="auto"/>
                            <w:bottom w:val="none" w:sz="0" w:space="0" w:color="auto"/>
                            <w:right w:val="none" w:sz="0" w:space="0" w:color="auto"/>
                          </w:divBdr>
                        </w:div>
                        <w:div w:id="293365376">
                          <w:marLeft w:val="0"/>
                          <w:marRight w:val="0"/>
                          <w:marTop w:val="0"/>
                          <w:marBottom w:val="0"/>
                          <w:divBdr>
                            <w:top w:val="none" w:sz="0" w:space="0" w:color="auto"/>
                            <w:left w:val="none" w:sz="0" w:space="0" w:color="auto"/>
                            <w:bottom w:val="none" w:sz="0" w:space="0" w:color="auto"/>
                            <w:right w:val="none" w:sz="0" w:space="0" w:color="auto"/>
                          </w:divBdr>
                        </w:div>
                        <w:div w:id="1599606258">
                          <w:marLeft w:val="0"/>
                          <w:marRight w:val="0"/>
                          <w:marTop w:val="0"/>
                          <w:marBottom w:val="0"/>
                          <w:divBdr>
                            <w:top w:val="none" w:sz="0" w:space="0" w:color="auto"/>
                            <w:left w:val="none" w:sz="0" w:space="0" w:color="auto"/>
                            <w:bottom w:val="none" w:sz="0" w:space="0" w:color="auto"/>
                            <w:right w:val="none" w:sz="0" w:space="0" w:color="auto"/>
                          </w:divBdr>
                        </w:div>
                        <w:div w:id="590774">
                          <w:marLeft w:val="0"/>
                          <w:marRight w:val="0"/>
                          <w:marTop w:val="0"/>
                          <w:marBottom w:val="0"/>
                          <w:divBdr>
                            <w:top w:val="none" w:sz="0" w:space="0" w:color="auto"/>
                            <w:left w:val="none" w:sz="0" w:space="0" w:color="auto"/>
                            <w:bottom w:val="none" w:sz="0" w:space="0" w:color="auto"/>
                            <w:right w:val="none" w:sz="0" w:space="0" w:color="auto"/>
                          </w:divBdr>
                        </w:div>
                        <w:div w:id="1448309497">
                          <w:marLeft w:val="0"/>
                          <w:marRight w:val="0"/>
                          <w:marTop w:val="0"/>
                          <w:marBottom w:val="0"/>
                          <w:divBdr>
                            <w:top w:val="none" w:sz="0" w:space="0" w:color="auto"/>
                            <w:left w:val="none" w:sz="0" w:space="0" w:color="auto"/>
                            <w:bottom w:val="none" w:sz="0" w:space="0" w:color="auto"/>
                            <w:right w:val="none" w:sz="0" w:space="0" w:color="auto"/>
                          </w:divBdr>
                        </w:div>
                        <w:div w:id="1634287234">
                          <w:marLeft w:val="0"/>
                          <w:marRight w:val="0"/>
                          <w:marTop w:val="0"/>
                          <w:marBottom w:val="0"/>
                          <w:divBdr>
                            <w:top w:val="none" w:sz="0" w:space="0" w:color="auto"/>
                            <w:left w:val="none" w:sz="0" w:space="0" w:color="auto"/>
                            <w:bottom w:val="none" w:sz="0" w:space="0" w:color="auto"/>
                            <w:right w:val="none" w:sz="0" w:space="0" w:color="auto"/>
                          </w:divBdr>
                        </w:div>
                        <w:div w:id="620114541">
                          <w:marLeft w:val="0"/>
                          <w:marRight w:val="0"/>
                          <w:marTop w:val="0"/>
                          <w:marBottom w:val="0"/>
                          <w:divBdr>
                            <w:top w:val="none" w:sz="0" w:space="0" w:color="auto"/>
                            <w:left w:val="none" w:sz="0" w:space="0" w:color="auto"/>
                            <w:bottom w:val="none" w:sz="0" w:space="0" w:color="auto"/>
                            <w:right w:val="none" w:sz="0" w:space="0" w:color="auto"/>
                          </w:divBdr>
                        </w:div>
                        <w:div w:id="698237138">
                          <w:marLeft w:val="0"/>
                          <w:marRight w:val="0"/>
                          <w:marTop w:val="0"/>
                          <w:marBottom w:val="0"/>
                          <w:divBdr>
                            <w:top w:val="none" w:sz="0" w:space="0" w:color="auto"/>
                            <w:left w:val="none" w:sz="0" w:space="0" w:color="auto"/>
                            <w:bottom w:val="none" w:sz="0" w:space="0" w:color="auto"/>
                            <w:right w:val="none" w:sz="0" w:space="0" w:color="auto"/>
                          </w:divBdr>
                        </w:div>
                        <w:div w:id="1303149908">
                          <w:marLeft w:val="0"/>
                          <w:marRight w:val="0"/>
                          <w:marTop w:val="0"/>
                          <w:marBottom w:val="0"/>
                          <w:divBdr>
                            <w:top w:val="none" w:sz="0" w:space="0" w:color="auto"/>
                            <w:left w:val="none" w:sz="0" w:space="0" w:color="auto"/>
                            <w:bottom w:val="none" w:sz="0" w:space="0" w:color="auto"/>
                            <w:right w:val="none" w:sz="0" w:space="0" w:color="auto"/>
                          </w:divBdr>
                        </w:div>
                        <w:div w:id="665592550">
                          <w:marLeft w:val="0"/>
                          <w:marRight w:val="0"/>
                          <w:marTop w:val="0"/>
                          <w:marBottom w:val="0"/>
                          <w:divBdr>
                            <w:top w:val="none" w:sz="0" w:space="0" w:color="auto"/>
                            <w:left w:val="none" w:sz="0" w:space="0" w:color="auto"/>
                            <w:bottom w:val="none" w:sz="0" w:space="0" w:color="auto"/>
                            <w:right w:val="none" w:sz="0" w:space="0" w:color="auto"/>
                          </w:divBdr>
                        </w:div>
                        <w:div w:id="1511524157">
                          <w:marLeft w:val="0"/>
                          <w:marRight w:val="0"/>
                          <w:marTop w:val="0"/>
                          <w:marBottom w:val="0"/>
                          <w:divBdr>
                            <w:top w:val="none" w:sz="0" w:space="0" w:color="auto"/>
                            <w:left w:val="none" w:sz="0" w:space="0" w:color="auto"/>
                            <w:bottom w:val="none" w:sz="0" w:space="0" w:color="auto"/>
                            <w:right w:val="none" w:sz="0" w:space="0" w:color="auto"/>
                          </w:divBdr>
                        </w:div>
                        <w:div w:id="1228222758">
                          <w:marLeft w:val="0"/>
                          <w:marRight w:val="0"/>
                          <w:marTop w:val="0"/>
                          <w:marBottom w:val="0"/>
                          <w:divBdr>
                            <w:top w:val="none" w:sz="0" w:space="0" w:color="auto"/>
                            <w:left w:val="none" w:sz="0" w:space="0" w:color="auto"/>
                            <w:bottom w:val="none" w:sz="0" w:space="0" w:color="auto"/>
                            <w:right w:val="none" w:sz="0" w:space="0" w:color="auto"/>
                          </w:divBdr>
                        </w:div>
                        <w:div w:id="360400728">
                          <w:marLeft w:val="0"/>
                          <w:marRight w:val="0"/>
                          <w:marTop w:val="0"/>
                          <w:marBottom w:val="0"/>
                          <w:divBdr>
                            <w:top w:val="none" w:sz="0" w:space="0" w:color="auto"/>
                            <w:left w:val="none" w:sz="0" w:space="0" w:color="auto"/>
                            <w:bottom w:val="none" w:sz="0" w:space="0" w:color="auto"/>
                            <w:right w:val="none" w:sz="0" w:space="0" w:color="auto"/>
                          </w:divBdr>
                        </w:div>
                        <w:div w:id="572396970">
                          <w:marLeft w:val="0"/>
                          <w:marRight w:val="0"/>
                          <w:marTop w:val="0"/>
                          <w:marBottom w:val="0"/>
                          <w:divBdr>
                            <w:top w:val="none" w:sz="0" w:space="0" w:color="auto"/>
                            <w:left w:val="none" w:sz="0" w:space="0" w:color="auto"/>
                            <w:bottom w:val="none" w:sz="0" w:space="0" w:color="auto"/>
                            <w:right w:val="none" w:sz="0" w:space="0" w:color="auto"/>
                          </w:divBdr>
                        </w:div>
                        <w:div w:id="460997852">
                          <w:marLeft w:val="0"/>
                          <w:marRight w:val="0"/>
                          <w:marTop w:val="0"/>
                          <w:marBottom w:val="0"/>
                          <w:divBdr>
                            <w:top w:val="none" w:sz="0" w:space="0" w:color="auto"/>
                            <w:left w:val="none" w:sz="0" w:space="0" w:color="auto"/>
                            <w:bottom w:val="none" w:sz="0" w:space="0" w:color="auto"/>
                            <w:right w:val="none" w:sz="0" w:space="0" w:color="auto"/>
                          </w:divBdr>
                        </w:div>
                        <w:div w:id="1248922520">
                          <w:marLeft w:val="0"/>
                          <w:marRight w:val="0"/>
                          <w:marTop w:val="0"/>
                          <w:marBottom w:val="0"/>
                          <w:divBdr>
                            <w:top w:val="none" w:sz="0" w:space="0" w:color="auto"/>
                            <w:left w:val="none" w:sz="0" w:space="0" w:color="auto"/>
                            <w:bottom w:val="none" w:sz="0" w:space="0" w:color="auto"/>
                            <w:right w:val="none" w:sz="0" w:space="0" w:color="auto"/>
                          </w:divBdr>
                        </w:div>
                        <w:div w:id="1398362750">
                          <w:marLeft w:val="0"/>
                          <w:marRight w:val="0"/>
                          <w:marTop w:val="0"/>
                          <w:marBottom w:val="0"/>
                          <w:divBdr>
                            <w:top w:val="none" w:sz="0" w:space="0" w:color="auto"/>
                            <w:left w:val="none" w:sz="0" w:space="0" w:color="auto"/>
                            <w:bottom w:val="none" w:sz="0" w:space="0" w:color="auto"/>
                            <w:right w:val="none" w:sz="0" w:space="0" w:color="auto"/>
                          </w:divBdr>
                        </w:div>
                        <w:div w:id="1394620904">
                          <w:marLeft w:val="0"/>
                          <w:marRight w:val="0"/>
                          <w:marTop w:val="0"/>
                          <w:marBottom w:val="0"/>
                          <w:divBdr>
                            <w:top w:val="none" w:sz="0" w:space="0" w:color="auto"/>
                            <w:left w:val="none" w:sz="0" w:space="0" w:color="auto"/>
                            <w:bottom w:val="none" w:sz="0" w:space="0" w:color="auto"/>
                            <w:right w:val="none" w:sz="0" w:space="0" w:color="auto"/>
                          </w:divBdr>
                        </w:div>
                        <w:div w:id="398137684">
                          <w:marLeft w:val="0"/>
                          <w:marRight w:val="0"/>
                          <w:marTop w:val="0"/>
                          <w:marBottom w:val="0"/>
                          <w:divBdr>
                            <w:top w:val="none" w:sz="0" w:space="0" w:color="auto"/>
                            <w:left w:val="none" w:sz="0" w:space="0" w:color="auto"/>
                            <w:bottom w:val="none" w:sz="0" w:space="0" w:color="auto"/>
                            <w:right w:val="none" w:sz="0" w:space="0" w:color="auto"/>
                          </w:divBdr>
                        </w:div>
                        <w:div w:id="1217163667">
                          <w:marLeft w:val="0"/>
                          <w:marRight w:val="0"/>
                          <w:marTop w:val="0"/>
                          <w:marBottom w:val="0"/>
                          <w:divBdr>
                            <w:top w:val="none" w:sz="0" w:space="0" w:color="auto"/>
                            <w:left w:val="none" w:sz="0" w:space="0" w:color="auto"/>
                            <w:bottom w:val="none" w:sz="0" w:space="0" w:color="auto"/>
                            <w:right w:val="none" w:sz="0" w:space="0" w:color="auto"/>
                          </w:divBdr>
                        </w:div>
                        <w:div w:id="1010914685">
                          <w:marLeft w:val="0"/>
                          <w:marRight w:val="0"/>
                          <w:marTop w:val="0"/>
                          <w:marBottom w:val="0"/>
                          <w:divBdr>
                            <w:top w:val="none" w:sz="0" w:space="0" w:color="auto"/>
                            <w:left w:val="none" w:sz="0" w:space="0" w:color="auto"/>
                            <w:bottom w:val="none" w:sz="0" w:space="0" w:color="auto"/>
                            <w:right w:val="none" w:sz="0" w:space="0" w:color="auto"/>
                          </w:divBdr>
                        </w:div>
                        <w:div w:id="1062098547">
                          <w:marLeft w:val="0"/>
                          <w:marRight w:val="0"/>
                          <w:marTop w:val="0"/>
                          <w:marBottom w:val="0"/>
                          <w:divBdr>
                            <w:top w:val="none" w:sz="0" w:space="0" w:color="auto"/>
                            <w:left w:val="none" w:sz="0" w:space="0" w:color="auto"/>
                            <w:bottom w:val="none" w:sz="0" w:space="0" w:color="auto"/>
                            <w:right w:val="none" w:sz="0" w:space="0" w:color="auto"/>
                          </w:divBdr>
                        </w:div>
                        <w:div w:id="759251752">
                          <w:marLeft w:val="0"/>
                          <w:marRight w:val="0"/>
                          <w:marTop w:val="0"/>
                          <w:marBottom w:val="0"/>
                          <w:divBdr>
                            <w:top w:val="none" w:sz="0" w:space="0" w:color="auto"/>
                            <w:left w:val="none" w:sz="0" w:space="0" w:color="auto"/>
                            <w:bottom w:val="none" w:sz="0" w:space="0" w:color="auto"/>
                            <w:right w:val="none" w:sz="0" w:space="0" w:color="auto"/>
                          </w:divBdr>
                        </w:div>
                        <w:div w:id="1600597805">
                          <w:marLeft w:val="0"/>
                          <w:marRight w:val="0"/>
                          <w:marTop w:val="0"/>
                          <w:marBottom w:val="0"/>
                          <w:divBdr>
                            <w:top w:val="none" w:sz="0" w:space="0" w:color="auto"/>
                            <w:left w:val="none" w:sz="0" w:space="0" w:color="auto"/>
                            <w:bottom w:val="none" w:sz="0" w:space="0" w:color="auto"/>
                            <w:right w:val="none" w:sz="0" w:space="0" w:color="auto"/>
                          </w:divBdr>
                        </w:div>
                        <w:div w:id="1914310803">
                          <w:marLeft w:val="0"/>
                          <w:marRight w:val="0"/>
                          <w:marTop w:val="0"/>
                          <w:marBottom w:val="0"/>
                          <w:divBdr>
                            <w:top w:val="none" w:sz="0" w:space="0" w:color="auto"/>
                            <w:left w:val="none" w:sz="0" w:space="0" w:color="auto"/>
                            <w:bottom w:val="none" w:sz="0" w:space="0" w:color="auto"/>
                            <w:right w:val="none" w:sz="0" w:space="0" w:color="auto"/>
                          </w:divBdr>
                        </w:div>
                        <w:div w:id="1805342619">
                          <w:marLeft w:val="0"/>
                          <w:marRight w:val="0"/>
                          <w:marTop w:val="0"/>
                          <w:marBottom w:val="0"/>
                          <w:divBdr>
                            <w:top w:val="none" w:sz="0" w:space="0" w:color="auto"/>
                            <w:left w:val="none" w:sz="0" w:space="0" w:color="auto"/>
                            <w:bottom w:val="none" w:sz="0" w:space="0" w:color="auto"/>
                            <w:right w:val="none" w:sz="0" w:space="0" w:color="auto"/>
                          </w:divBdr>
                        </w:div>
                        <w:div w:id="2011716908">
                          <w:marLeft w:val="0"/>
                          <w:marRight w:val="0"/>
                          <w:marTop w:val="0"/>
                          <w:marBottom w:val="0"/>
                          <w:divBdr>
                            <w:top w:val="none" w:sz="0" w:space="0" w:color="auto"/>
                            <w:left w:val="none" w:sz="0" w:space="0" w:color="auto"/>
                            <w:bottom w:val="none" w:sz="0" w:space="0" w:color="auto"/>
                            <w:right w:val="none" w:sz="0" w:space="0" w:color="auto"/>
                          </w:divBdr>
                        </w:div>
                        <w:div w:id="83231407">
                          <w:marLeft w:val="0"/>
                          <w:marRight w:val="0"/>
                          <w:marTop w:val="0"/>
                          <w:marBottom w:val="0"/>
                          <w:divBdr>
                            <w:top w:val="none" w:sz="0" w:space="0" w:color="auto"/>
                            <w:left w:val="none" w:sz="0" w:space="0" w:color="auto"/>
                            <w:bottom w:val="none" w:sz="0" w:space="0" w:color="auto"/>
                            <w:right w:val="none" w:sz="0" w:space="0" w:color="auto"/>
                          </w:divBdr>
                        </w:div>
                        <w:div w:id="59910309">
                          <w:marLeft w:val="0"/>
                          <w:marRight w:val="0"/>
                          <w:marTop w:val="0"/>
                          <w:marBottom w:val="0"/>
                          <w:divBdr>
                            <w:top w:val="none" w:sz="0" w:space="0" w:color="auto"/>
                            <w:left w:val="none" w:sz="0" w:space="0" w:color="auto"/>
                            <w:bottom w:val="none" w:sz="0" w:space="0" w:color="auto"/>
                            <w:right w:val="none" w:sz="0" w:space="0" w:color="auto"/>
                          </w:divBdr>
                        </w:div>
                        <w:div w:id="1534267447">
                          <w:marLeft w:val="0"/>
                          <w:marRight w:val="0"/>
                          <w:marTop w:val="0"/>
                          <w:marBottom w:val="0"/>
                          <w:divBdr>
                            <w:top w:val="none" w:sz="0" w:space="0" w:color="auto"/>
                            <w:left w:val="none" w:sz="0" w:space="0" w:color="auto"/>
                            <w:bottom w:val="none" w:sz="0" w:space="0" w:color="auto"/>
                            <w:right w:val="none" w:sz="0" w:space="0" w:color="auto"/>
                          </w:divBdr>
                        </w:div>
                        <w:div w:id="314650978">
                          <w:marLeft w:val="0"/>
                          <w:marRight w:val="0"/>
                          <w:marTop w:val="0"/>
                          <w:marBottom w:val="0"/>
                          <w:divBdr>
                            <w:top w:val="none" w:sz="0" w:space="0" w:color="auto"/>
                            <w:left w:val="none" w:sz="0" w:space="0" w:color="auto"/>
                            <w:bottom w:val="none" w:sz="0" w:space="0" w:color="auto"/>
                            <w:right w:val="none" w:sz="0" w:space="0" w:color="auto"/>
                          </w:divBdr>
                        </w:div>
                        <w:div w:id="486634776">
                          <w:marLeft w:val="0"/>
                          <w:marRight w:val="0"/>
                          <w:marTop w:val="0"/>
                          <w:marBottom w:val="0"/>
                          <w:divBdr>
                            <w:top w:val="none" w:sz="0" w:space="0" w:color="auto"/>
                            <w:left w:val="none" w:sz="0" w:space="0" w:color="auto"/>
                            <w:bottom w:val="none" w:sz="0" w:space="0" w:color="auto"/>
                            <w:right w:val="none" w:sz="0" w:space="0" w:color="auto"/>
                          </w:divBdr>
                        </w:div>
                        <w:div w:id="1177501310">
                          <w:marLeft w:val="0"/>
                          <w:marRight w:val="0"/>
                          <w:marTop w:val="0"/>
                          <w:marBottom w:val="0"/>
                          <w:divBdr>
                            <w:top w:val="none" w:sz="0" w:space="0" w:color="auto"/>
                            <w:left w:val="none" w:sz="0" w:space="0" w:color="auto"/>
                            <w:bottom w:val="none" w:sz="0" w:space="0" w:color="auto"/>
                            <w:right w:val="none" w:sz="0" w:space="0" w:color="auto"/>
                          </w:divBdr>
                        </w:div>
                        <w:div w:id="269096388">
                          <w:marLeft w:val="0"/>
                          <w:marRight w:val="0"/>
                          <w:marTop w:val="0"/>
                          <w:marBottom w:val="0"/>
                          <w:divBdr>
                            <w:top w:val="none" w:sz="0" w:space="0" w:color="auto"/>
                            <w:left w:val="none" w:sz="0" w:space="0" w:color="auto"/>
                            <w:bottom w:val="none" w:sz="0" w:space="0" w:color="auto"/>
                            <w:right w:val="none" w:sz="0" w:space="0" w:color="auto"/>
                          </w:divBdr>
                        </w:div>
                        <w:div w:id="140271140">
                          <w:marLeft w:val="0"/>
                          <w:marRight w:val="0"/>
                          <w:marTop w:val="0"/>
                          <w:marBottom w:val="0"/>
                          <w:divBdr>
                            <w:top w:val="none" w:sz="0" w:space="0" w:color="auto"/>
                            <w:left w:val="none" w:sz="0" w:space="0" w:color="auto"/>
                            <w:bottom w:val="none" w:sz="0" w:space="0" w:color="auto"/>
                            <w:right w:val="none" w:sz="0" w:space="0" w:color="auto"/>
                          </w:divBdr>
                        </w:div>
                        <w:div w:id="692651377">
                          <w:marLeft w:val="0"/>
                          <w:marRight w:val="0"/>
                          <w:marTop w:val="0"/>
                          <w:marBottom w:val="0"/>
                          <w:divBdr>
                            <w:top w:val="none" w:sz="0" w:space="0" w:color="auto"/>
                            <w:left w:val="none" w:sz="0" w:space="0" w:color="auto"/>
                            <w:bottom w:val="none" w:sz="0" w:space="0" w:color="auto"/>
                            <w:right w:val="none" w:sz="0" w:space="0" w:color="auto"/>
                          </w:divBdr>
                        </w:div>
                        <w:div w:id="1171023750">
                          <w:marLeft w:val="0"/>
                          <w:marRight w:val="0"/>
                          <w:marTop w:val="0"/>
                          <w:marBottom w:val="0"/>
                          <w:divBdr>
                            <w:top w:val="none" w:sz="0" w:space="0" w:color="auto"/>
                            <w:left w:val="none" w:sz="0" w:space="0" w:color="auto"/>
                            <w:bottom w:val="none" w:sz="0" w:space="0" w:color="auto"/>
                            <w:right w:val="none" w:sz="0" w:space="0" w:color="auto"/>
                          </w:divBdr>
                        </w:div>
                        <w:div w:id="741484770">
                          <w:marLeft w:val="0"/>
                          <w:marRight w:val="0"/>
                          <w:marTop w:val="0"/>
                          <w:marBottom w:val="0"/>
                          <w:divBdr>
                            <w:top w:val="none" w:sz="0" w:space="0" w:color="auto"/>
                            <w:left w:val="none" w:sz="0" w:space="0" w:color="auto"/>
                            <w:bottom w:val="none" w:sz="0" w:space="0" w:color="auto"/>
                            <w:right w:val="none" w:sz="0" w:space="0" w:color="auto"/>
                          </w:divBdr>
                        </w:div>
                        <w:div w:id="1959489323">
                          <w:marLeft w:val="0"/>
                          <w:marRight w:val="0"/>
                          <w:marTop w:val="0"/>
                          <w:marBottom w:val="0"/>
                          <w:divBdr>
                            <w:top w:val="none" w:sz="0" w:space="0" w:color="auto"/>
                            <w:left w:val="none" w:sz="0" w:space="0" w:color="auto"/>
                            <w:bottom w:val="none" w:sz="0" w:space="0" w:color="auto"/>
                            <w:right w:val="none" w:sz="0" w:space="0" w:color="auto"/>
                          </w:divBdr>
                        </w:div>
                        <w:div w:id="1740857737">
                          <w:marLeft w:val="0"/>
                          <w:marRight w:val="0"/>
                          <w:marTop w:val="0"/>
                          <w:marBottom w:val="0"/>
                          <w:divBdr>
                            <w:top w:val="none" w:sz="0" w:space="0" w:color="auto"/>
                            <w:left w:val="none" w:sz="0" w:space="0" w:color="auto"/>
                            <w:bottom w:val="none" w:sz="0" w:space="0" w:color="auto"/>
                            <w:right w:val="none" w:sz="0" w:space="0" w:color="auto"/>
                          </w:divBdr>
                        </w:div>
                        <w:div w:id="145837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214789">
      <w:bodyDiv w:val="1"/>
      <w:marLeft w:val="0"/>
      <w:marRight w:val="0"/>
      <w:marTop w:val="0"/>
      <w:marBottom w:val="0"/>
      <w:divBdr>
        <w:top w:val="none" w:sz="0" w:space="0" w:color="auto"/>
        <w:left w:val="none" w:sz="0" w:space="0" w:color="auto"/>
        <w:bottom w:val="none" w:sz="0" w:space="0" w:color="auto"/>
        <w:right w:val="none" w:sz="0" w:space="0" w:color="auto"/>
      </w:divBdr>
      <w:divsChild>
        <w:div w:id="222721367">
          <w:marLeft w:val="0"/>
          <w:marRight w:val="0"/>
          <w:marTop w:val="0"/>
          <w:marBottom w:val="0"/>
          <w:divBdr>
            <w:top w:val="none" w:sz="0" w:space="0" w:color="auto"/>
            <w:left w:val="none" w:sz="0" w:space="0" w:color="auto"/>
            <w:bottom w:val="none" w:sz="0" w:space="0" w:color="auto"/>
            <w:right w:val="none" w:sz="0" w:space="0" w:color="auto"/>
          </w:divBdr>
        </w:div>
      </w:divsChild>
    </w:div>
    <w:div w:id="1122112639">
      <w:bodyDiv w:val="1"/>
      <w:marLeft w:val="0"/>
      <w:marRight w:val="0"/>
      <w:marTop w:val="0"/>
      <w:marBottom w:val="0"/>
      <w:divBdr>
        <w:top w:val="none" w:sz="0" w:space="0" w:color="auto"/>
        <w:left w:val="none" w:sz="0" w:space="0" w:color="auto"/>
        <w:bottom w:val="none" w:sz="0" w:space="0" w:color="auto"/>
        <w:right w:val="none" w:sz="0" w:space="0" w:color="auto"/>
      </w:divBdr>
    </w:div>
    <w:div w:id="1241334384">
      <w:bodyDiv w:val="1"/>
      <w:marLeft w:val="0"/>
      <w:marRight w:val="0"/>
      <w:marTop w:val="0"/>
      <w:marBottom w:val="0"/>
      <w:divBdr>
        <w:top w:val="none" w:sz="0" w:space="0" w:color="auto"/>
        <w:left w:val="none" w:sz="0" w:space="0" w:color="auto"/>
        <w:bottom w:val="none" w:sz="0" w:space="0" w:color="auto"/>
        <w:right w:val="none" w:sz="0" w:space="0" w:color="auto"/>
      </w:divBdr>
      <w:divsChild>
        <w:div w:id="176427825">
          <w:marLeft w:val="0"/>
          <w:marRight w:val="0"/>
          <w:marTop w:val="0"/>
          <w:marBottom w:val="0"/>
          <w:divBdr>
            <w:top w:val="none" w:sz="0" w:space="0" w:color="auto"/>
            <w:left w:val="none" w:sz="0" w:space="0" w:color="auto"/>
            <w:bottom w:val="none" w:sz="0" w:space="0" w:color="auto"/>
            <w:right w:val="none" w:sz="0" w:space="0" w:color="auto"/>
          </w:divBdr>
        </w:div>
        <w:div w:id="1067265465">
          <w:marLeft w:val="0"/>
          <w:marRight w:val="0"/>
          <w:marTop w:val="0"/>
          <w:marBottom w:val="300"/>
          <w:divBdr>
            <w:top w:val="none" w:sz="0" w:space="0" w:color="auto"/>
            <w:left w:val="none" w:sz="0" w:space="0" w:color="auto"/>
            <w:bottom w:val="none" w:sz="0" w:space="0" w:color="auto"/>
            <w:right w:val="none" w:sz="0" w:space="0" w:color="auto"/>
          </w:divBdr>
          <w:divsChild>
            <w:div w:id="1252278562">
              <w:marLeft w:val="0"/>
              <w:marRight w:val="0"/>
              <w:marTop w:val="0"/>
              <w:marBottom w:val="0"/>
              <w:divBdr>
                <w:top w:val="none" w:sz="0" w:space="0" w:color="auto"/>
                <w:left w:val="none" w:sz="0" w:space="0" w:color="auto"/>
                <w:bottom w:val="none" w:sz="0" w:space="0" w:color="auto"/>
                <w:right w:val="none" w:sz="0" w:space="0" w:color="auto"/>
              </w:divBdr>
              <w:divsChild>
                <w:div w:id="669335902">
                  <w:marLeft w:val="0"/>
                  <w:marRight w:val="0"/>
                  <w:marTop w:val="0"/>
                  <w:marBottom w:val="0"/>
                  <w:divBdr>
                    <w:top w:val="single" w:sz="6" w:space="0" w:color="DDDDDD"/>
                    <w:left w:val="single" w:sz="6" w:space="4" w:color="DDDDDD"/>
                    <w:bottom w:val="single" w:sz="6" w:space="0" w:color="DDDDDD"/>
                    <w:right w:val="single" w:sz="6" w:space="4" w:color="DDDDDD"/>
                  </w:divBdr>
                  <w:divsChild>
                    <w:div w:id="2140033027">
                      <w:marLeft w:val="0"/>
                      <w:marRight w:val="0"/>
                      <w:marTop w:val="0"/>
                      <w:marBottom w:val="150"/>
                      <w:divBdr>
                        <w:top w:val="none" w:sz="0" w:space="0" w:color="auto"/>
                        <w:left w:val="none" w:sz="0" w:space="0" w:color="auto"/>
                        <w:bottom w:val="none" w:sz="0" w:space="0" w:color="auto"/>
                        <w:right w:val="none" w:sz="0" w:space="0" w:color="auto"/>
                      </w:divBdr>
                      <w:divsChild>
                        <w:div w:id="1802335124">
                          <w:marLeft w:val="0"/>
                          <w:marRight w:val="0"/>
                          <w:marTop w:val="0"/>
                          <w:marBottom w:val="0"/>
                          <w:divBdr>
                            <w:top w:val="none" w:sz="0" w:space="0" w:color="auto"/>
                            <w:left w:val="none" w:sz="0" w:space="0" w:color="auto"/>
                            <w:bottom w:val="none" w:sz="0" w:space="0" w:color="auto"/>
                            <w:right w:val="none" w:sz="0" w:space="0" w:color="auto"/>
                          </w:divBdr>
                          <w:divsChild>
                            <w:div w:id="160851541">
                              <w:marLeft w:val="0"/>
                              <w:marRight w:val="0"/>
                              <w:marTop w:val="0"/>
                              <w:marBottom w:val="0"/>
                              <w:divBdr>
                                <w:top w:val="none" w:sz="0" w:space="0" w:color="auto"/>
                                <w:left w:val="none" w:sz="0" w:space="0" w:color="auto"/>
                                <w:bottom w:val="none" w:sz="0" w:space="0" w:color="auto"/>
                                <w:right w:val="none" w:sz="0" w:space="0" w:color="auto"/>
                              </w:divBdr>
                              <w:divsChild>
                                <w:div w:id="1908879587">
                                  <w:marLeft w:val="0"/>
                                  <w:marRight w:val="0"/>
                                  <w:marTop w:val="0"/>
                                  <w:marBottom w:val="0"/>
                                  <w:divBdr>
                                    <w:top w:val="none" w:sz="0" w:space="0" w:color="auto"/>
                                    <w:left w:val="none" w:sz="0" w:space="0" w:color="auto"/>
                                    <w:bottom w:val="none" w:sz="0" w:space="0" w:color="auto"/>
                                    <w:right w:val="none" w:sz="0" w:space="0" w:color="auto"/>
                                  </w:divBdr>
                                  <w:divsChild>
                                    <w:div w:id="1177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440092">
                          <w:marLeft w:val="0"/>
                          <w:marRight w:val="0"/>
                          <w:marTop w:val="0"/>
                          <w:marBottom w:val="0"/>
                          <w:divBdr>
                            <w:top w:val="none" w:sz="0" w:space="0" w:color="auto"/>
                            <w:left w:val="none" w:sz="0" w:space="0" w:color="auto"/>
                            <w:bottom w:val="none" w:sz="0" w:space="0" w:color="auto"/>
                            <w:right w:val="none" w:sz="0" w:space="0" w:color="auto"/>
                          </w:divBdr>
                          <w:divsChild>
                            <w:div w:id="1430926142">
                              <w:marLeft w:val="0"/>
                              <w:marRight w:val="0"/>
                              <w:marTop w:val="0"/>
                              <w:marBottom w:val="0"/>
                              <w:divBdr>
                                <w:top w:val="none" w:sz="0" w:space="0" w:color="auto"/>
                                <w:left w:val="none" w:sz="0" w:space="0" w:color="auto"/>
                                <w:bottom w:val="none" w:sz="0" w:space="0" w:color="auto"/>
                                <w:right w:val="none" w:sz="0" w:space="0" w:color="auto"/>
                              </w:divBdr>
                              <w:divsChild>
                                <w:div w:id="266237091">
                                  <w:marLeft w:val="0"/>
                                  <w:marRight w:val="0"/>
                                  <w:marTop w:val="0"/>
                                  <w:marBottom w:val="0"/>
                                  <w:divBdr>
                                    <w:top w:val="none" w:sz="0" w:space="0" w:color="auto"/>
                                    <w:left w:val="none" w:sz="0" w:space="0" w:color="auto"/>
                                    <w:bottom w:val="none" w:sz="0" w:space="0" w:color="auto"/>
                                    <w:right w:val="none" w:sz="0" w:space="0" w:color="auto"/>
                                  </w:divBdr>
                                  <w:divsChild>
                                    <w:div w:id="439688598">
                                      <w:marLeft w:val="0"/>
                                      <w:marRight w:val="0"/>
                                      <w:marTop w:val="0"/>
                                      <w:marBottom w:val="0"/>
                                      <w:divBdr>
                                        <w:top w:val="none" w:sz="0" w:space="0" w:color="auto"/>
                                        <w:left w:val="none" w:sz="0" w:space="0" w:color="auto"/>
                                        <w:bottom w:val="none" w:sz="0" w:space="0" w:color="auto"/>
                                        <w:right w:val="none" w:sz="0" w:space="0" w:color="auto"/>
                                      </w:divBdr>
                                    </w:div>
                                    <w:div w:id="228153556">
                                      <w:marLeft w:val="0"/>
                                      <w:marRight w:val="0"/>
                                      <w:marTop w:val="0"/>
                                      <w:marBottom w:val="0"/>
                                      <w:divBdr>
                                        <w:top w:val="none" w:sz="0" w:space="0" w:color="auto"/>
                                        <w:left w:val="none" w:sz="0" w:space="0" w:color="auto"/>
                                        <w:bottom w:val="none" w:sz="0" w:space="0" w:color="auto"/>
                                        <w:right w:val="none" w:sz="0" w:space="0" w:color="auto"/>
                                      </w:divBdr>
                                    </w:div>
                                    <w:div w:id="1839077484">
                                      <w:marLeft w:val="0"/>
                                      <w:marRight w:val="0"/>
                                      <w:marTop w:val="0"/>
                                      <w:marBottom w:val="0"/>
                                      <w:divBdr>
                                        <w:top w:val="none" w:sz="0" w:space="0" w:color="auto"/>
                                        <w:left w:val="none" w:sz="0" w:space="0" w:color="auto"/>
                                        <w:bottom w:val="none" w:sz="0" w:space="0" w:color="auto"/>
                                        <w:right w:val="none" w:sz="0" w:space="0" w:color="auto"/>
                                      </w:divBdr>
                                    </w:div>
                                    <w:div w:id="1669944789">
                                      <w:marLeft w:val="0"/>
                                      <w:marRight w:val="0"/>
                                      <w:marTop w:val="0"/>
                                      <w:marBottom w:val="0"/>
                                      <w:divBdr>
                                        <w:top w:val="none" w:sz="0" w:space="0" w:color="auto"/>
                                        <w:left w:val="none" w:sz="0" w:space="0" w:color="auto"/>
                                        <w:bottom w:val="none" w:sz="0" w:space="0" w:color="auto"/>
                                        <w:right w:val="none" w:sz="0" w:space="0" w:color="auto"/>
                                      </w:divBdr>
                                    </w:div>
                                    <w:div w:id="1701777261">
                                      <w:marLeft w:val="0"/>
                                      <w:marRight w:val="0"/>
                                      <w:marTop w:val="0"/>
                                      <w:marBottom w:val="0"/>
                                      <w:divBdr>
                                        <w:top w:val="none" w:sz="0" w:space="0" w:color="auto"/>
                                        <w:left w:val="none" w:sz="0" w:space="0" w:color="auto"/>
                                        <w:bottom w:val="none" w:sz="0" w:space="0" w:color="auto"/>
                                        <w:right w:val="none" w:sz="0" w:space="0" w:color="auto"/>
                                      </w:divBdr>
                                    </w:div>
                                    <w:div w:id="1581333358">
                                      <w:marLeft w:val="0"/>
                                      <w:marRight w:val="0"/>
                                      <w:marTop w:val="0"/>
                                      <w:marBottom w:val="0"/>
                                      <w:divBdr>
                                        <w:top w:val="none" w:sz="0" w:space="0" w:color="auto"/>
                                        <w:left w:val="none" w:sz="0" w:space="0" w:color="auto"/>
                                        <w:bottom w:val="none" w:sz="0" w:space="0" w:color="auto"/>
                                        <w:right w:val="none" w:sz="0" w:space="0" w:color="auto"/>
                                      </w:divBdr>
                                    </w:div>
                                    <w:div w:id="87041241">
                                      <w:marLeft w:val="0"/>
                                      <w:marRight w:val="0"/>
                                      <w:marTop w:val="0"/>
                                      <w:marBottom w:val="0"/>
                                      <w:divBdr>
                                        <w:top w:val="none" w:sz="0" w:space="0" w:color="auto"/>
                                        <w:left w:val="none" w:sz="0" w:space="0" w:color="auto"/>
                                        <w:bottom w:val="none" w:sz="0" w:space="0" w:color="auto"/>
                                        <w:right w:val="none" w:sz="0" w:space="0" w:color="auto"/>
                                      </w:divBdr>
                                    </w:div>
                                    <w:div w:id="688146328">
                                      <w:marLeft w:val="0"/>
                                      <w:marRight w:val="0"/>
                                      <w:marTop w:val="0"/>
                                      <w:marBottom w:val="0"/>
                                      <w:divBdr>
                                        <w:top w:val="none" w:sz="0" w:space="0" w:color="auto"/>
                                        <w:left w:val="none" w:sz="0" w:space="0" w:color="auto"/>
                                        <w:bottom w:val="none" w:sz="0" w:space="0" w:color="auto"/>
                                        <w:right w:val="none" w:sz="0" w:space="0" w:color="auto"/>
                                      </w:divBdr>
                                    </w:div>
                                    <w:div w:id="925649846">
                                      <w:marLeft w:val="0"/>
                                      <w:marRight w:val="0"/>
                                      <w:marTop w:val="0"/>
                                      <w:marBottom w:val="0"/>
                                      <w:divBdr>
                                        <w:top w:val="none" w:sz="0" w:space="0" w:color="auto"/>
                                        <w:left w:val="none" w:sz="0" w:space="0" w:color="auto"/>
                                        <w:bottom w:val="none" w:sz="0" w:space="0" w:color="auto"/>
                                        <w:right w:val="none" w:sz="0" w:space="0" w:color="auto"/>
                                      </w:divBdr>
                                    </w:div>
                                    <w:div w:id="301346470">
                                      <w:marLeft w:val="0"/>
                                      <w:marRight w:val="0"/>
                                      <w:marTop w:val="0"/>
                                      <w:marBottom w:val="0"/>
                                      <w:divBdr>
                                        <w:top w:val="none" w:sz="0" w:space="0" w:color="auto"/>
                                        <w:left w:val="none" w:sz="0" w:space="0" w:color="auto"/>
                                        <w:bottom w:val="none" w:sz="0" w:space="0" w:color="auto"/>
                                        <w:right w:val="none" w:sz="0" w:space="0" w:color="auto"/>
                                      </w:divBdr>
                                    </w:div>
                                    <w:div w:id="919754331">
                                      <w:marLeft w:val="0"/>
                                      <w:marRight w:val="0"/>
                                      <w:marTop w:val="0"/>
                                      <w:marBottom w:val="0"/>
                                      <w:divBdr>
                                        <w:top w:val="none" w:sz="0" w:space="0" w:color="auto"/>
                                        <w:left w:val="none" w:sz="0" w:space="0" w:color="auto"/>
                                        <w:bottom w:val="none" w:sz="0" w:space="0" w:color="auto"/>
                                        <w:right w:val="none" w:sz="0" w:space="0" w:color="auto"/>
                                      </w:divBdr>
                                    </w:div>
                                    <w:div w:id="275798962">
                                      <w:marLeft w:val="0"/>
                                      <w:marRight w:val="0"/>
                                      <w:marTop w:val="0"/>
                                      <w:marBottom w:val="0"/>
                                      <w:divBdr>
                                        <w:top w:val="none" w:sz="0" w:space="0" w:color="auto"/>
                                        <w:left w:val="none" w:sz="0" w:space="0" w:color="auto"/>
                                        <w:bottom w:val="none" w:sz="0" w:space="0" w:color="auto"/>
                                        <w:right w:val="none" w:sz="0" w:space="0" w:color="auto"/>
                                      </w:divBdr>
                                    </w:div>
                                    <w:div w:id="1284582097">
                                      <w:marLeft w:val="0"/>
                                      <w:marRight w:val="0"/>
                                      <w:marTop w:val="0"/>
                                      <w:marBottom w:val="0"/>
                                      <w:divBdr>
                                        <w:top w:val="none" w:sz="0" w:space="0" w:color="auto"/>
                                        <w:left w:val="none" w:sz="0" w:space="0" w:color="auto"/>
                                        <w:bottom w:val="none" w:sz="0" w:space="0" w:color="auto"/>
                                        <w:right w:val="none" w:sz="0" w:space="0" w:color="auto"/>
                                      </w:divBdr>
                                    </w:div>
                                    <w:div w:id="743183618">
                                      <w:marLeft w:val="0"/>
                                      <w:marRight w:val="0"/>
                                      <w:marTop w:val="0"/>
                                      <w:marBottom w:val="0"/>
                                      <w:divBdr>
                                        <w:top w:val="none" w:sz="0" w:space="0" w:color="auto"/>
                                        <w:left w:val="none" w:sz="0" w:space="0" w:color="auto"/>
                                        <w:bottom w:val="none" w:sz="0" w:space="0" w:color="auto"/>
                                        <w:right w:val="none" w:sz="0" w:space="0" w:color="auto"/>
                                      </w:divBdr>
                                    </w:div>
                                    <w:div w:id="121660016">
                                      <w:marLeft w:val="0"/>
                                      <w:marRight w:val="0"/>
                                      <w:marTop w:val="0"/>
                                      <w:marBottom w:val="0"/>
                                      <w:divBdr>
                                        <w:top w:val="none" w:sz="0" w:space="0" w:color="auto"/>
                                        <w:left w:val="none" w:sz="0" w:space="0" w:color="auto"/>
                                        <w:bottom w:val="none" w:sz="0" w:space="0" w:color="auto"/>
                                        <w:right w:val="none" w:sz="0" w:space="0" w:color="auto"/>
                                      </w:divBdr>
                                    </w:div>
                                    <w:div w:id="2145656013">
                                      <w:marLeft w:val="0"/>
                                      <w:marRight w:val="0"/>
                                      <w:marTop w:val="0"/>
                                      <w:marBottom w:val="0"/>
                                      <w:divBdr>
                                        <w:top w:val="none" w:sz="0" w:space="0" w:color="auto"/>
                                        <w:left w:val="none" w:sz="0" w:space="0" w:color="auto"/>
                                        <w:bottom w:val="none" w:sz="0" w:space="0" w:color="auto"/>
                                        <w:right w:val="none" w:sz="0" w:space="0" w:color="auto"/>
                                      </w:divBdr>
                                    </w:div>
                                    <w:div w:id="1658998885">
                                      <w:marLeft w:val="0"/>
                                      <w:marRight w:val="0"/>
                                      <w:marTop w:val="0"/>
                                      <w:marBottom w:val="0"/>
                                      <w:divBdr>
                                        <w:top w:val="none" w:sz="0" w:space="0" w:color="auto"/>
                                        <w:left w:val="none" w:sz="0" w:space="0" w:color="auto"/>
                                        <w:bottom w:val="none" w:sz="0" w:space="0" w:color="auto"/>
                                        <w:right w:val="none" w:sz="0" w:space="0" w:color="auto"/>
                                      </w:divBdr>
                                    </w:div>
                                    <w:div w:id="1693720053">
                                      <w:marLeft w:val="0"/>
                                      <w:marRight w:val="0"/>
                                      <w:marTop w:val="0"/>
                                      <w:marBottom w:val="0"/>
                                      <w:divBdr>
                                        <w:top w:val="none" w:sz="0" w:space="0" w:color="auto"/>
                                        <w:left w:val="none" w:sz="0" w:space="0" w:color="auto"/>
                                        <w:bottom w:val="none" w:sz="0" w:space="0" w:color="auto"/>
                                        <w:right w:val="none" w:sz="0" w:space="0" w:color="auto"/>
                                      </w:divBdr>
                                    </w:div>
                                    <w:div w:id="1454903100">
                                      <w:marLeft w:val="0"/>
                                      <w:marRight w:val="0"/>
                                      <w:marTop w:val="0"/>
                                      <w:marBottom w:val="0"/>
                                      <w:divBdr>
                                        <w:top w:val="none" w:sz="0" w:space="0" w:color="auto"/>
                                        <w:left w:val="none" w:sz="0" w:space="0" w:color="auto"/>
                                        <w:bottom w:val="none" w:sz="0" w:space="0" w:color="auto"/>
                                        <w:right w:val="none" w:sz="0" w:space="0" w:color="auto"/>
                                      </w:divBdr>
                                    </w:div>
                                    <w:div w:id="1784878608">
                                      <w:marLeft w:val="0"/>
                                      <w:marRight w:val="0"/>
                                      <w:marTop w:val="0"/>
                                      <w:marBottom w:val="0"/>
                                      <w:divBdr>
                                        <w:top w:val="none" w:sz="0" w:space="0" w:color="auto"/>
                                        <w:left w:val="none" w:sz="0" w:space="0" w:color="auto"/>
                                        <w:bottom w:val="none" w:sz="0" w:space="0" w:color="auto"/>
                                        <w:right w:val="none" w:sz="0" w:space="0" w:color="auto"/>
                                      </w:divBdr>
                                    </w:div>
                                    <w:div w:id="2071690303">
                                      <w:marLeft w:val="0"/>
                                      <w:marRight w:val="0"/>
                                      <w:marTop w:val="0"/>
                                      <w:marBottom w:val="0"/>
                                      <w:divBdr>
                                        <w:top w:val="none" w:sz="0" w:space="0" w:color="auto"/>
                                        <w:left w:val="none" w:sz="0" w:space="0" w:color="auto"/>
                                        <w:bottom w:val="none" w:sz="0" w:space="0" w:color="auto"/>
                                        <w:right w:val="none" w:sz="0" w:space="0" w:color="auto"/>
                                      </w:divBdr>
                                    </w:div>
                                    <w:div w:id="425656709">
                                      <w:marLeft w:val="0"/>
                                      <w:marRight w:val="0"/>
                                      <w:marTop w:val="0"/>
                                      <w:marBottom w:val="0"/>
                                      <w:divBdr>
                                        <w:top w:val="none" w:sz="0" w:space="0" w:color="auto"/>
                                        <w:left w:val="none" w:sz="0" w:space="0" w:color="auto"/>
                                        <w:bottom w:val="none" w:sz="0" w:space="0" w:color="auto"/>
                                        <w:right w:val="none" w:sz="0" w:space="0" w:color="auto"/>
                                      </w:divBdr>
                                    </w:div>
                                    <w:div w:id="1543667330">
                                      <w:marLeft w:val="0"/>
                                      <w:marRight w:val="0"/>
                                      <w:marTop w:val="0"/>
                                      <w:marBottom w:val="0"/>
                                      <w:divBdr>
                                        <w:top w:val="none" w:sz="0" w:space="0" w:color="auto"/>
                                        <w:left w:val="none" w:sz="0" w:space="0" w:color="auto"/>
                                        <w:bottom w:val="none" w:sz="0" w:space="0" w:color="auto"/>
                                        <w:right w:val="none" w:sz="0" w:space="0" w:color="auto"/>
                                      </w:divBdr>
                                    </w:div>
                                    <w:div w:id="1969585326">
                                      <w:marLeft w:val="0"/>
                                      <w:marRight w:val="0"/>
                                      <w:marTop w:val="0"/>
                                      <w:marBottom w:val="0"/>
                                      <w:divBdr>
                                        <w:top w:val="none" w:sz="0" w:space="0" w:color="auto"/>
                                        <w:left w:val="none" w:sz="0" w:space="0" w:color="auto"/>
                                        <w:bottom w:val="none" w:sz="0" w:space="0" w:color="auto"/>
                                        <w:right w:val="none" w:sz="0" w:space="0" w:color="auto"/>
                                      </w:divBdr>
                                    </w:div>
                                    <w:div w:id="1573736845">
                                      <w:marLeft w:val="0"/>
                                      <w:marRight w:val="0"/>
                                      <w:marTop w:val="0"/>
                                      <w:marBottom w:val="0"/>
                                      <w:divBdr>
                                        <w:top w:val="none" w:sz="0" w:space="0" w:color="auto"/>
                                        <w:left w:val="none" w:sz="0" w:space="0" w:color="auto"/>
                                        <w:bottom w:val="none" w:sz="0" w:space="0" w:color="auto"/>
                                        <w:right w:val="none" w:sz="0" w:space="0" w:color="auto"/>
                                      </w:divBdr>
                                    </w:div>
                                    <w:div w:id="931821408">
                                      <w:marLeft w:val="0"/>
                                      <w:marRight w:val="0"/>
                                      <w:marTop w:val="0"/>
                                      <w:marBottom w:val="0"/>
                                      <w:divBdr>
                                        <w:top w:val="none" w:sz="0" w:space="0" w:color="auto"/>
                                        <w:left w:val="none" w:sz="0" w:space="0" w:color="auto"/>
                                        <w:bottom w:val="none" w:sz="0" w:space="0" w:color="auto"/>
                                        <w:right w:val="none" w:sz="0" w:space="0" w:color="auto"/>
                                      </w:divBdr>
                                    </w:div>
                                    <w:div w:id="1180124693">
                                      <w:marLeft w:val="0"/>
                                      <w:marRight w:val="0"/>
                                      <w:marTop w:val="0"/>
                                      <w:marBottom w:val="0"/>
                                      <w:divBdr>
                                        <w:top w:val="none" w:sz="0" w:space="0" w:color="auto"/>
                                        <w:left w:val="none" w:sz="0" w:space="0" w:color="auto"/>
                                        <w:bottom w:val="none" w:sz="0" w:space="0" w:color="auto"/>
                                        <w:right w:val="none" w:sz="0" w:space="0" w:color="auto"/>
                                      </w:divBdr>
                                    </w:div>
                                    <w:div w:id="1012411125">
                                      <w:marLeft w:val="0"/>
                                      <w:marRight w:val="0"/>
                                      <w:marTop w:val="0"/>
                                      <w:marBottom w:val="0"/>
                                      <w:divBdr>
                                        <w:top w:val="none" w:sz="0" w:space="0" w:color="auto"/>
                                        <w:left w:val="none" w:sz="0" w:space="0" w:color="auto"/>
                                        <w:bottom w:val="none" w:sz="0" w:space="0" w:color="auto"/>
                                        <w:right w:val="none" w:sz="0" w:space="0" w:color="auto"/>
                                      </w:divBdr>
                                    </w:div>
                                    <w:div w:id="374550717">
                                      <w:marLeft w:val="0"/>
                                      <w:marRight w:val="0"/>
                                      <w:marTop w:val="0"/>
                                      <w:marBottom w:val="0"/>
                                      <w:divBdr>
                                        <w:top w:val="none" w:sz="0" w:space="0" w:color="auto"/>
                                        <w:left w:val="none" w:sz="0" w:space="0" w:color="auto"/>
                                        <w:bottom w:val="none" w:sz="0" w:space="0" w:color="auto"/>
                                        <w:right w:val="none" w:sz="0" w:space="0" w:color="auto"/>
                                      </w:divBdr>
                                    </w:div>
                                    <w:div w:id="1350718133">
                                      <w:marLeft w:val="0"/>
                                      <w:marRight w:val="0"/>
                                      <w:marTop w:val="0"/>
                                      <w:marBottom w:val="0"/>
                                      <w:divBdr>
                                        <w:top w:val="none" w:sz="0" w:space="0" w:color="auto"/>
                                        <w:left w:val="none" w:sz="0" w:space="0" w:color="auto"/>
                                        <w:bottom w:val="none" w:sz="0" w:space="0" w:color="auto"/>
                                        <w:right w:val="none" w:sz="0" w:space="0" w:color="auto"/>
                                      </w:divBdr>
                                    </w:div>
                                    <w:div w:id="2133479944">
                                      <w:marLeft w:val="0"/>
                                      <w:marRight w:val="0"/>
                                      <w:marTop w:val="0"/>
                                      <w:marBottom w:val="0"/>
                                      <w:divBdr>
                                        <w:top w:val="none" w:sz="0" w:space="0" w:color="auto"/>
                                        <w:left w:val="none" w:sz="0" w:space="0" w:color="auto"/>
                                        <w:bottom w:val="none" w:sz="0" w:space="0" w:color="auto"/>
                                        <w:right w:val="none" w:sz="0" w:space="0" w:color="auto"/>
                                      </w:divBdr>
                                    </w:div>
                                    <w:div w:id="275330186">
                                      <w:marLeft w:val="0"/>
                                      <w:marRight w:val="0"/>
                                      <w:marTop w:val="0"/>
                                      <w:marBottom w:val="0"/>
                                      <w:divBdr>
                                        <w:top w:val="none" w:sz="0" w:space="0" w:color="auto"/>
                                        <w:left w:val="none" w:sz="0" w:space="0" w:color="auto"/>
                                        <w:bottom w:val="none" w:sz="0" w:space="0" w:color="auto"/>
                                        <w:right w:val="none" w:sz="0" w:space="0" w:color="auto"/>
                                      </w:divBdr>
                                    </w:div>
                                    <w:div w:id="1006059654">
                                      <w:marLeft w:val="0"/>
                                      <w:marRight w:val="0"/>
                                      <w:marTop w:val="0"/>
                                      <w:marBottom w:val="0"/>
                                      <w:divBdr>
                                        <w:top w:val="none" w:sz="0" w:space="0" w:color="auto"/>
                                        <w:left w:val="none" w:sz="0" w:space="0" w:color="auto"/>
                                        <w:bottom w:val="none" w:sz="0" w:space="0" w:color="auto"/>
                                        <w:right w:val="none" w:sz="0" w:space="0" w:color="auto"/>
                                      </w:divBdr>
                                    </w:div>
                                    <w:div w:id="1658000022">
                                      <w:marLeft w:val="0"/>
                                      <w:marRight w:val="0"/>
                                      <w:marTop w:val="0"/>
                                      <w:marBottom w:val="0"/>
                                      <w:divBdr>
                                        <w:top w:val="none" w:sz="0" w:space="0" w:color="auto"/>
                                        <w:left w:val="none" w:sz="0" w:space="0" w:color="auto"/>
                                        <w:bottom w:val="none" w:sz="0" w:space="0" w:color="auto"/>
                                        <w:right w:val="none" w:sz="0" w:space="0" w:color="auto"/>
                                      </w:divBdr>
                                    </w:div>
                                    <w:div w:id="350422486">
                                      <w:marLeft w:val="0"/>
                                      <w:marRight w:val="0"/>
                                      <w:marTop w:val="0"/>
                                      <w:marBottom w:val="0"/>
                                      <w:divBdr>
                                        <w:top w:val="none" w:sz="0" w:space="0" w:color="auto"/>
                                        <w:left w:val="none" w:sz="0" w:space="0" w:color="auto"/>
                                        <w:bottom w:val="none" w:sz="0" w:space="0" w:color="auto"/>
                                        <w:right w:val="none" w:sz="0" w:space="0" w:color="auto"/>
                                      </w:divBdr>
                                    </w:div>
                                    <w:div w:id="1842697123">
                                      <w:marLeft w:val="0"/>
                                      <w:marRight w:val="0"/>
                                      <w:marTop w:val="0"/>
                                      <w:marBottom w:val="0"/>
                                      <w:divBdr>
                                        <w:top w:val="none" w:sz="0" w:space="0" w:color="auto"/>
                                        <w:left w:val="none" w:sz="0" w:space="0" w:color="auto"/>
                                        <w:bottom w:val="none" w:sz="0" w:space="0" w:color="auto"/>
                                        <w:right w:val="none" w:sz="0" w:space="0" w:color="auto"/>
                                      </w:divBdr>
                                    </w:div>
                                    <w:div w:id="1070233075">
                                      <w:marLeft w:val="0"/>
                                      <w:marRight w:val="0"/>
                                      <w:marTop w:val="0"/>
                                      <w:marBottom w:val="0"/>
                                      <w:divBdr>
                                        <w:top w:val="none" w:sz="0" w:space="0" w:color="auto"/>
                                        <w:left w:val="none" w:sz="0" w:space="0" w:color="auto"/>
                                        <w:bottom w:val="none" w:sz="0" w:space="0" w:color="auto"/>
                                        <w:right w:val="none" w:sz="0" w:space="0" w:color="auto"/>
                                      </w:divBdr>
                                    </w:div>
                                    <w:div w:id="672414508">
                                      <w:marLeft w:val="0"/>
                                      <w:marRight w:val="0"/>
                                      <w:marTop w:val="0"/>
                                      <w:marBottom w:val="0"/>
                                      <w:divBdr>
                                        <w:top w:val="none" w:sz="0" w:space="0" w:color="auto"/>
                                        <w:left w:val="none" w:sz="0" w:space="0" w:color="auto"/>
                                        <w:bottom w:val="none" w:sz="0" w:space="0" w:color="auto"/>
                                        <w:right w:val="none" w:sz="0" w:space="0" w:color="auto"/>
                                      </w:divBdr>
                                    </w:div>
                                    <w:div w:id="664550883">
                                      <w:marLeft w:val="0"/>
                                      <w:marRight w:val="0"/>
                                      <w:marTop w:val="0"/>
                                      <w:marBottom w:val="0"/>
                                      <w:divBdr>
                                        <w:top w:val="none" w:sz="0" w:space="0" w:color="auto"/>
                                        <w:left w:val="none" w:sz="0" w:space="0" w:color="auto"/>
                                        <w:bottom w:val="none" w:sz="0" w:space="0" w:color="auto"/>
                                        <w:right w:val="none" w:sz="0" w:space="0" w:color="auto"/>
                                      </w:divBdr>
                                    </w:div>
                                    <w:div w:id="1184633309">
                                      <w:marLeft w:val="0"/>
                                      <w:marRight w:val="0"/>
                                      <w:marTop w:val="0"/>
                                      <w:marBottom w:val="0"/>
                                      <w:divBdr>
                                        <w:top w:val="none" w:sz="0" w:space="0" w:color="auto"/>
                                        <w:left w:val="none" w:sz="0" w:space="0" w:color="auto"/>
                                        <w:bottom w:val="none" w:sz="0" w:space="0" w:color="auto"/>
                                        <w:right w:val="none" w:sz="0" w:space="0" w:color="auto"/>
                                      </w:divBdr>
                                    </w:div>
                                    <w:div w:id="1213420841">
                                      <w:marLeft w:val="0"/>
                                      <w:marRight w:val="0"/>
                                      <w:marTop w:val="0"/>
                                      <w:marBottom w:val="0"/>
                                      <w:divBdr>
                                        <w:top w:val="none" w:sz="0" w:space="0" w:color="auto"/>
                                        <w:left w:val="none" w:sz="0" w:space="0" w:color="auto"/>
                                        <w:bottom w:val="none" w:sz="0" w:space="0" w:color="auto"/>
                                        <w:right w:val="none" w:sz="0" w:space="0" w:color="auto"/>
                                      </w:divBdr>
                                    </w:div>
                                    <w:div w:id="412512387">
                                      <w:marLeft w:val="0"/>
                                      <w:marRight w:val="0"/>
                                      <w:marTop w:val="0"/>
                                      <w:marBottom w:val="0"/>
                                      <w:divBdr>
                                        <w:top w:val="none" w:sz="0" w:space="0" w:color="auto"/>
                                        <w:left w:val="none" w:sz="0" w:space="0" w:color="auto"/>
                                        <w:bottom w:val="none" w:sz="0" w:space="0" w:color="auto"/>
                                        <w:right w:val="none" w:sz="0" w:space="0" w:color="auto"/>
                                      </w:divBdr>
                                    </w:div>
                                    <w:div w:id="2012178892">
                                      <w:marLeft w:val="0"/>
                                      <w:marRight w:val="0"/>
                                      <w:marTop w:val="0"/>
                                      <w:marBottom w:val="0"/>
                                      <w:divBdr>
                                        <w:top w:val="none" w:sz="0" w:space="0" w:color="auto"/>
                                        <w:left w:val="none" w:sz="0" w:space="0" w:color="auto"/>
                                        <w:bottom w:val="none" w:sz="0" w:space="0" w:color="auto"/>
                                        <w:right w:val="none" w:sz="0" w:space="0" w:color="auto"/>
                                      </w:divBdr>
                                    </w:div>
                                    <w:div w:id="1458525659">
                                      <w:marLeft w:val="0"/>
                                      <w:marRight w:val="0"/>
                                      <w:marTop w:val="0"/>
                                      <w:marBottom w:val="0"/>
                                      <w:divBdr>
                                        <w:top w:val="none" w:sz="0" w:space="0" w:color="auto"/>
                                        <w:left w:val="none" w:sz="0" w:space="0" w:color="auto"/>
                                        <w:bottom w:val="none" w:sz="0" w:space="0" w:color="auto"/>
                                        <w:right w:val="none" w:sz="0" w:space="0" w:color="auto"/>
                                      </w:divBdr>
                                    </w:div>
                                    <w:div w:id="1603106526">
                                      <w:marLeft w:val="0"/>
                                      <w:marRight w:val="0"/>
                                      <w:marTop w:val="0"/>
                                      <w:marBottom w:val="0"/>
                                      <w:divBdr>
                                        <w:top w:val="none" w:sz="0" w:space="0" w:color="auto"/>
                                        <w:left w:val="none" w:sz="0" w:space="0" w:color="auto"/>
                                        <w:bottom w:val="none" w:sz="0" w:space="0" w:color="auto"/>
                                        <w:right w:val="none" w:sz="0" w:space="0" w:color="auto"/>
                                      </w:divBdr>
                                    </w:div>
                                    <w:div w:id="1270118786">
                                      <w:marLeft w:val="0"/>
                                      <w:marRight w:val="0"/>
                                      <w:marTop w:val="0"/>
                                      <w:marBottom w:val="0"/>
                                      <w:divBdr>
                                        <w:top w:val="none" w:sz="0" w:space="0" w:color="auto"/>
                                        <w:left w:val="none" w:sz="0" w:space="0" w:color="auto"/>
                                        <w:bottom w:val="none" w:sz="0" w:space="0" w:color="auto"/>
                                        <w:right w:val="none" w:sz="0" w:space="0" w:color="auto"/>
                                      </w:divBdr>
                                    </w:div>
                                    <w:div w:id="644355231">
                                      <w:marLeft w:val="0"/>
                                      <w:marRight w:val="0"/>
                                      <w:marTop w:val="0"/>
                                      <w:marBottom w:val="0"/>
                                      <w:divBdr>
                                        <w:top w:val="none" w:sz="0" w:space="0" w:color="auto"/>
                                        <w:left w:val="none" w:sz="0" w:space="0" w:color="auto"/>
                                        <w:bottom w:val="none" w:sz="0" w:space="0" w:color="auto"/>
                                        <w:right w:val="none" w:sz="0" w:space="0" w:color="auto"/>
                                      </w:divBdr>
                                    </w:div>
                                    <w:div w:id="350575284">
                                      <w:marLeft w:val="0"/>
                                      <w:marRight w:val="0"/>
                                      <w:marTop w:val="0"/>
                                      <w:marBottom w:val="0"/>
                                      <w:divBdr>
                                        <w:top w:val="none" w:sz="0" w:space="0" w:color="auto"/>
                                        <w:left w:val="none" w:sz="0" w:space="0" w:color="auto"/>
                                        <w:bottom w:val="none" w:sz="0" w:space="0" w:color="auto"/>
                                        <w:right w:val="none" w:sz="0" w:space="0" w:color="auto"/>
                                      </w:divBdr>
                                    </w:div>
                                    <w:div w:id="1487890524">
                                      <w:marLeft w:val="0"/>
                                      <w:marRight w:val="0"/>
                                      <w:marTop w:val="0"/>
                                      <w:marBottom w:val="0"/>
                                      <w:divBdr>
                                        <w:top w:val="none" w:sz="0" w:space="0" w:color="auto"/>
                                        <w:left w:val="none" w:sz="0" w:space="0" w:color="auto"/>
                                        <w:bottom w:val="none" w:sz="0" w:space="0" w:color="auto"/>
                                        <w:right w:val="none" w:sz="0" w:space="0" w:color="auto"/>
                                      </w:divBdr>
                                    </w:div>
                                    <w:div w:id="805245011">
                                      <w:marLeft w:val="0"/>
                                      <w:marRight w:val="0"/>
                                      <w:marTop w:val="0"/>
                                      <w:marBottom w:val="0"/>
                                      <w:divBdr>
                                        <w:top w:val="none" w:sz="0" w:space="0" w:color="auto"/>
                                        <w:left w:val="none" w:sz="0" w:space="0" w:color="auto"/>
                                        <w:bottom w:val="none" w:sz="0" w:space="0" w:color="auto"/>
                                        <w:right w:val="none" w:sz="0" w:space="0" w:color="auto"/>
                                      </w:divBdr>
                                    </w:div>
                                    <w:div w:id="1322154290">
                                      <w:marLeft w:val="0"/>
                                      <w:marRight w:val="0"/>
                                      <w:marTop w:val="0"/>
                                      <w:marBottom w:val="0"/>
                                      <w:divBdr>
                                        <w:top w:val="none" w:sz="0" w:space="0" w:color="auto"/>
                                        <w:left w:val="none" w:sz="0" w:space="0" w:color="auto"/>
                                        <w:bottom w:val="none" w:sz="0" w:space="0" w:color="auto"/>
                                        <w:right w:val="none" w:sz="0" w:space="0" w:color="auto"/>
                                      </w:divBdr>
                                    </w:div>
                                    <w:div w:id="681514116">
                                      <w:marLeft w:val="0"/>
                                      <w:marRight w:val="0"/>
                                      <w:marTop w:val="0"/>
                                      <w:marBottom w:val="0"/>
                                      <w:divBdr>
                                        <w:top w:val="none" w:sz="0" w:space="0" w:color="auto"/>
                                        <w:left w:val="none" w:sz="0" w:space="0" w:color="auto"/>
                                        <w:bottom w:val="none" w:sz="0" w:space="0" w:color="auto"/>
                                        <w:right w:val="none" w:sz="0" w:space="0" w:color="auto"/>
                                      </w:divBdr>
                                    </w:div>
                                    <w:div w:id="604923378">
                                      <w:marLeft w:val="0"/>
                                      <w:marRight w:val="0"/>
                                      <w:marTop w:val="0"/>
                                      <w:marBottom w:val="0"/>
                                      <w:divBdr>
                                        <w:top w:val="none" w:sz="0" w:space="0" w:color="auto"/>
                                        <w:left w:val="none" w:sz="0" w:space="0" w:color="auto"/>
                                        <w:bottom w:val="none" w:sz="0" w:space="0" w:color="auto"/>
                                        <w:right w:val="none" w:sz="0" w:space="0" w:color="auto"/>
                                      </w:divBdr>
                                    </w:div>
                                    <w:div w:id="604505111">
                                      <w:marLeft w:val="0"/>
                                      <w:marRight w:val="0"/>
                                      <w:marTop w:val="0"/>
                                      <w:marBottom w:val="0"/>
                                      <w:divBdr>
                                        <w:top w:val="none" w:sz="0" w:space="0" w:color="auto"/>
                                        <w:left w:val="none" w:sz="0" w:space="0" w:color="auto"/>
                                        <w:bottom w:val="none" w:sz="0" w:space="0" w:color="auto"/>
                                        <w:right w:val="none" w:sz="0" w:space="0" w:color="auto"/>
                                      </w:divBdr>
                                    </w:div>
                                    <w:div w:id="1858426877">
                                      <w:marLeft w:val="0"/>
                                      <w:marRight w:val="0"/>
                                      <w:marTop w:val="0"/>
                                      <w:marBottom w:val="0"/>
                                      <w:divBdr>
                                        <w:top w:val="none" w:sz="0" w:space="0" w:color="auto"/>
                                        <w:left w:val="none" w:sz="0" w:space="0" w:color="auto"/>
                                        <w:bottom w:val="none" w:sz="0" w:space="0" w:color="auto"/>
                                        <w:right w:val="none" w:sz="0" w:space="0" w:color="auto"/>
                                      </w:divBdr>
                                    </w:div>
                                    <w:div w:id="549343903">
                                      <w:marLeft w:val="0"/>
                                      <w:marRight w:val="0"/>
                                      <w:marTop w:val="0"/>
                                      <w:marBottom w:val="0"/>
                                      <w:divBdr>
                                        <w:top w:val="none" w:sz="0" w:space="0" w:color="auto"/>
                                        <w:left w:val="none" w:sz="0" w:space="0" w:color="auto"/>
                                        <w:bottom w:val="none" w:sz="0" w:space="0" w:color="auto"/>
                                        <w:right w:val="none" w:sz="0" w:space="0" w:color="auto"/>
                                      </w:divBdr>
                                    </w:div>
                                    <w:div w:id="1139416602">
                                      <w:marLeft w:val="0"/>
                                      <w:marRight w:val="0"/>
                                      <w:marTop w:val="0"/>
                                      <w:marBottom w:val="0"/>
                                      <w:divBdr>
                                        <w:top w:val="none" w:sz="0" w:space="0" w:color="auto"/>
                                        <w:left w:val="none" w:sz="0" w:space="0" w:color="auto"/>
                                        <w:bottom w:val="none" w:sz="0" w:space="0" w:color="auto"/>
                                        <w:right w:val="none" w:sz="0" w:space="0" w:color="auto"/>
                                      </w:divBdr>
                                    </w:div>
                                    <w:div w:id="1795170111">
                                      <w:marLeft w:val="0"/>
                                      <w:marRight w:val="0"/>
                                      <w:marTop w:val="0"/>
                                      <w:marBottom w:val="0"/>
                                      <w:divBdr>
                                        <w:top w:val="none" w:sz="0" w:space="0" w:color="auto"/>
                                        <w:left w:val="none" w:sz="0" w:space="0" w:color="auto"/>
                                        <w:bottom w:val="none" w:sz="0" w:space="0" w:color="auto"/>
                                        <w:right w:val="none" w:sz="0" w:space="0" w:color="auto"/>
                                      </w:divBdr>
                                    </w:div>
                                    <w:div w:id="1077746406">
                                      <w:marLeft w:val="0"/>
                                      <w:marRight w:val="0"/>
                                      <w:marTop w:val="0"/>
                                      <w:marBottom w:val="0"/>
                                      <w:divBdr>
                                        <w:top w:val="none" w:sz="0" w:space="0" w:color="auto"/>
                                        <w:left w:val="none" w:sz="0" w:space="0" w:color="auto"/>
                                        <w:bottom w:val="none" w:sz="0" w:space="0" w:color="auto"/>
                                        <w:right w:val="none" w:sz="0" w:space="0" w:color="auto"/>
                                      </w:divBdr>
                                    </w:div>
                                    <w:div w:id="2087991586">
                                      <w:marLeft w:val="0"/>
                                      <w:marRight w:val="0"/>
                                      <w:marTop w:val="0"/>
                                      <w:marBottom w:val="0"/>
                                      <w:divBdr>
                                        <w:top w:val="none" w:sz="0" w:space="0" w:color="auto"/>
                                        <w:left w:val="none" w:sz="0" w:space="0" w:color="auto"/>
                                        <w:bottom w:val="none" w:sz="0" w:space="0" w:color="auto"/>
                                        <w:right w:val="none" w:sz="0" w:space="0" w:color="auto"/>
                                      </w:divBdr>
                                    </w:div>
                                    <w:div w:id="1660234018">
                                      <w:marLeft w:val="0"/>
                                      <w:marRight w:val="0"/>
                                      <w:marTop w:val="0"/>
                                      <w:marBottom w:val="0"/>
                                      <w:divBdr>
                                        <w:top w:val="none" w:sz="0" w:space="0" w:color="auto"/>
                                        <w:left w:val="none" w:sz="0" w:space="0" w:color="auto"/>
                                        <w:bottom w:val="none" w:sz="0" w:space="0" w:color="auto"/>
                                        <w:right w:val="none" w:sz="0" w:space="0" w:color="auto"/>
                                      </w:divBdr>
                                    </w:div>
                                    <w:div w:id="346564763">
                                      <w:marLeft w:val="0"/>
                                      <w:marRight w:val="0"/>
                                      <w:marTop w:val="0"/>
                                      <w:marBottom w:val="0"/>
                                      <w:divBdr>
                                        <w:top w:val="none" w:sz="0" w:space="0" w:color="auto"/>
                                        <w:left w:val="none" w:sz="0" w:space="0" w:color="auto"/>
                                        <w:bottom w:val="none" w:sz="0" w:space="0" w:color="auto"/>
                                        <w:right w:val="none" w:sz="0" w:space="0" w:color="auto"/>
                                      </w:divBdr>
                                    </w:div>
                                    <w:div w:id="1765148445">
                                      <w:marLeft w:val="0"/>
                                      <w:marRight w:val="0"/>
                                      <w:marTop w:val="0"/>
                                      <w:marBottom w:val="0"/>
                                      <w:divBdr>
                                        <w:top w:val="none" w:sz="0" w:space="0" w:color="auto"/>
                                        <w:left w:val="none" w:sz="0" w:space="0" w:color="auto"/>
                                        <w:bottom w:val="none" w:sz="0" w:space="0" w:color="auto"/>
                                        <w:right w:val="none" w:sz="0" w:space="0" w:color="auto"/>
                                      </w:divBdr>
                                    </w:div>
                                    <w:div w:id="1678726287">
                                      <w:marLeft w:val="0"/>
                                      <w:marRight w:val="0"/>
                                      <w:marTop w:val="0"/>
                                      <w:marBottom w:val="0"/>
                                      <w:divBdr>
                                        <w:top w:val="none" w:sz="0" w:space="0" w:color="auto"/>
                                        <w:left w:val="none" w:sz="0" w:space="0" w:color="auto"/>
                                        <w:bottom w:val="none" w:sz="0" w:space="0" w:color="auto"/>
                                        <w:right w:val="none" w:sz="0" w:space="0" w:color="auto"/>
                                      </w:divBdr>
                                    </w:div>
                                    <w:div w:id="465702361">
                                      <w:marLeft w:val="0"/>
                                      <w:marRight w:val="0"/>
                                      <w:marTop w:val="0"/>
                                      <w:marBottom w:val="0"/>
                                      <w:divBdr>
                                        <w:top w:val="none" w:sz="0" w:space="0" w:color="auto"/>
                                        <w:left w:val="none" w:sz="0" w:space="0" w:color="auto"/>
                                        <w:bottom w:val="none" w:sz="0" w:space="0" w:color="auto"/>
                                        <w:right w:val="none" w:sz="0" w:space="0" w:color="auto"/>
                                      </w:divBdr>
                                    </w:div>
                                    <w:div w:id="15061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9878026">
          <w:marLeft w:val="0"/>
          <w:marRight w:val="0"/>
          <w:marTop w:val="0"/>
          <w:marBottom w:val="0"/>
          <w:divBdr>
            <w:top w:val="none" w:sz="0" w:space="0" w:color="auto"/>
            <w:left w:val="none" w:sz="0" w:space="0" w:color="auto"/>
            <w:bottom w:val="none" w:sz="0" w:space="0" w:color="auto"/>
            <w:right w:val="none" w:sz="0" w:space="0" w:color="auto"/>
          </w:divBdr>
        </w:div>
      </w:divsChild>
    </w:div>
    <w:div w:id="1305310481">
      <w:bodyDiv w:val="1"/>
      <w:marLeft w:val="0"/>
      <w:marRight w:val="0"/>
      <w:marTop w:val="0"/>
      <w:marBottom w:val="0"/>
      <w:divBdr>
        <w:top w:val="none" w:sz="0" w:space="0" w:color="auto"/>
        <w:left w:val="none" w:sz="0" w:space="0" w:color="auto"/>
        <w:bottom w:val="none" w:sz="0" w:space="0" w:color="auto"/>
        <w:right w:val="none" w:sz="0" w:space="0" w:color="auto"/>
      </w:divBdr>
      <w:divsChild>
        <w:div w:id="1762096195">
          <w:marLeft w:val="0"/>
          <w:marRight w:val="0"/>
          <w:marTop w:val="0"/>
          <w:marBottom w:val="0"/>
          <w:divBdr>
            <w:top w:val="none" w:sz="0" w:space="0" w:color="auto"/>
            <w:left w:val="none" w:sz="0" w:space="0" w:color="auto"/>
            <w:bottom w:val="none" w:sz="0" w:space="0" w:color="auto"/>
            <w:right w:val="none" w:sz="0" w:space="0" w:color="auto"/>
          </w:divBdr>
          <w:divsChild>
            <w:div w:id="14308018">
              <w:marLeft w:val="0"/>
              <w:marRight w:val="0"/>
              <w:marTop w:val="0"/>
              <w:marBottom w:val="300"/>
              <w:divBdr>
                <w:top w:val="none" w:sz="0" w:space="0" w:color="auto"/>
                <w:left w:val="none" w:sz="0" w:space="0" w:color="auto"/>
                <w:bottom w:val="none" w:sz="0" w:space="0" w:color="auto"/>
                <w:right w:val="none" w:sz="0" w:space="0" w:color="auto"/>
              </w:divBdr>
              <w:divsChild>
                <w:div w:id="531891247">
                  <w:marLeft w:val="0"/>
                  <w:marRight w:val="0"/>
                  <w:marTop w:val="0"/>
                  <w:marBottom w:val="0"/>
                  <w:divBdr>
                    <w:top w:val="none" w:sz="0" w:space="0" w:color="auto"/>
                    <w:left w:val="none" w:sz="0" w:space="0" w:color="auto"/>
                    <w:bottom w:val="none" w:sz="0" w:space="0" w:color="auto"/>
                    <w:right w:val="none" w:sz="0" w:space="0" w:color="auto"/>
                  </w:divBdr>
                  <w:divsChild>
                    <w:div w:id="803038229">
                      <w:marLeft w:val="0"/>
                      <w:marRight w:val="0"/>
                      <w:marTop w:val="0"/>
                      <w:marBottom w:val="0"/>
                      <w:divBdr>
                        <w:top w:val="single" w:sz="6" w:space="0" w:color="DDDDDD"/>
                        <w:left w:val="single" w:sz="6" w:space="4" w:color="DDDDDD"/>
                        <w:bottom w:val="single" w:sz="6" w:space="0" w:color="DDDDDD"/>
                        <w:right w:val="single" w:sz="6" w:space="4" w:color="DDDDDD"/>
                      </w:divBdr>
                      <w:divsChild>
                        <w:div w:id="2123110623">
                          <w:marLeft w:val="0"/>
                          <w:marRight w:val="0"/>
                          <w:marTop w:val="0"/>
                          <w:marBottom w:val="150"/>
                          <w:divBdr>
                            <w:top w:val="none" w:sz="0" w:space="0" w:color="auto"/>
                            <w:left w:val="none" w:sz="0" w:space="0" w:color="auto"/>
                            <w:bottom w:val="none" w:sz="0" w:space="0" w:color="auto"/>
                            <w:right w:val="none" w:sz="0" w:space="0" w:color="auto"/>
                          </w:divBdr>
                          <w:divsChild>
                            <w:div w:id="585962501">
                              <w:marLeft w:val="0"/>
                              <w:marRight w:val="0"/>
                              <w:marTop w:val="0"/>
                              <w:marBottom w:val="0"/>
                              <w:divBdr>
                                <w:top w:val="none" w:sz="0" w:space="0" w:color="auto"/>
                                <w:left w:val="none" w:sz="0" w:space="0" w:color="auto"/>
                                <w:bottom w:val="none" w:sz="0" w:space="0" w:color="auto"/>
                                <w:right w:val="none" w:sz="0" w:space="0" w:color="auto"/>
                              </w:divBdr>
                              <w:divsChild>
                                <w:div w:id="525951744">
                                  <w:marLeft w:val="0"/>
                                  <w:marRight w:val="0"/>
                                  <w:marTop w:val="0"/>
                                  <w:marBottom w:val="0"/>
                                  <w:divBdr>
                                    <w:top w:val="none" w:sz="0" w:space="0" w:color="auto"/>
                                    <w:left w:val="none" w:sz="0" w:space="0" w:color="auto"/>
                                    <w:bottom w:val="none" w:sz="0" w:space="0" w:color="auto"/>
                                    <w:right w:val="none" w:sz="0" w:space="0" w:color="auto"/>
                                  </w:divBdr>
                                  <w:divsChild>
                                    <w:div w:id="1996491584">
                                      <w:marLeft w:val="0"/>
                                      <w:marRight w:val="0"/>
                                      <w:marTop w:val="0"/>
                                      <w:marBottom w:val="0"/>
                                      <w:divBdr>
                                        <w:top w:val="none" w:sz="0" w:space="0" w:color="auto"/>
                                        <w:left w:val="none" w:sz="0" w:space="0" w:color="auto"/>
                                        <w:bottom w:val="none" w:sz="0" w:space="0" w:color="auto"/>
                                        <w:right w:val="none" w:sz="0" w:space="0" w:color="auto"/>
                                      </w:divBdr>
                                      <w:divsChild>
                                        <w:div w:id="19314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28944">
                              <w:marLeft w:val="0"/>
                              <w:marRight w:val="0"/>
                              <w:marTop w:val="0"/>
                              <w:marBottom w:val="0"/>
                              <w:divBdr>
                                <w:top w:val="none" w:sz="0" w:space="0" w:color="auto"/>
                                <w:left w:val="none" w:sz="0" w:space="0" w:color="auto"/>
                                <w:bottom w:val="none" w:sz="0" w:space="0" w:color="auto"/>
                                <w:right w:val="none" w:sz="0" w:space="0" w:color="auto"/>
                              </w:divBdr>
                              <w:divsChild>
                                <w:div w:id="1310330711">
                                  <w:marLeft w:val="0"/>
                                  <w:marRight w:val="0"/>
                                  <w:marTop w:val="0"/>
                                  <w:marBottom w:val="0"/>
                                  <w:divBdr>
                                    <w:top w:val="none" w:sz="0" w:space="0" w:color="auto"/>
                                    <w:left w:val="none" w:sz="0" w:space="0" w:color="auto"/>
                                    <w:bottom w:val="none" w:sz="0" w:space="0" w:color="auto"/>
                                    <w:right w:val="none" w:sz="0" w:space="0" w:color="auto"/>
                                  </w:divBdr>
                                  <w:divsChild>
                                    <w:div w:id="1325400828">
                                      <w:marLeft w:val="0"/>
                                      <w:marRight w:val="0"/>
                                      <w:marTop w:val="0"/>
                                      <w:marBottom w:val="0"/>
                                      <w:divBdr>
                                        <w:top w:val="none" w:sz="0" w:space="0" w:color="auto"/>
                                        <w:left w:val="none" w:sz="0" w:space="0" w:color="auto"/>
                                        <w:bottom w:val="none" w:sz="0" w:space="0" w:color="auto"/>
                                        <w:right w:val="none" w:sz="0" w:space="0" w:color="auto"/>
                                      </w:divBdr>
                                      <w:divsChild>
                                        <w:div w:id="584847589">
                                          <w:marLeft w:val="0"/>
                                          <w:marRight w:val="0"/>
                                          <w:marTop w:val="0"/>
                                          <w:marBottom w:val="0"/>
                                          <w:divBdr>
                                            <w:top w:val="none" w:sz="0" w:space="0" w:color="auto"/>
                                            <w:left w:val="none" w:sz="0" w:space="0" w:color="auto"/>
                                            <w:bottom w:val="none" w:sz="0" w:space="0" w:color="auto"/>
                                            <w:right w:val="none" w:sz="0" w:space="0" w:color="auto"/>
                                          </w:divBdr>
                                        </w:div>
                                        <w:div w:id="868763008">
                                          <w:marLeft w:val="0"/>
                                          <w:marRight w:val="0"/>
                                          <w:marTop w:val="0"/>
                                          <w:marBottom w:val="0"/>
                                          <w:divBdr>
                                            <w:top w:val="none" w:sz="0" w:space="0" w:color="auto"/>
                                            <w:left w:val="none" w:sz="0" w:space="0" w:color="auto"/>
                                            <w:bottom w:val="none" w:sz="0" w:space="0" w:color="auto"/>
                                            <w:right w:val="none" w:sz="0" w:space="0" w:color="auto"/>
                                          </w:divBdr>
                                        </w:div>
                                        <w:div w:id="1321884760">
                                          <w:marLeft w:val="0"/>
                                          <w:marRight w:val="0"/>
                                          <w:marTop w:val="0"/>
                                          <w:marBottom w:val="0"/>
                                          <w:divBdr>
                                            <w:top w:val="none" w:sz="0" w:space="0" w:color="auto"/>
                                            <w:left w:val="none" w:sz="0" w:space="0" w:color="auto"/>
                                            <w:bottom w:val="none" w:sz="0" w:space="0" w:color="auto"/>
                                            <w:right w:val="none" w:sz="0" w:space="0" w:color="auto"/>
                                          </w:divBdr>
                                        </w:div>
                                        <w:div w:id="1006202096">
                                          <w:marLeft w:val="0"/>
                                          <w:marRight w:val="0"/>
                                          <w:marTop w:val="0"/>
                                          <w:marBottom w:val="0"/>
                                          <w:divBdr>
                                            <w:top w:val="none" w:sz="0" w:space="0" w:color="auto"/>
                                            <w:left w:val="none" w:sz="0" w:space="0" w:color="auto"/>
                                            <w:bottom w:val="none" w:sz="0" w:space="0" w:color="auto"/>
                                            <w:right w:val="none" w:sz="0" w:space="0" w:color="auto"/>
                                          </w:divBdr>
                                        </w:div>
                                        <w:div w:id="1455178520">
                                          <w:marLeft w:val="0"/>
                                          <w:marRight w:val="0"/>
                                          <w:marTop w:val="0"/>
                                          <w:marBottom w:val="0"/>
                                          <w:divBdr>
                                            <w:top w:val="none" w:sz="0" w:space="0" w:color="auto"/>
                                            <w:left w:val="none" w:sz="0" w:space="0" w:color="auto"/>
                                            <w:bottom w:val="none" w:sz="0" w:space="0" w:color="auto"/>
                                            <w:right w:val="none" w:sz="0" w:space="0" w:color="auto"/>
                                          </w:divBdr>
                                        </w:div>
                                        <w:div w:id="2035500742">
                                          <w:marLeft w:val="0"/>
                                          <w:marRight w:val="0"/>
                                          <w:marTop w:val="0"/>
                                          <w:marBottom w:val="0"/>
                                          <w:divBdr>
                                            <w:top w:val="none" w:sz="0" w:space="0" w:color="auto"/>
                                            <w:left w:val="none" w:sz="0" w:space="0" w:color="auto"/>
                                            <w:bottom w:val="none" w:sz="0" w:space="0" w:color="auto"/>
                                            <w:right w:val="none" w:sz="0" w:space="0" w:color="auto"/>
                                          </w:divBdr>
                                        </w:div>
                                        <w:div w:id="636566319">
                                          <w:marLeft w:val="0"/>
                                          <w:marRight w:val="0"/>
                                          <w:marTop w:val="0"/>
                                          <w:marBottom w:val="0"/>
                                          <w:divBdr>
                                            <w:top w:val="none" w:sz="0" w:space="0" w:color="auto"/>
                                            <w:left w:val="none" w:sz="0" w:space="0" w:color="auto"/>
                                            <w:bottom w:val="none" w:sz="0" w:space="0" w:color="auto"/>
                                            <w:right w:val="none" w:sz="0" w:space="0" w:color="auto"/>
                                          </w:divBdr>
                                        </w:div>
                                        <w:div w:id="614286075">
                                          <w:marLeft w:val="0"/>
                                          <w:marRight w:val="0"/>
                                          <w:marTop w:val="0"/>
                                          <w:marBottom w:val="0"/>
                                          <w:divBdr>
                                            <w:top w:val="none" w:sz="0" w:space="0" w:color="auto"/>
                                            <w:left w:val="none" w:sz="0" w:space="0" w:color="auto"/>
                                            <w:bottom w:val="none" w:sz="0" w:space="0" w:color="auto"/>
                                            <w:right w:val="none" w:sz="0" w:space="0" w:color="auto"/>
                                          </w:divBdr>
                                        </w:div>
                                        <w:div w:id="657030448">
                                          <w:marLeft w:val="0"/>
                                          <w:marRight w:val="0"/>
                                          <w:marTop w:val="0"/>
                                          <w:marBottom w:val="0"/>
                                          <w:divBdr>
                                            <w:top w:val="none" w:sz="0" w:space="0" w:color="auto"/>
                                            <w:left w:val="none" w:sz="0" w:space="0" w:color="auto"/>
                                            <w:bottom w:val="none" w:sz="0" w:space="0" w:color="auto"/>
                                            <w:right w:val="none" w:sz="0" w:space="0" w:color="auto"/>
                                          </w:divBdr>
                                        </w:div>
                                        <w:div w:id="890190964">
                                          <w:marLeft w:val="0"/>
                                          <w:marRight w:val="0"/>
                                          <w:marTop w:val="0"/>
                                          <w:marBottom w:val="0"/>
                                          <w:divBdr>
                                            <w:top w:val="none" w:sz="0" w:space="0" w:color="auto"/>
                                            <w:left w:val="none" w:sz="0" w:space="0" w:color="auto"/>
                                            <w:bottom w:val="none" w:sz="0" w:space="0" w:color="auto"/>
                                            <w:right w:val="none" w:sz="0" w:space="0" w:color="auto"/>
                                          </w:divBdr>
                                        </w:div>
                                        <w:div w:id="1060635049">
                                          <w:marLeft w:val="0"/>
                                          <w:marRight w:val="0"/>
                                          <w:marTop w:val="0"/>
                                          <w:marBottom w:val="0"/>
                                          <w:divBdr>
                                            <w:top w:val="none" w:sz="0" w:space="0" w:color="auto"/>
                                            <w:left w:val="none" w:sz="0" w:space="0" w:color="auto"/>
                                            <w:bottom w:val="none" w:sz="0" w:space="0" w:color="auto"/>
                                            <w:right w:val="none" w:sz="0" w:space="0" w:color="auto"/>
                                          </w:divBdr>
                                        </w:div>
                                        <w:div w:id="974405775">
                                          <w:marLeft w:val="0"/>
                                          <w:marRight w:val="0"/>
                                          <w:marTop w:val="0"/>
                                          <w:marBottom w:val="0"/>
                                          <w:divBdr>
                                            <w:top w:val="none" w:sz="0" w:space="0" w:color="auto"/>
                                            <w:left w:val="none" w:sz="0" w:space="0" w:color="auto"/>
                                            <w:bottom w:val="none" w:sz="0" w:space="0" w:color="auto"/>
                                            <w:right w:val="none" w:sz="0" w:space="0" w:color="auto"/>
                                          </w:divBdr>
                                        </w:div>
                                        <w:div w:id="1290551265">
                                          <w:marLeft w:val="0"/>
                                          <w:marRight w:val="0"/>
                                          <w:marTop w:val="0"/>
                                          <w:marBottom w:val="0"/>
                                          <w:divBdr>
                                            <w:top w:val="none" w:sz="0" w:space="0" w:color="auto"/>
                                            <w:left w:val="none" w:sz="0" w:space="0" w:color="auto"/>
                                            <w:bottom w:val="none" w:sz="0" w:space="0" w:color="auto"/>
                                            <w:right w:val="none" w:sz="0" w:space="0" w:color="auto"/>
                                          </w:divBdr>
                                        </w:div>
                                        <w:div w:id="918296031">
                                          <w:marLeft w:val="0"/>
                                          <w:marRight w:val="0"/>
                                          <w:marTop w:val="0"/>
                                          <w:marBottom w:val="0"/>
                                          <w:divBdr>
                                            <w:top w:val="none" w:sz="0" w:space="0" w:color="auto"/>
                                            <w:left w:val="none" w:sz="0" w:space="0" w:color="auto"/>
                                            <w:bottom w:val="none" w:sz="0" w:space="0" w:color="auto"/>
                                            <w:right w:val="none" w:sz="0" w:space="0" w:color="auto"/>
                                          </w:divBdr>
                                        </w:div>
                                        <w:div w:id="487358152">
                                          <w:marLeft w:val="0"/>
                                          <w:marRight w:val="0"/>
                                          <w:marTop w:val="0"/>
                                          <w:marBottom w:val="0"/>
                                          <w:divBdr>
                                            <w:top w:val="none" w:sz="0" w:space="0" w:color="auto"/>
                                            <w:left w:val="none" w:sz="0" w:space="0" w:color="auto"/>
                                            <w:bottom w:val="none" w:sz="0" w:space="0" w:color="auto"/>
                                            <w:right w:val="none" w:sz="0" w:space="0" w:color="auto"/>
                                          </w:divBdr>
                                        </w:div>
                                        <w:div w:id="1613315360">
                                          <w:marLeft w:val="0"/>
                                          <w:marRight w:val="0"/>
                                          <w:marTop w:val="0"/>
                                          <w:marBottom w:val="0"/>
                                          <w:divBdr>
                                            <w:top w:val="none" w:sz="0" w:space="0" w:color="auto"/>
                                            <w:left w:val="none" w:sz="0" w:space="0" w:color="auto"/>
                                            <w:bottom w:val="none" w:sz="0" w:space="0" w:color="auto"/>
                                            <w:right w:val="none" w:sz="0" w:space="0" w:color="auto"/>
                                          </w:divBdr>
                                        </w:div>
                                        <w:div w:id="556474945">
                                          <w:marLeft w:val="0"/>
                                          <w:marRight w:val="0"/>
                                          <w:marTop w:val="0"/>
                                          <w:marBottom w:val="0"/>
                                          <w:divBdr>
                                            <w:top w:val="none" w:sz="0" w:space="0" w:color="auto"/>
                                            <w:left w:val="none" w:sz="0" w:space="0" w:color="auto"/>
                                            <w:bottom w:val="none" w:sz="0" w:space="0" w:color="auto"/>
                                            <w:right w:val="none" w:sz="0" w:space="0" w:color="auto"/>
                                          </w:divBdr>
                                        </w:div>
                                        <w:div w:id="930351564">
                                          <w:marLeft w:val="0"/>
                                          <w:marRight w:val="0"/>
                                          <w:marTop w:val="0"/>
                                          <w:marBottom w:val="0"/>
                                          <w:divBdr>
                                            <w:top w:val="none" w:sz="0" w:space="0" w:color="auto"/>
                                            <w:left w:val="none" w:sz="0" w:space="0" w:color="auto"/>
                                            <w:bottom w:val="none" w:sz="0" w:space="0" w:color="auto"/>
                                            <w:right w:val="none" w:sz="0" w:space="0" w:color="auto"/>
                                          </w:divBdr>
                                        </w:div>
                                        <w:div w:id="1352494585">
                                          <w:marLeft w:val="0"/>
                                          <w:marRight w:val="0"/>
                                          <w:marTop w:val="0"/>
                                          <w:marBottom w:val="0"/>
                                          <w:divBdr>
                                            <w:top w:val="none" w:sz="0" w:space="0" w:color="auto"/>
                                            <w:left w:val="none" w:sz="0" w:space="0" w:color="auto"/>
                                            <w:bottom w:val="none" w:sz="0" w:space="0" w:color="auto"/>
                                            <w:right w:val="none" w:sz="0" w:space="0" w:color="auto"/>
                                          </w:divBdr>
                                        </w:div>
                                        <w:div w:id="5643676">
                                          <w:marLeft w:val="0"/>
                                          <w:marRight w:val="0"/>
                                          <w:marTop w:val="0"/>
                                          <w:marBottom w:val="0"/>
                                          <w:divBdr>
                                            <w:top w:val="none" w:sz="0" w:space="0" w:color="auto"/>
                                            <w:left w:val="none" w:sz="0" w:space="0" w:color="auto"/>
                                            <w:bottom w:val="none" w:sz="0" w:space="0" w:color="auto"/>
                                            <w:right w:val="none" w:sz="0" w:space="0" w:color="auto"/>
                                          </w:divBdr>
                                        </w:div>
                                        <w:div w:id="1867520997">
                                          <w:marLeft w:val="0"/>
                                          <w:marRight w:val="0"/>
                                          <w:marTop w:val="0"/>
                                          <w:marBottom w:val="0"/>
                                          <w:divBdr>
                                            <w:top w:val="none" w:sz="0" w:space="0" w:color="auto"/>
                                            <w:left w:val="none" w:sz="0" w:space="0" w:color="auto"/>
                                            <w:bottom w:val="none" w:sz="0" w:space="0" w:color="auto"/>
                                            <w:right w:val="none" w:sz="0" w:space="0" w:color="auto"/>
                                          </w:divBdr>
                                        </w:div>
                                        <w:div w:id="530412425">
                                          <w:marLeft w:val="0"/>
                                          <w:marRight w:val="0"/>
                                          <w:marTop w:val="0"/>
                                          <w:marBottom w:val="0"/>
                                          <w:divBdr>
                                            <w:top w:val="none" w:sz="0" w:space="0" w:color="auto"/>
                                            <w:left w:val="none" w:sz="0" w:space="0" w:color="auto"/>
                                            <w:bottom w:val="none" w:sz="0" w:space="0" w:color="auto"/>
                                            <w:right w:val="none" w:sz="0" w:space="0" w:color="auto"/>
                                          </w:divBdr>
                                        </w:div>
                                        <w:div w:id="1889611187">
                                          <w:marLeft w:val="0"/>
                                          <w:marRight w:val="0"/>
                                          <w:marTop w:val="0"/>
                                          <w:marBottom w:val="0"/>
                                          <w:divBdr>
                                            <w:top w:val="none" w:sz="0" w:space="0" w:color="auto"/>
                                            <w:left w:val="none" w:sz="0" w:space="0" w:color="auto"/>
                                            <w:bottom w:val="none" w:sz="0" w:space="0" w:color="auto"/>
                                            <w:right w:val="none" w:sz="0" w:space="0" w:color="auto"/>
                                          </w:divBdr>
                                        </w:div>
                                        <w:div w:id="1338314411">
                                          <w:marLeft w:val="0"/>
                                          <w:marRight w:val="0"/>
                                          <w:marTop w:val="0"/>
                                          <w:marBottom w:val="0"/>
                                          <w:divBdr>
                                            <w:top w:val="none" w:sz="0" w:space="0" w:color="auto"/>
                                            <w:left w:val="none" w:sz="0" w:space="0" w:color="auto"/>
                                            <w:bottom w:val="none" w:sz="0" w:space="0" w:color="auto"/>
                                            <w:right w:val="none" w:sz="0" w:space="0" w:color="auto"/>
                                          </w:divBdr>
                                        </w:div>
                                        <w:div w:id="1115056990">
                                          <w:marLeft w:val="0"/>
                                          <w:marRight w:val="0"/>
                                          <w:marTop w:val="0"/>
                                          <w:marBottom w:val="0"/>
                                          <w:divBdr>
                                            <w:top w:val="none" w:sz="0" w:space="0" w:color="auto"/>
                                            <w:left w:val="none" w:sz="0" w:space="0" w:color="auto"/>
                                            <w:bottom w:val="none" w:sz="0" w:space="0" w:color="auto"/>
                                            <w:right w:val="none" w:sz="0" w:space="0" w:color="auto"/>
                                          </w:divBdr>
                                        </w:div>
                                        <w:div w:id="713430835">
                                          <w:marLeft w:val="0"/>
                                          <w:marRight w:val="0"/>
                                          <w:marTop w:val="0"/>
                                          <w:marBottom w:val="0"/>
                                          <w:divBdr>
                                            <w:top w:val="none" w:sz="0" w:space="0" w:color="auto"/>
                                            <w:left w:val="none" w:sz="0" w:space="0" w:color="auto"/>
                                            <w:bottom w:val="none" w:sz="0" w:space="0" w:color="auto"/>
                                            <w:right w:val="none" w:sz="0" w:space="0" w:color="auto"/>
                                          </w:divBdr>
                                        </w:div>
                                        <w:div w:id="410471715">
                                          <w:marLeft w:val="0"/>
                                          <w:marRight w:val="0"/>
                                          <w:marTop w:val="0"/>
                                          <w:marBottom w:val="0"/>
                                          <w:divBdr>
                                            <w:top w:val="none" w:sz="0" w:space="0" w:color="auto"/>
                                            <w:left w:val="none" w:sz="0" w:space="0" w:color="auto"/>
                                            <w:bottom w:val="none" w:sz="0" w:space="0" w:color="auto"/>
                                            <w:right w:val="none" w:sz="0" w:space="0" w:color="auto"/>
                                          </w:divBdr>
                                        </w:div>
                                        <w:div w:id="1609386162">
                                          <w:marLeft w:val="0"/>
                                          <w:marRight w:val="0"/>
                                          <w:marTop w:val="0"/>
                                          <w:marBottom w:val="0"/>
                                          <w:divBdr>
                                            <w:top w:val="none" w:sz="0" w:space="0" w:color="auto"/>
                                            <w:left w:val="none" w:sz="0" w:space="0" w:color="auto"/>
                                            <w:bottom w:val="none" w:sz="0" w:space="0" w:color="auto"/>
                                            <w:right w:val="none" w:sz="0" w:space="0" w:color="auto"/>
                                          </w:divBdr>
                                        </w:div>
                                        <w:div w:id="2115782337">
                                          <w:marLeft w:val="0"/>
                                          <w:marRight w:val="0"/>
                                          <w:marTop w:val="0"/>
                                          <w:marBottom w:val="0"/>
                                          <w:divBdr>
                                            <w:top w:val="none" w:sz="0" w:space="0" w:color="auto"/>
                                            <w:left w:val="none" w:sz="0" w:space="0" w:color="auto"/>
                                            <w:bottom w:val="none" w:sz="0" w:space="0" w:color="auto"/>
                                            <w:right w:val="none" w:sz="0" w:space="0" w:color="auto"/>
                                          </w:divBdr>
                                        </w:div>
                                        <w:div w:id="2047172425">
                                          <w:marLeft w:val="0"/>
                                          <w:marRight w:val="0"/>
                                          <w:marTop w:val="0"/>
                                          <w:marBottom w:val="0"/>
                                          <w:divBdr>
                                            <w:top w:val="none" w:sz="0" w:space="0" w:color="auto"/>
                                            <w:left w:val="none" w:sz="0" w:space="0" w:color="auto"/>
                                            <w:bottom w:val="none" w:sz="0" w:space="0" w:color="auto"/>
                                            <w:right w:val="none" w:sz="0" w:space="0" w:color="auto"/>
                                          </w:divBdr>
                                        </w:div>
                                        <w:div w:id="683551485">
                                          <w:marLeft w:val="0"/>
                                          <w:marRight w:val="0"/>
                                          <w:marTop w:val="0"/>
                                          <w:marBottom w:val="0"/>
                                          <w:divBdr>
                                            <w:top w:val="none" w:sz="0" w:space="0" w:color="auto"/>
                                            <w:left w:val="none" w:sz="0" w:space="0" w:color="auto"/>
                                            <w:bottom w:val="none" w:sz="0" w:space="0" w:color="auto"/>
                                            <w:right w:val="none" w:sz="0" w:space="0" w:color="auto"/>
                                          </w:divBdr>
                                        </w:div>
                                        <w:div w:id="1366296338">
                                          <w:marLeft w:val="0"/>
                                          <w:marRight w:val="0"/>
                                          <w:marTop w:val="0"/>
                                          <w:marBottom w:val="0"/>
                                          <w:divBdr>
                                            <w:top w:val="none" w:sz="0" w:space="0" w:color="auto"/>
                                            <w:left w:val="none" w:sz="0" w:space="0" w:color="auto"/>
                                            <w:bottom w:val="none" w:sz="0" w:space="0" w:color="auto"/>
                                            <w:right w:val="none" w:sz="0" w:space="0" w:color="auto"/>
                                          </w:divBdr>
                                        </w:div>
                                        <w:div w:id="1035155167">
                                          <w:marLeft w:val="0"/>
                                          <w:marRight w:val="0"/>
                                          <w:marTop w:val="0"/>
                                          <w:marBottom w:val="0"/>
                                          <w:divBdr>
                                            <w:top w:val="none" w:sz="0" w:space="0" w:color="auto"/>
                                            <w:left w:val="none" w:sz="0" w:space="0" w:color="auto"/>
                                            <w:bottom w:val="none" w:sz="0" w:space="0" w:color="auto"/>
                                            <w:right w:val="none" w:sz="0" w:space="0" w:color="auto"/>
                                          </w:divBdr>
                                        </w:div>
                                        <w:div w:id="562714732">
                                          <w:marLeft w:val="0"/>
                                          <w:marRight w:val="0"/>
                                          <w:marTop w:val="0"/>
                                          <w:marBottom w:val="0"/>
                                          <w:divBdr>
                                            <w:top w:val="none" w:sz="0" w:space="0" w:color="auto"/>
                                            <w:left w:val="none" w:sz="0" w:space="0" w:color="auto"/>
                                            <w:bottom w:val="none" w:sz="0" w:space="0" w:color="auto"/>
                                            <w:right w:val="none" w:sz="0" w:space="0" w:color="auto"/>
                                          </w:divBdr>
                                        </w:div>
                                        <w:div w:id="1456486916">
                                          <w:marLeft w:val="0"/>
                                          <w:marRight w:val="0"/>
                                          <w:marTop w:val="0"/>
                                          <w:marBottom w:val="0"/>
                                          <w:divBdr>
                                            <w:top w:val="none" w:sz="0" w:space="0" w:color="auto"/>
                                            <w:left w:val="none" w:sz="0" w:space="0" w:color="auto"/>
                                            <w:bottom w:val="none" w:sz="0" w:space="0" w:color="auto"/>
                                            <w:right w:val="none" w:sz="0" w:space="0" w:color="auto"/>
                                          </w:divBdr>
                                        </w:div>
                                        <w:div w:id="928545111">
                                          <w:marLeft w:val="0"/>
                                          <w:marRight w:val="0"/>
                                          <w:marTop w:val="0"/>
                                          <w:marBottom w:val="0"/>
                                          <w:divBdr>
                                            <w:top w:val="none" w:sz="0" w:space="0" w:color="auto"/>
                                            <w:left w:val="none" w:sz="0" w:space="0" w:color="auto"/>
                                            <w:bottom w:val="none" w:sz="0" w:space="0" w:color="auto"/>
                                            <w:right w:val="none" w:sz="0" w:space="0" w:color="auto"/>
                                          </w:divBdr>
                                        </w:div>
                                        <w:div w:id="521632575">
                                          <w:marLeft w:val="0"/>
                                          <w:marRight w:val="0"/>
                                          <w:marTop w:val="0"/>
                                          <w:marBottom w:val="0"/>
                                          <w:divBdr>
                                            <w:top w:val="none" w:sz="0" w:space="0" w:color="auto"/>
                                            <w:left w:val="none" w:sz="0" w:space="0" w:color="auto"/>
                                            <w:bottom w:val="none" w:sz="0" w:space="0" w:color="auto"/>
                                            <w:right w:val="none" w:sz="0" w:space="0" w:color="auto"/>
                                          </w:divBdr>
                                        </w:div>
                                        <w:div w:id="1520437313">
                                          <w:marLeft w:val="0"/>
                                          <w:marRight w:val="0"/>
                                          <w:marTop w:val="0"/>
                                          <w:marBottom w:val="0"/>
                                          <w:divBdr>
                                            <w:top w:val="none" w:sz="0" w:space="0" w:color="auto"/>
                                            <w:left w:val="none" w:sz="0" w:space="0" w:color="auto"/>
                                            <w:bottom w:val="none" w:sz="0" w:space="0" w:color="auto"/>
                                            <w:right w:val="none" w:sz="0" w:space="0" w:color="auto"/>
                                          </w:divBdr>
                                        </w:div>
                                        <w:div w:id="786236839">
                                          <w:marLeft w:val="0"/>
                                          <w:marRight w:val="0"/>
                                          <w:marTop w:val="0"/>
                                          <w:marBottom w:val="0"/>
                                          <w:divBdr>
                                            <w:top w:val="none" w:sz="0" w:space="0" w:color="auto"/>
                                            <w:left w:val="none" w:sz="0" w:space="0" w:color="auto"/>
                                            <w:bottom w:val="none" w:sz="0" w:space="0" w:color="auto"/>
                                            <w:right w:val="none" w:sz="0" w:space="0" w:color="auto"/>
                                          </w:divBdr>
                                        </w:div>
                                        <w:div w:id="1824542085">
                                          <w:marLeft w:val="0"/>
                                          <w:marRight w:val="0"/>
                                          <w:marTop w:val="0"/>
                                          <w:marBottom w:val="0"/>
                                          <w:divBdr>
                                            <w:top w:val="none" w:sz="0" w:space="0" w:color="auto"/>
                                            <w:left w:val="none" w:sz="0" w:space="0" w:color="auto"/>
                                            <w:bottom w:val="none" w:sz="0" w:space="0" w:color="auto"/>
                                            <w:right w:val="none" w:sz="0" w:space="0" w:color="auto"/>
                                          </w:divBdr>
                                        </w:div>
                                        <w:div w:id="275724342">
                                          <w:marLeft w:val="0"/>
                                          <w:marRight w:val="0"/>
                                          <w:marTop w:val="0"/>
                                          <w:marBottom w:val="0"/>
                                          <w:divBdr>
                                            <w:top w:val="none" w:sz="0" w:space="0" w:color="auto"/>
                                            <w:left w:val="none" w:sz="0" w:space="0" w:color="auto"/>
                                            <w:bottom w:val="none" w:sz="0" w:space="0" w:color="auto"/>
                                            <w:right w:val="none" w:sz="0" w:space="0" w:color="auto"/>
                                          </w:divBdr>
                                        </w:div>
                                        <w:div w:id="2086031858">
                                          <w:marLeft w:val="0"/>
                                          <w:marRight w:val="0"/>
                                          <w:marTop w:val="0"/>
                                          <w:marBottom w:val="0"/>
                                          <w:divBdr>
                                            <w:top w:val="none" w:sz="0" w:space="0" w:color="auto"/>
                                            <w:left w:val="none" w:sz="0" w:space="0" w:color="auto"/>
                                            <w:bottom w:val="none" w:sz="0" w:space="0" w:color="auto"/>
                                            <w:right w:val="none" w:sz="0" w:space="0" w:color="auto"/>
                                          </w:divBdr>
                                        </w:div>
                                        <w:div w:id="1316880525">
                                          <w:marLeft w:val="0"/>
                                          <w:marRight w:val="0"/>
                                          <w:marTop w:val="0"/>
                                          <w:marBottom w:val="0"/>
                                          <w:divBdr>
                                            <w:top w:val="none" w:sz="0" w:space="0" w:color="auto"/>
                                            <w:left w:val="none" w:sz="0" w:space="0" w:color="auto"/>
                                            <w:bottom w:val="none" w:sz="0" w:space="0" w:color="auto"/>
                                            <w:right w:val="none" w:sz="0" w:space="0" w:color="auto"/>
                                          </w:divBdr>
                                        </w:div>
                                        <w:div w:id="745154457">
                                          <w:marLeft w:val="0"/>
                                          <w:marRight w:val="0"/>
                                          <w:marTop w:val="0"/>
                                          <w:marBottom w:val="0"/>
                                          <w:divBdr>
                                            <w:top w:val="none" w:sz="0" w:space="0" w:color="auto"/>
                                            <w:left w:val="none" w:sz="0" w:space="0" w:color="auto"/>
                                            <w:bottom w:val="none" w:sz="0" w:space="0" w:color="auto"/>
                                            <w:right w:val="none" w:sz="0" w:space="0" w:color="auto"/>
                                          </w:divBdr>
                                        </w:div>
                                        <w:div w:id="597566166">
                                          <w:marLeft w:val="0"/>
                                          <w:marRight w:val="0"/>
                                          <w:marTop w:val="0"/>
                                          <w:marBottom w:val="0"/>
                                          <w:divBdr>
                                            <w:top w:val="none" w:sz="0" w:space="0" w:color="auto"/>
                                            <w:left w:val="none" w:sz="0" w:space="0" w:color="auto"/>
                                            <w:bottom w:val="none" w:sz="0" w:space="0" w:color="auto"/>
                                            <w:right w:val="none" w:sz="0" w:space="0" w:color="auto"/>
                                          </w:divBdr>
                                        </w:div>
                                        <w:div w:id="219558474">
                                          <w:marLeft w:val="0"/>
                                          <w:marRight w:val="0"/>
                                          <w:marTop w:val="0"/>
                                          <w:marBottom w:val="0"/>
                                          <w:divBdr>
                                            <w:top w:val="none" w:sz="0" w:space="0" w:color="auto"/>
                                            <w:left w:val="none" w:sz="0" w:space="0" w:color="auto"/>
                                            <w:bottom w:val="none" w:sz="0" w:space="0" w:color="auto"/>
                                            <w:right w:val="none" w:sz="0" w:space="0" w:color="auto"/>
                                          </w:divBdr>
                                        </w:div>
                                        <w:div w:id="1559054779">
                                          <w:marLeft w:val="0"/>
                                          <w:marRight w:val="0"/>
                                          <w:marTop w:val="0"/>
                                          <w:marBottom w:val="0"/>
                                          <w:divBdr>
                                            <w:top w:val="none" w:sz="0" w:space="0" w:color="auto"/>
                                            <w:left w:val="none" w:sz="0" w:space="0" w:color="auto"/>
                                            <w:bottom w:val="none" w:sz="0" w:space="0" w:color="auto"/>
                                            <w:right w:val="none" w:sz="0" w:space="0" w:color="auto"/>
                                          </w:divBdr>
                                        </w:div>
                                        <w:div w:id="931281698">
                                          <w:marLeft w:val="0"/>
                                          <w:marRight w:val="0"/>
                                          <w:marTop w:val="0"/>
                                          <w:marBottom w:val="0"/>
                                          <w:divBdr>
                                            <w:top w:val="none" w:sz="0" w:space="0" w:color="auto"/>
                                            <w:left w:val="none" w:sz="0" w:space="0" w:color="auto"/>
                                            <w:bottom w:val="none" w:sz="0" w:space="0" w:color="auto"/>
                                            <w:right w:val="none" w:sz="0" w:space="0" w:color="auto"/>
                                          </w:divBdr>
                                        </w:div>
                                        <w:div w:id="361440447">
                                          <w:marLeft w:val="0"/>
                                          <w:marRight w:val="0"/>
                                          <w:marTop w:val="0"/>
                                          <w:marBottom w:val="0"/>
                                          <w:divBdr>
                                            <w:top w:val="none" w:sz="0" w:space="0" w:color="auto"/>
                                            <w:left w:val="none" w:sz="0" w:space="0" w:color="auto"/>
                                            <w:bottom w:val="none" w:sz="0" w:space="0" w:color="auto"/>
                                            <w:right w:val="none" w:sz="0" w:space="0" w:color="auto"/>
                                          </w:divBdr>
                                        </w:div>
                                        <w:div w:id="1432165856">
                                          <w:marLeft w:val="0"/>
                                          <w:marRight w:val="0"/>
                                          <w:marTop w:val="0"/>
                                          <w:marBottom w:val="0"/>
                                          <w:divBdr>
                                            <w:top w:val="none" w:sz="0" w:space="0" w:color="auto"/>
                                            <w:left w:val="none" w:sz="0" w:space="0" w:color="auto"/>
                                            <w:bottom w:val="none" w:sz="0" w:space="0" w:color="auto"/>
                                            <w:right w:val="none" w:sz="0" w:space="0" w:color="auto"/>
                                          </w:divBdr>
                                        </w:div>
                                        <w:div w:id="524290030">
                                          <w:marLeft w:val="0"/>
                                          <w:marRight w:val="0"/>
                                          <w:marTop w:val="0"/>
                                          <w:marBottom w:val="0"/>
                                          <w:divBdr>
                                            <w:top w:val="none" w:sz="0" w:space="0" w:color="auto"/>
                                            <w:left w:val="none" w:sz="0" w:space="0" w:color="auto"/>
                                            <w:bottom w:val="none" w:sz="0" w:space="0" w:color="auto"/>
                                            <w:right w:val="none" w:sz="0" w:space="0" w:color="auto"/>
                                          </w:divBdr>
                                        </w:div>
                                        <w:div w:id="868184520">
                                          <w:marLeft w:val="0"/>
                                          <w:marRight w:val="0"/>
                                          <w:marTop w:val="0"/>
                                          <w:marBottom w:val="0"/>
                                          <w:divBdr>
                                            <w:top w:val="none" w:sz="0" w:space="0" w:color="auto"/>
                                            <w:left w:val="none" w:sz="0" w:space="0" w:color="auto"/>
                                            <w:bottom w:val="none" w:sz="0" w:space="0" w:color="auto"/>
                                            <w:right w:val="none" w:sz="0" w:space="0" w:color="auto"/>
                                          </w:divBdr>
                                        </w:div>
                                        <w:div w:id="817235186">
                                          <w:marLeft w:val="0"/>
                                          <w:marRight w:val="0"/>
                                          <w:marTop w:val="0"/>
                                          <w:marBottom w:val="0"/>
                                          <w:divBdr>
                                            <w:top w:val="none" w:sz="0" w:space="0" w:color="auto"/>
                                            <w:left w:val="none" w:sz="0" w:space="0" w:color="auto"/>
                                            <w:bottom w:val="none" w:sz="0" w:space="0" w:color="auto"/>
                                            <w:right w:val="none" w:sz="0" w:space="0" w:color="auto"/>
                                          </w:divBdr>
                                        </w:div>
                                        <w:div w:id="993484688">
                                          <w:marLeft w:val="0"/>
                                          <w:marRight w:val="0"/>
                                          <w:marTop w:val="0"/>
                                          <w:marBottom w:val="0"/>
                                          <w:divBdr>
                                            <w:top w:val="none" w:sz="0" w:space="0" w:color="auto"/>
                                            <w:left w:val="none" w:sz="0" w:space="0" w:color="auto"/>
                                            <w:bottom w:val="none" w:sz="0" w:space="0" w:color="auto"/>
                                            <w:right w:val="none" w:sz="0" w:space="0" w:color="auto"/>
                                          </w:divBdr>
                                        </w:div>
                                        <w:div w:id="993408895">
                                          <w:marLeft w:val="0"/>
                                          <w:marRight w:val="0"/>
                                          <w:marTop w:val="0"/>
                                          <w:marBottom w:val="0"/>
                                          <w:divBdr>
                                            <w:top w:val="none" w:sz="0" w:space="0" w:color="auto"/>
                                            <w:left w:val="none" w:sz="0" w:space="0" w:color="auto"/>
                                            <w:bottom w:val="none" w:sz="0" w:space="0" w:color="auto"/>
                                            <w:right w:val="none" w:sz="0" w:space="0" w:color="auto"/>
                                          </w:divBdr>
                                        </w:div>
                                        <w:div w:id="266011129">
                                          <w:marLeft w:val="0"/>
                                          <w:marRight w:val="0"/>
                                          <w:marTop w:val="0"/>
                                          <w:marBottom w:val="0"/>
                                          <w:divBdr>
                                            <w:top w:val="none" w:sz="0" w:space="0" w:color="auto"/>
                                            <w:left w:val="none" w:sz="0" w:space="0" w:color="auto"/>
                                            <w:bottom w:val="none" w:sz="0" w:space="0" w:color="auto"/>
                                            <w:right w:val="none" w:sz="0" w:space="0" w:color="auto"/>
                                          </w:divBdr>
                                        </w:div>
                                        <w:div w:id="1131872554">
                                          <w:marLeft w:val="0"/>
                                          <w:marRight w:val="0"/>
                                          <w:marTop w:val="0"/>
                                          <w:marBottom w:val="0"/>
                                          <w:divBdr>
                                            <w:top w:val="none" w:sz="0" w:space="0" w:color="auto"/>
                                            <w:left w:val="none" w:sz="0" w:space="0" w:color="auto"/>
                                            <w:bottom w:val="none" w:sz="0" w:space="0" w:color="auto"/>
                                            <w:right w:val="none" w:sz="0" w:space="0" w:color="auto"/>
                                          </w:divBdr>
                                        </w:div>
                                        <w:div w:id="578171538">
                                          <w:marLeft w:val="0"/>
                                          <w:marRight w:val="0"/>
                                          <w:marTop w:val="0"/>
                                          <w:marBottom w:val="0"/>
                                          <w:divBdr>
                                            <w:top w:val="none" w:sz="0" w:space="0" w:color="auto"/>
                                            <w:left w:val="none" w:sz="0" w:space="0" w:color="auto"/>
                                            <w:bottom w:val="none" w:sz="0" w:space="0" w:color="auto"/>
                                            <w:right w:val="none" w:sz="0" w:space="0" w:color="auto"/>
                                          </w:divBdr>
                                        </w:div>
                                        <w:div w:id="702250473">
                                          <w:marLeft w:val="0"/>
                                          <w:marRight w:val="0"/>
                                          <w:marTop w:val="0"/>
                                          <w:marBottom w:val="0"/>
                                          <w:divBdr>
                                            <w:top w:val="none" w:sz="0" w:space="0" w:color="auto"/>
                                            <w:left w:val="none" w:sz="0" w:space="0" w:color="auto"/>
                                            <w:bottom w:val="none" w:sz="0" w:space="0" w:color="auto"/>
                                            <w:right w:val="none" w:sz="0" w:space="0" w:color="auto"/>
                                          </w:divBdr>
                                        </w:div>
                                        <w:div w:id="1903908477">
                                          <w:marLeft w:val="0"/>
                                          <w:marRight w:val="0"/>
                                          <w:marTop w:val="0"/>
                                          <w:marBottom w:val="0"/>
                                          <w:divBdr>
                                            <w:top w:val="none" w:sz="0" w:space="0" w:color="auto"/>
                                            <w:left w:val="none" w:sz="0" w:space="0" w:color="auto"/>
                                            <w:bottom w:val="none" w:sz="0" w:space="0" w:color="auto"/>
                                            <w:right w:val="none" w:sz="0" w:space="0" w:color="auto"/>
                                          </w:divBdr>
                                        </w:div>
                                        <w:div w:id="775831886">
                                          <w:marLeft w:val="0"/>
                                          <w:marRight w:val="0"/>
                                          <w:marTop w:val="0"/>
                                          <w:marBottom w:val="0"/>
                                          <w:divBdr>
                                            <w:top w:val="none" w:sz="0" w:space="0" w:color="auto"/>
                                            <w:left w:val="none" w:sz="0" w:space="0" w:color="auto"/>
                                            <w:bottom w:val="none" w:sz="0" w:space="0" w:color="auto"/>
                                            <w:right w:val="none" w:sz="0" w:space="0" w:color="auto"/>
                                          </w:divBdr>
                                        </w:div>
                                        <w:div w:id="1974093266">
                                          <w:marLeft w:val="0"/>
                                          <w:marRight w:val="0"/>
                                          <w:marTop w:val="0"/>
                                          <w:marBottom w:val="0"/>
                                          <w:divBdr>
                                            <w:top w:val="none" w:sz="0" w:space="0" w:color="auto"/>
                                            <w:left w:val="none" w:sz="0" w:space="0" w:color="auto"/>
                                            <w:bottom w:val="none" w:sz="0" w:space="0" w:color="auto"/>
                                            <w:right w:val="none" w:sz="0" w:space="0" w:color="auto"/>
                                          </w:divBdr>
                                        </w:div>
                                        <w:div w:id="960186288">
                                          <w:marLeft w:val="0"/>
                                          <w:marRight w:val="0"/>
                                          <w:marTop w:val="0"/>
                                          <w:marBottom w:val="0"/>
                                          <w:divBdr>
                                            <w:top w:val="none" w:sz="0" w:space="0" w:color="auto"/>
                                            <w:left w:val="none" w:sz="0" w:space="0" w:color="auto"/>
                                            <w:bottom w:val="none" w:sz="0" w:space="0" w:color="auto"/>
                                            <w:right w:val="none" w:sz="0" w:space="0" w:color="auto"/>
                                          </w:divBdr>
                                        </w:div>
                                        <w:div w:id="1200623593">
                                          <w:marLeft w:val="0"/>
                                          <w:marRight w:val="0"/>
                                          <w:marTop w:val="0"/>
                                          <w:marBottom w:val="0"/>
                                          <w:divBdr>
                                            <w:top w:val="none" w:sz="0" w:space="0" w:color="auto"/>
                                            <w:left w:val="none" w:sz="0" w:space="0" w:color="auto"/>
                                            <w:bottom w:val="none" w:sz="0" w:space="0" w:color="auto"/>
                                            <w:right w:val="none" w:sz="0" w:space="0" w:color="auto"/>
                                          </w:divBdr>
                                        </w:div>
                                        <w:div w:id="1585603980">
                                          <w:marLeft w:val="0"/>
                                          <w:marRight w:val="0"/>
                                          <w:marTop w:val="0"/>
                                          <w:marBottom w:val="0"/>
                                          <w:divBdr>
                                            <w:top w:val="none" w:sz="0" w:space="0" w:color="auto"/>
                                            <w:left w:val="none" w:sz="0" w:space="0" w:color="auto"/>
                                            <w:bottom w:val="none" w:sz="0" w:space="0" w:color="auto"/>
                                            <w:right w:val="none" w:sz="0" w:space="0" w:color="auto"/>
                                          </w:divBdr>
                                        </w:div>
                                        <w:div w:id="1079407546">
                                          <w:marLeft w:val="0"/>
                                          <w:marRight w:val="0"/>
                                          <w:marTop w:val="0"/>
                                          <w:marBottom w:val="0"/>
                                          <w:divBdr>
                                            <w:top w:val="none" w:sz="0" w:space="0" w:color="auto"/>
                                            <w:left w:val="none" w:sz="0" w:space="0" w:color="auto"/>
                                            <w:bottom w:val="none" w:sz="0" w:space="0" w:color="auto"/>
                                            <w:right w:val="none" w:sz="0" w:space="0" w:color="auto"/>
                                          </w:divBdr>
                                        </w:div>
                                        <w:div w:id="1621456456">
                                          <w:marLeft w:val="0"/>
                                          <w:marRight w:val="0"/>
                                          <w:marTop w:val="0"/>
                                          <w:marBottom w:val="0"/>
                                          <w:divBdr>
                                            <w:top w:val="none" w:sz="0" w:space="0" w:color="auto"/>
                                            <w:left w:val="none" w:sz="0" w:space="0" w:color="auto"/>
                                            <w:bottom w:val="none" w:sz="0" w:space="0" w:color="auto"/>
                                            <w:right w:val="none" w:sz="0" w:space="0" w:color="auto"/>
                                          </w:divBdr>
                                        </w:div>
                                        <w:div w:id="1334064043">
                                          <w:marLeft w:val="0"/>
                                          <w:marRight w:val="0"/>
                                          <w:marTop w:val="0"/>
                                          <w:marBottom w:val="0"/>
                                          <w:divBdr>
                                            <w:top w:val="none" w:sz="0" w:space="0" w:color="auto"/>
                                            <w:left w:val="none" w:sz="0" w:space="0" w:color="auto"/>
                                            <w:bottom w:val="none" w:sz="0" w:space="0" w:color="auto"/>
                                            <w:right w:val="none" w:sz="0" w:space="0" w:color="auto"/>
                                          </w:divBdr>
                                        </w:div>
                                        <w:div w:id="1298098564">
                                          <w:marLeft w:val="0"/>
                                          <w:marRight w:val="0"/>
                                          <w:marTop w:val="0"/>
                                          <w:marBottom w:val="0"/>
                                          <w:divBdr>
                                            <w:top w:val="none" w:sz="0" w:space="0" w:color="auto"/>
                                            <w:left w:val="none" w:sz="0" w:space="0" w:color="auto"/>
                                            <w:bottom w:val="none" w:sz="0" w:space="0" w:color="auto"/>
                                            <w:right w:val="none" w:sz="0" w:space="0" w:color="auto"/>
                                          </w:divBdr>
                                        </w:div>
                                        <w:div w:id="415249332">
                                          <w:marLeft w:val="0"/>
                                          <w:marRight w:val="0"/>
                                          <w:marTop w:val="0"/>
                                          <w:marBottom w:val="0"/>
                                          <w:divBdr>
                                            <w:top w:val="none" w:sz="0" w:space="0" w:color="auto"/>
                                            <w:left w:val="none" w:sz="0" w:space="0" w:color="auto"/>
                                            <w:bottom w:val="none" w:sz="0" w:space="0" w:color="auto"/>
                                            <w:right w:val="none" w:sz="0" w:space="0" w:color="auto"/>
                                          </w:divBdr>
                                        </w:div>
                                        <w:div w:id="579828354">
                                          <w:marLeft w:val="0"/>
                                          <w:marRight w:val="0"/>
                                          <w:marTop w:val="0"/>
                                          <w:marBottom w:val="0"/>
                                          <w:divBdr>
                                            <w:top w:val="none" w:sz="0" w:space="0" w:color="auto"/>
                                            <w:left w:val="none" w:sz="0" w:space="0" w:color="auto"/>
                                            <w:bottom w:val="none" w:sz="0" w:space="0" w:color="auto"/>
                                            <w:right w:val="none" w:sz="0" w:space="0" w:color="auto"/>
                                          </w:divBdr>
                                        </w:div>
                                        <w:div w:id="31077236">
                                          <w:marLeft w:val="0"/>
                                          <w:marRight w:val="0"/>
                                          <w:marTop w:val="0"/>
                                          <w:marBottom w:val="0"/>
                                          <w:divBdr>
                                            <w:top w:val="none" w:sz="0" w:space="0" w:color="auto"/>
                                            <w:left w:val="none" w:sz="0" w:space="0" w:color="auto"/>
                                            <w:bottom w:val="none" w:sz="0" w:space="0" w:color="auto"/>
                                            <w:right w:val="none" w:sz="0" w:space="0" w:color="auto"/>
                                          </w:divBdr>
                                        </w:div>
                                        <w:div w:id="1842813624">
                                          <w:marLeft w:val="0"/>
                                          <w:marRight w:val="0"/>
                                          <w:marTop w:val="0"/>
                                          <w:marBottom w:val="0"/>
                                          <w:divBdr>
                                            <w:top w:val="none" w:sz="0" w:space="0" w:color="auto"/>
                                            <w:left w:val="none" w:sz="0" w:space="0" w:color="auto"/>
                                            <w:bottom w:val="none" w:sz="0" w:space="0" w:color="auto"/>
                                            <w:right w:val="none" w:sz="0" w:space="0" w:color="auto"/>
                                          </w:divBdr>
                                        </w:div>
                                        <w:div w:id="617490157">
                                          <w:marLeft w:val="0"/>
                                          <w:marRight w:val="0"/>
                                          <w:marTop w:val="0"/>
                                          <w:marBottom w:val="0"/>
                                          <w:divBdr>
                                            <w:top w:val="none" w:sz="0" w:space="0" w:color="auto"/>
                                            <w:left w:val="none" w:sz="0" w:space="0" w:color="auto"/>
                                            <w:bottom w:val="none" w:sz="0" w:space="0" w:color="auto"/>
                                            <w:right w:val="none" w:sz="0" w:space="0" w:color="auto"/>
                                          </w:divBdr>
                                        </w:div>
                                        <w:div w:id="1934243226">
                                          <w:marLeft w:val="0"/>
                                          <w:marRight w:val="0"/>
                                          <w:marTop w:val="0"/>
                                          <w:marBottom w:val="0"/>
                                          <w:divBdr>
                                            <w:top w:val="none" w:sz="0" w:space="0" w:color="auto"/>
                                            <w:left w:val="none" w:sz="0" w:space="0" w:color="auto"/>
                                            <w:bottom w:val="none" w:sz="0" w:space="0" w:color="auto"/>
                                            <w:right w:val="none" w:sz="0" w:space="0" w:color="auto"/>
                                          </w:divBdr>
                                        </w:div>
                                        <w:div w:id="1633560143">
                                          <w:marLeft w:val="0"/>
                                          <w:marRight w:val="0"/>
                                          <w:marTop w:val="0"/>
                                          <w:marBottom w:val="0"/>
                                          <w:divBdr>
                                            <w:top w:val="none" w:sz="0" w:space="0" w:color="auto"/>
                                            <w:left w:val="none" w:sz="0" w:space="0" w:color="auto"/>
                                            <w:bottom w:val="none" w:sz="0" w:space="0" w:color="auto"/>
                                            <w:right w:val="none" w:sz="0" w:space="0" w:color="auto"/>
                                          </w:divBdr>
                                        </w:div>
                                        <w:div w:id="870612912">
                                          <w:marLeft w:val="0"/>
                                          <w:marRight w:val="0"/>
                                          <w:marTop w:val="0"/>
                                          <w:marBottom w:val="0"/>
                                          <w:divBdr>
                                            <w:top w:val="none" w:sz="0" w:space="0" w:color="auto"/>
                                            <w:left w:val="none" w:sz="0" w:space="0" w:color="auto"/>
                                            <w:bottom w:val="none" w:sz="0" w:space="0" w:color="auto"/>
                                            <w:right w:val="none" w:sz="0" w:space="0" w:color="auto"/>
                                          </w:divBdr>
                                        </w:div>
                                        <w:div w:id="1113596248">
                                          <w:marLeft w:val="0"/>
                                          <w:marRight w:val="0"/>
                                          <w:marTop w:val="0"/>
                                          <w:marBottom w:val="0"/>
                                          <w:divBdr>
                                            <w:top w:val="none" w:sz="0" w:space="0" w:color="auto"/>
                                            <w:left w:val="none" w:sz="0" w:space="0" w:color="auto"/>
                                            <w:bottom w:val="none" w:sz="0" w:space="0" w:color="auto"/>
                                            <w:right w:val="none" w:sz="0" w:space="0" w:color="auto"/>
                                          </w:divBdr>
                                        </w:div>
                                        <w:div w:id="792135890">
                                          <w:marLeft w:val="0"/>
                                          <w:marRight w:val="0"/>
                                          <w:marTop w:val="0"/>
                                          <w:marBottom w:val="0"/>
                                          <w:divBdr>
                                            <w:top w:val="none" w:sz="0" w:space="0" w:color="auto"/>
                                            <w:left w:val="none" w:sz="0" w:space="0" w:color="auto"/>
                                            <w:bottom w:val="none" w:sz="0" w:space="0" w:color="auto"/>
                                            <w:right w:val="none" w:sz="0" w:space="0" w:color="auto"/>
                                          </w:divBdr>
                                        </w:div>
                                        <w:div w:id="1916695425">
                                          <w:marLeft w:val="0"/>
                                          <w:marRight w:val="0"/>
                                          <w:marTop w:val="0"/>
                                          <w:marBottom w:val="0"/>
                                          <w:divBdr>
                                            <w:top w:val="none" w:sz="0" w:space="0" w:color="auto"/>
                                            <w:left w:val="none" w:sz="0" w:space="0" w:color="auto"/>
                                            <w:bottom w:val="none" w:sz="0" w:space="0" w:color="auto"/>
                                            <w:right w:val="none" w:sz="0" w:space="0" w:color="auto"/>
                                          </w:divBdr>
                                        </w:div>
                                        <w:div w:id="898368947">
                                          <w:marLeft w:val="0"/>
                                          <w:marRight w:val="0"/>
                                          <w:marTop w:val="0"/>
                                          <w:marBottom w:val="0"/>
                                          <w:divBdr>
                                            <w:top w:val="none" w:sz="0" w:space="0" w:color="auto"/>
                                            <w:left w:val="none" w:sz="0" w:space="0" w:color="auto"/>
                                            <w:bottom w:val="none" w:sz="0" w:space="0" w:color="auto"/>
                                            <w:right w:val="none" w:sz="0" w:space="0" w:color="auto"/>
                                          </w:divBdr>
                                        </w:div>
                                        <w:div w:id="644090829">
                                          <w:marLeft w:val="0"/>
                                          <w:marRight w:val="0"/>
                                          <w:marTop w:val="0"/>
                                          <w:marBottom w:val="0"/>
                                          <w:divBdr>
                                            <w:top w:val="none" w:sz="0" w:space="0" w:color="auto"/>
                                            <w:left w:val="none" w:sz="0" w:space="0" w:color="auto"/>
                                            <w:bottom w:val="none" w:sz="0" w:space="0" w:color="auto"/>
                                            <w:right w:val="none" w:sz="0" w:space="0" w:color="auto"/>
                                          </w:divBdr>
                                        </w:div>
                                        <w:div w:id="1416367385">
                                          <w:marLeft w:val="0"/>
                                          <w:marRight w:val="0"/>
                                          <w:marTop w:val="0"/>
                                          <w:marBottom w:val="0"/>
                                          <w:divBdr>
                                            <w:top w:val="none" w:sz="0" w:space="0" w:color="auto"/>
                                            <w:left w:val="none" w:sz="0" w:space="0" w:color="auto"/>
                                            <w:bottom w:val="none" w:sz="0" w:space="0" w:color="auto"/>
                                            <w:right w:val="none" w:sz="0" w:space="0" w:color="auto"/>
                                          </w:divBdr>
                                        </w:div>
                                        <w:div w:id="49572095">
                                          <w:marLeft w:val="0"/>
                                          <w:marRight w:val="0"/>
                                          <w:marTop w:val="0"/>
                                          <w:marBottom w:val="0"/>
                                          <w:divBdr>
                                            <w:top w:val="none" w:sz="0" w:space="0" w:color="auto"/>
                                            <w:left w:val="none" w:sz="0" w:space="0" w:color="auto"/>
                                            <w:bottom w:val="none" w:sz="0" w:space="0" w:color="auto"/>
                                            <w:right w:val="none" w:sz="0" w:space="0" w:color="auto"/>
                                          </w:divBdr>
                                        </w:div>
                                        <w:div w:id="374164528">
                                          <w:marLeft w:val="0"/>
                                          <w:marRight w:val="0"/>
                                          <w:marTop w:val="0"/>
                                          <w:marBottom w:val="0"/>
                                          <w:divBdr>
                                            <w:top w:val="none" w:sz="0" w:space="0" w:color="auto"/>
                                            <w:left w:val="none" w:sz="0" w:space="0" w:color="auto"/>
                                            <w:bottom w:val="none" w:sz="0" w:space="0" w:color="auto"/>
                                            <w:right w:val="none" w:sz="0" w:space="0" w:color="auto"/>
                                          </w:divBdr>
                                        </w:div>
                                        <w:div w:id="2019188515">
                                          <w:marLeft w:val="0"/>
                                          <w:marRight w:val="0"/>
                                          <w:marTop w:val="0"/>
                                          <w:marBottom w:val="0"/>
                                          <w:divBdr>
                                            <w:top w:val="none" w:sz="0" w:space="0" w:color="auto"/>
                                            <w:left w:val="none" w:sz="0" w:space="0" w:color="auto"/>
                                            <w:bottom w:val="none" w:sz="0" w:space="0" w:color="auto"/>
                                            <w:right w:val="none" w:sz="0" w:space="0" w:color="auto"/>
                                          </w:divBdr>
                                        </w:div>
                                        <w:div w:id="1693873761">
                                          <w:marLeft w:val="0"/>
                                          <w:marRight w:val="0"/>
                                          <w:marTop w:val="0"/>
                                          <w:marBottom w:val="0"/>
                                          <w:divBdr>
                                            <w:top w:val="none" w:sz="0" w:space="0" w:color="auto"/>
                                            <w:left w:val="none" w:sz="0" w:space="0" w:color="auto"/>
                                            <w:bottom w:val="none" w:sz="0" w:space="0" w:color="auto"/>
                                            <w:right w:val="none" w:sz="0" w:space="0" w:color="auto"/>
                                          </w:divBdr>
                                        </w:div>
                                        <w:div w:id="255138982">
                                          <w:marLeft w:val="0"/>
                                          <w:marRight w:val="0"/>
                                          <w:marTop w:val="0"/>
                                          <w:marBottom w:val="0"/>
                                          <w:divBdr>
                                            <w:top w:val="none" w:sz="0" w:space="0" w:color="auto"/>
                                            <w:left w:val="none" w:sz="0" w:space="0" w:color="auto"/>
                                            <w:bottom w:val="none" w:sz="0" w:space="0" w:color="auto"/>
                                            <w:right w:val="none" w:sz="0" w:space="0" w:color="auto"/>
                                          </w:divBdr>
                                        </w:div>
                                        <w:div w:id="612907324">
                                          <w:marLeft w:val="0"/>
                                          <w:marRight w:val="0"/>
                                          <w:marTop w:val="0"/>
                                          <w:marBottom w:val="0"/>
                                          <w:divBdr>
                                            <w:top w:val="none" w:sz="0" w:space="0" w:color="auto"/>
                                            <w:left w:val="none" w:sz="0" w:space="0" w:color="auto"/>
                                            <w:bottom w:val="none" w:sz="0" w:space="0" w:color="auto"/>
                                            <w:right w:val="none" w:sz="0" w:space="0" w:color="auto"/>
                                          </w:divBdr>
                                        </w:div>
                                        <w:div w:id="1497724039">
                                          <w:marLeft w:val="0"/>
                                          <w:marRight w:val="0"/>
                                          <w:marTop w:val="0"/>
                                          <w:marBottom w:val="0"/>
                                          <w:divBdr>
                                            <w:top w:val="none" w:sz="0" w:space="0" w:color="auto"/>
                                            <w:left w:val="none" w:sz="0" w:space="0" w:color="auto"/>
                                            <w:bottom w:val="none" w:sz="0" w:space="0" w:color="auto"/>
                                            <w:right w:val="none" w:sz="0" w:space="0" w:color="auto"/>
                                          </w:divBdr>
                                        </w:div>
                                        <w:div w:id="2134901445">
                                          <w:marLeft w:val="0"/>
                                          <w:marRight w:val="0"/>
                                          <w:marTop w:val="0"/>
                                          <w:marBottom w:val="0"/>
                                          <w:divBdr>
                                            <w:top w:val="none" w:sz="0" w:space="0" w:color="auto"/>
                                            <w:left w:val="none" w:sz="0" w:space="0" w:color="auto"/>
                                            <w:bottom w:val="none" w:sz="0" w:space="0" w:color="auto"/>
                                            <w:right w:val="none" w:sz="0" w:space="0" w:color="auto"/>
                                          </w:divBdr>
                                        </w:div>
                                        <w:div w:id="1120226924">
                                          <w:marLeft w:val="0"/>
                                          <w:marRight w:val="0"/>
                                          <w:marTop w:val="0"/>
                                          <w:marBottom w:val="0"/>
                                          <w:divBdr>
                                            <w:top w:val="none" w:sz="0" w:space="0" w:color="auto"/>
                                            <w:left w:val="none" w:sz="0" w:space="0" w:color="auto"/>
                                            <w:bottom w:val="none" w:sz="0" w:space="0" w:color="auto"/>
                                            <w:right w:val="none" w:sz="0" w:space="0" w:color="auto"/>
                                          </w:divBdr>
                                        </w:div>
                                        <w:div w:id="691953333">
                                          <w:marLeft w:val="0"/>
                                          <w:marRight w:val="0"/>
                                          <w:marTop w:val="0"/>
                                          <w:marBottom w:val="0"/>
                                          <w:divBdr>
                                            <w:top w:val="none" w:sz="0" w:space="0" w:color="auto"/>
                                            <w:left w:val="none" w:sz="0" w:space="0" w:color="auto"/>
                                            <w:bottom w:val="none" w:sz="0" w:space="0" w:color="auto"/>
                                            <w:right w:val="none" w:sz="0" w:space="0" w:color="auto"/>
                                          </w:divBdr>
                                        </w:div>
                                        <w:div w:id="1704398385">
                                          <w:marLeft w:val="0"/>
                                          <w:marRight w:val="0"/>
                                          <w:marTop w:val="0"/>
                                          <w:marBottom w:val="0"/>
                                          <w:divBdr>
                                            <w:top w:val="none" w:sz="0" w:space="0" w:color="auto"/>
                                            <w:left w:val="none" w:sz="0" w:space="0" w:color="auto"/>
                                            <w:bottom w:val="none" w:sz="0" w:space="0" w:color="auto"/>
                                            <w:right w:val="none" w:sz="0" w:space="0" w:color="auto"/>
                                          </w:divBdr>
                                        </w:div>
                                        <w:div w:id="2068213380">
                                          <w:marLeft w:val="0"/>
                                          <w:marRight w:val="0"/>
                                          <w:marTop w:val="0"/>
                                          <w:marBottom w:val="0"/>
                                          <w:divBdr>
                                            <w:top w:val="none" w:sz="0" w:space="0" w:color="auto"/>
                                            <w:left w:val="none" w:sz="0" w:space="0" w:color="auto"/>
                                            <w:bottom w:val="none" w:sz="0" w:space="0" w:color="auto"/>
                                            <w:right w:val="none" w:sz="0" w:space="0" w:color="auto"/>
                                          </w:divBdr>
                                        </w:div>
                                        <w:div w:id="1519812106">
                                          <w:marLeft w:val="0"/>
                                          <w:marRight w:val="0"/>
                                          <w:marTop w:val="0"/>
                                          <w:marBottom w:val="0"/>
                                          <w:divBdr>
                                            <w:top w:val="none" w:sz="0" w:space="0" w:color="auto"/>
                                            <w:left w:val="none" w:sz="0" w:space="0" w:color="auto"/>
                                            <w:bottom w:val="none" w:sz="0" w:space="0" w:color="auto"/>
                                            <w:right w:val="none" w:sz="0" w:space="0" w:color="auto"/>
                                          </w:divBdr>
                                        </w:div>
                                        <w:div w:id="18686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104437">
              <w:marLeft w:val="0"/>
              <w:marRight w:val="0"/>
              <w:marTop w:val="0"/>
              <w:marBottom w:val="0"/>
              <w:divBdr>
                <w:top w:val="none" w:sz="0" w:space="0" w:color="auto"/>
                <w:left w:val="none" w:sz="0" w:space="0" w:color="auto"/>
                <w:bottom w:val="none" w:sz="0" w:space="0" w:color="auto"/>
                <w:right w:val="none" w:sz="0" w:space="0" w:color="auto"/>
              </w:divBdr>
            </w:div>
            <w:div w:id="404649953">
              <w:marLeft w:val="0"/>
              <w:marRight w:val="0"/>
              <w:marTop w:val="0"/>
              <w:marBottom w:val="0"/>
              <w:divBdr>
                <w:top w:val="none" w:sz="0" w:space="0" w:color="auto"/>
                <w:left w:val="none" w:sz="0" w:space="0" w:color="auto"/>
                <w:bottom w:val="none" w:sz="0" w:space="0" w:color="auto"/>
                <w:right w:val="none" w:sz="0" w:space="0" w:color="auto"/>
              </w:divBdr>
            </w:div>
            <w:div w:id="409933252">
              <w:marLeft w:val="0"/>
              <w:marRight w:val="45"/>
              <w:marTop w:val="0"/>
              <w:marBottom w:val="141"/>
              <w:divBdr>
                <w:top w:val="none" w:sz="0" w:space="0" w:color="auto"/>
                <w:left w:val="none" w:sz="0" w:space="0" w:color="auto"/>
                <w:bottom w:val="none" w:sz="0" w:space="0" w:color="auto"/>
                <w:right w:val="none" w:sz="0" w:space="0" w:color="auto"/>
              </w:divBdr>
            </w:div>
            <w:div w:id="501429168">
              <w:marLeft w:val="0"/>
              <w:marRight w:val="45"/>
              <w:marTop w:val="0"/>
              <w:marBottom w:val="141"/>
              <w:divBdr>
                <w:top w:val="none" w:sz="0" w:space="0" w:color="auto"/>
                <w:left w:val="none" w:sz="0" w:space="0" w:color="auto"/>
                <w:bottom w:val="none" w:sz="0" w:space="0" w:color="auto"/>
                <w:right w:val="none" w:sz="0" w:space="0" w:color="auto"/>
              </w:divBdr>
            </w:div>
            <w:div w:id="139154127">
              <w:marLeft w:val="0"/>
              <w:marRight w:val="0"/>
              <w:marTop w:val="0"/>
              <w:marBottom w:val="0"/>
              <w:divBdr>
                <w:top w:val="none" w:sz="0" w:space="0" w:color="auto"/>
                <w:left w:val="none" w:sz="0" w:space="0" w:color="auto"/>
                <w:bottom w:val="none" w:sz="0" w:space="0" w:color="auto"/>
                <w:right w:val="none" w:sz="0" w:space="0" w:color="auto"/>
              </w:divBdr>
            </w:div>
            <w:div w:id="1878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4395">
      <w:bodyDiv w:val="1"/>
      <w:marLeft w:val="0"/>
      <w:marRight w:val="0"/>
      <w:marTop w:val="0"/>
      <w:marBottom w:val="0"/>
      <w:divBdr>
        <w:top w:val="none" w:sz="0" w:space="0" w:color="auto"/>
        <w:left w:val="none" w:sz="0" w:space="0" w:color="auto"/>
        <w:bottom w:val="none" w:sz="0" w:space="0" w:color="auto"/>
        <w:right w:val="none" w:sz="0" w:space="0" w:color="auto"/>
      </w:divBdr>
      <w:divsChild>
        <w:div w:id="262033452">
          <w:marLeft w:val="0"/>
          <w:marRight w:val="0"/>
          <w:marTop w:val="0"/>
          <w:marBottom w:val="0"/>
          <w:divBdr>
            <w:top w:val="none" w:sz="0" w:space="0" w:color="auto"/>
            <w:left w:val="none" w:sz="0" w:space="0" w:color="auto"/>
            <w:bottom w:val="none" w:sz="0" w:space="0" w:color="auto"/>
            <w:right w:val="none" w:sz="0" w:space="0" w:color="auto"/>
          </w:divBdr>
          <w:divsChild>
            <w:div w:id="2130737444">
              <w:marLeft w:val="0"/>
              <w:marRight w:val="0"/>
              <w:marTop w:val="0"/>
              <w:marBottom w:val="300"/>
              <w:divBdr>
                <w:top w:val="none" w:sz="0" w:space="0" w:color="auto"/>
                <w:left w:val="none" w:sz="0" w:space="0" w:color="auto"/>
                <w:bottom w:val="none" w:sz="0" w:space="0" w:color="auto"/>
                <w:right w:val="none" w:sz="0" w:space="0" w:color="auto"/>
              </w:divBdr>
              <w:divsChild>
                <w:div w:id="1272661957">
                  <w:marLeft w:val="0"/>
                  <w:marRight w:val="0"/>
                  <w:marTop w:val="0"/>
                  <w:marBottom w:val="0"/>
                  <w:divBdr>
                    <w:top w:val="none" w:sz="0" w:space="0" w:color="auto"/>
                    <w:left w:val="none" w:sz="0" w:space="0" w:color="auto"/>
                    <w:bottom w:val="none" w:sz="0" w:space="0" w:color="auto"/>
                    <w:right w:val="none" w:sz="0" w:space="0" w:color="auto"/>
                  </w:divBdr>
                  <w:divsChild>
                    <w:div w:id="1066681868">
                      <w:marLeft w:val="0"/>
                      <w:marRight w:val="0"/>
                      <w:marTop w:val="0"/>
                      <w:marBottom w:val="0"/>
                      <w:divBdr>
                        <w:top w:val="single" w:sz="6" w:space="0" w:color="DDDDDD"/>
                        <w:left w:val="single" w:sz="6" w:space="4" w:color="DDDDDD"/>
                        <w:bottom w:val="single" w:sz="6" w:space="0" w:color="DDDDDD"/>
                        <w:right w:val="single" w:sz="6" w:space="4" w:color="DDDDDD"/>
                      </w:divBdr>
                      <w:divsChild>
                        <w:div w:id="1214779922">
                          <w:marLeft w:val="0"/>
                          <w:marRight w:val="0"/>
                          <w:marTop w:val="0"/>
                          <w:marBottom w:val="150"/>
                          <w:divBdr>
                            <w:top w:val="none" w:sz="0" w:space="0" w:color="auto"/>
                            <w:left w:val="none" w:sz="0" w:space="0" w:color="auto"/>
                            <w:bottom w:val="none" w:sz="0" w:space="0" w:color="auto"/>
                            <w:right w:val="none" w:sz="0" w:space="0" w:color="auto"/>
                          </w:divBdr>
                          <w:divsChild>
                            <w:div w:id="469670">
                              <w:marLeft w:val="0"/>
                              <w:marRight w:val="0"/>
                              <w:marTop w:val="0"/>
                              <w:marBottom w:val="0"/>
                              <w:divBdr>
                                <w:top w:val="none" w:sz="0" w:space="0" w:color="auto"/>
                                <w:left w:val="none" w:sz="0" w:space="0" w:color="auto"/>
                                <w:bottom w:val="none" w:sz="0" w:space="0" w:color="auto"/>
                                <w:right w:val="none" w:sz="0" w:space="0" w:color="auto"/>
                              </w:divBdr>
                              <w:divsChild>
                                <w:div w:id="1835418338">
                                  <w:marLeft w:val="0"/>
                                  <w:marRight w:val="0"/>
                                  <w:marTop w:val="0"/>
                                  <w:marBottom w:val="0"/>
                                  <w:divBdr>
                                    <w:top w:val="none" w:sz="0" w:space="0" w:color="auto"/>
                                    <w:left w:val="none" w:sz="0" w:space="0" w:color="auto"/>
                                    <w:bottom w:val="none" w:sz="0" w:space="0" w:color="auto"/>
                                    <w:right w:val="none" w:sz="0" w:space="0" w:color="auto"/>
                                  </w:divBdr>
                                  <w:divsChild>
                                    <w:div w:id="1289311791">
                                      <w:marLeft w:val="0"/>
                                      <w:marRight w:val="0"/>
                                      <w:marTop w:val="0"/>
                                      <w:marBottom w:val="0"/>
                                      <w:divBdr>
                                        <w:top w:val="none" w:sz="0" w:space="0" w:color="auto"/>
                                        <w:left w:val="none" w:sz="0" w:space="0" w:color="auto"/>
                                        <w:bottom w:val="none" w:sz="0" w:space="0" w:color="auto"/>
                                        <w:right w:val="none" w:sz="0" w:space="0" w:color="auto"/>
                                      </w:divBdr>
                                      <w:divsChild>
                                        <w:div w:id="163965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86937">
                              <w:marLeft w:val="0"/>
                              <w:marRight w:val="0"/>
                              <w:marTop w:val="0"/>
                              <w:marBottom w:val="0"/>
                              <w:divBdr>
                                <w:top w:val="none" w:sz="0" w:space="0" w:color="auto"/>
                                <w:left w:val="none" w:sz="0" w:space="0" w:color="auto"/>
                                <w:bottom w:val="none" w:sz="0" w:space="0" w:color="auto"/>
                                <w:right w:val="none" w:sz="0" w:space="0" w:color="auto"/>
                              </w:divBdr>
                              <w:divsChild>
                                <w:div w:id="814957714">
                                  <w:marLeft w:val="0"/>
                                  <w:marRight w:val="0"/>
                                  <w:marTop w:val="0"/>
                                  <w:marBottom w:val="0"/>
                                  <w:divBdr>
                                    <w:top w:val="none" w:sz="0" w:space="0" w:color="auto"/>
                                    <w:left w:val="none" w:sz="0" w:space="0" w:color="auto"/>
                                    <w:bottom w:val="none" w:sz="0" w:space="0" w:color="auto"/>
                                    <w:right w:val="none" w:sz="0" w:space="0" w:color="auto"/>
                                  </w:divBdr>
                                  <w:divsChild>
                                    <w:div w:id="7686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2336532">
      <w:bodyDiv w:val="1"/>
      <w:marLeft w:val="0"/>
      <w:marRight w:val="0"/>
      <w:marTop w:val="0"/>
      <w:marBottom w:val="0"/>
      <w:divBdr>
        <w:top w:val="none" w:sz="0" w:space="0" w:color="auto"/>
        <w:left w:val="none" w:sz="0" w:space="0" w:color="auto"/>
        <w:bottom w:val="none" w:sz="0" w:space="0" w:color="auto"/>
        <w:right w:val="none" w:sz="0" w:space="0" w:color="auto"/>
      </w:divBdr>
      <w:divsChild>
        <w:div w:id="995456267">
          <w:marLeft w:val="0"/>
          <w:marRight w:val="0"/>
          <w:marTop w:val="0"/>
          <w:marBottom w:val="0"/>
          <w:divBdr>
            <w:top w:val="none" w:sz="0" w:space="0" w:color="auto"/>
            <w:left w:val="none" w:sz="0" w:space="0" w:color="auto"/>
            <w:bottom w:val="none" w:sz="0" w:space="0" w:color="auto"/>
            <w:right w:val="none" w:sz="0" w:space="0" w:color="auto"/>
          </w:divBdr>
          <w:divsChild>
            <w:div w:id="1058892469">
              <w:marLeft w:val="0"/>
              <w:marRight w:val="0"/>
              <w:marTop w:val="0"/>
              <w:marBottom w:val="300"/>
              <w:divBdr>
                <w:top w:val="none" w:sz="0" w:space="0" w:color="auto"/>
                <w:left w:val="none" w:sz="0" w:space="0" w:color="auto"/>
                <w:bottom w:val="none" w:sz="0" w:space="0" w:color="auto"/>
                <w:right w:val="none" w:sz="0" w:space="0" w:color="auto"/>
              </w:divBdr>
              <w:divsChild>
                <w:div w:id="1172262989">
                  <w:marLeft w:val="0"/>
                  <w:marRight w:val="0"/>
                  <w:marTop w:val="0"/>
                  <w:marBottom w:val="0"/>
                  <w:divBdr>
                    <w:top w:val="none" w:sz="0" w:space="0" w:color="auto"/>
                    <w:left w:val="none" w:sz="0" w:space="0" w:color="auto"/>
                    <w:bottom w:val="none" w:sz="0" w:space="0" w:color="auto"/>
                    <w:right w:val="none" w:sz="0" w:space="0" w:color="auto"/>
                  </w:divBdr>
                  <w:divsChild>
                    <w:div w:id="559243820">
                      <w:marLeft w:val="0"/>
                      <w:marRight w:val="0"/>
                      <w:marTop w:val="0"/>
                      <w:marBottom w:val="0"/>
                      <w:divBdr>
                        <w:top w:val="single" w:sz="6" w:space="0" w:color="DDDDDD"/>
                        <w:left w:val="single" w:sz="6" w:space="4" w:color="DDDDDD"/>
                        <w:bottom w:val="single" w:sz="6" w:space="0" w:color="DDDDDD"/>
                        <w:right w:val="single" w:sz="6" w:space="4" w:color="DDDDDD"/>
                      </w:divBdr>
                      <w:divsChild>
                        <w:div w:id="423886895">
                          <w:marLeft w:val="0"/>
                          <w:marRight w:val="0"/>
                          <w:marTop w:val="0"/>
                          <w:marBottom w:val="150"/>
                          <w:divBdr>
                            <w:top w:val="none" w:sz="0" w:space="0" w:color="auto"/>
                            <w:left w:val="none" w:sz="0" w:space="0" w:color="auto"/>
                            <w:bottom w:val="none" w:sz="0" w:space="0" w:color="auto"/>
                            <w:right w:val="none" w:sz="0" w:space="0" w:color="auto"/>
                          </w:divBdr>
                          <w:divsChild>
                            <w:div w:id="1388843396">
                              <w:marLeft w:val="0"/>
                              <w:marRight w:val="0"/>
                              <w:marTop w:val="0"/>
                              <w:marBottom w:val="0"/>
                              <w:divBdr>
                                <w:top w:val="none" w:sz="0" w:space="0" w:color="auto"/>
                                <w:left w:val="none" w:sz="0" w:space="0" w:color="auto"/>
                                <w:bottom w:val="none" w:sz="0" w:space="0" w:color="auto"/>
                                <w:right w:val="none" w:sz="0" w:space="0" w:color="auto"/>
                              </w:divBdr>
                              <w:divsChild>
                                <w:div w:id="1581717604">
                                  <w:marLeft w:val="0"/>
                                  <w:marRight w:val="0"/>
                                  <w:marTop w:val="0"/>
                                  <w:marBottom w:val="0"/>
                                  <w:divBdr>
                                    <w:top w:val="none" w:sz="0" w:space="0" w:color="auto"/>
                                    <w:left w:val="none" w:sz="0" w:space="0" w:color="auto"/>
                                    <w:bottom w:val="none" w:sz="0" w:space="0" w:color="auto"/>
                                    <w:right w:val="none" w:sz="0" w:space="0" w:color="auto"/>
                                  </w:divBdr>
                                  <w:divsChild>
                                    <w:div w:id="545021350">
                                      <w:marLeft w:val="0"/>
                                      <w:marRight w:val="0"/>
                                      <w:marTop w:val="0"/>
                                      <w:marBottom w:val="0"/>
                                      <w:divBdr>
                                        <w:top w:val="none" w:sz="0" w:space="0" w:color="auto"/>
                                        <w:left w:val="none" w:sz="0" w:space="0" w:color="auto"/>
                                        <w:bottom w:val="none" w:sz="0" w:space="0" w:color="auto"/>
                                        <w:right w:val="none" w:sz="0" w:space="0" w:color="auto"/>
                                      </w:divBdr>
                                      <w:divsChild>
                                        <w:div w:id="18759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2875">
                              <w:marLeft w:val="0"/>
                              <w:marRight w:val="0"/>
                              <w:marTop w:val="0"/>
                              <w:marBottom w:val="0"/>
                              <w:divBdr>
                                <w:top w:val="none" w:sz="0" w:space="0" w:color="auto"/>
                                <w:left w:val="none" w:sz="0" w:space="0" w:color="auto"/>
                                <w:bottom w:val="none" w:sz="0" w:space="0" w:color="auto"/>
                                <w:right w:val="none" w:sz="0" w:space="0" w:color="auto"/>
                              </w:divBdr>
                              <w:divsChild>
                                <w:div w:id="645278245">
                                  <w:marLeft w:val="0"/>
                                  <w:marRight w:val="0"/>
                                  <w:marTop w:val="0"/>
                                  <w:marBottom w:val="0"/>
                                  <w:divBdr>
                                    <w:top w:val="none" w:sz="0" w:space="0" w:color="auto"/>
                                    <w:left w:val="none" w:sz="0" w:space="0" w:color="auto"/>
                                    <w:bottom w:val="none" w:sz="0" w:space="0" w:color="auto"/>
                                    <w:right w:val="none" w:sz="0" w:space="0" w:color="auto"/>
                                  </w:divBdr>
                                  <w:divsChild>
                                    <w:div w:id="119764213">
                                      <w:marLeft w:val="0"/>
                                      <w:marRight w:val="0"/>
                                      <w:marTop w:val="0"/>
                                      <w:marBottom w:val="0"/>
                                      <w:divBdr>
                                        <w:top w:val="none" w:sz="0" w:space="0" w:color="auto"/>
                                        <w:left w:val="none" w:sz="0" w:space="0" w:color="auto"/>
                                        <w:bottom w:val="none" w:sz="0" w:space="0" w:color="auto"/>
                                        <w:right w:val="none" w:sz="0" w:space="0" w:color="auto"/>
                                      </w:divBdr>
                                      <w:divsChild>
                                        <w:div w:id="1894728348">
                                          <w:marLeft w:val="0"/>
                                          <w:marRight w:val="0"/>
                                          <w:marTop w:val="0"/>
                                          <w:marBottom w:val="0"/>
                                          <w:divBdr>
                                            <w:top w:val="none" w:sz="0" w:space="0" w:color="auto"/>
                                            <w:left w:val="none" w:sz="0" w:space="0" w:color="auto"/>
                                            <w:bottom w:val="none" w:sz="0" w:space="0" w:color="auto"/>
                                            <w:right w:val="none" w:sz="0" w:space="0" w:color="auto"/>
                                          </w:divBdr>
                                        </w:div>
                                        <w:div w:id="108743543">
                                          <w:marLeft w:val="0"/>
                                          <w:marRight w:val="0"/>
                                          <w:marTop w:val="0"/>
                                          <w:marBottom w:val="0"/>
                                          <w:divBdr>
                                            <w:top w:val="none" w:sz="0" w:space="0" w:color="auto"/>
                                            <w:left w:val="none" w:sz="0" w:space="0" w:color="auto"/>
                                            <w:bottom w:val="none" w:sz="0" w:space="0" w:color="auto"/>
                                            <w:right w:val="none" w:sz="0" w:space="0" w:color="auto"/>
                                          </w:divBdr>
                                        </w:div>
                                        <w:div w:id="764424482">
                                          <w:marLeft w:val="0"/>
                                          <w:marRight w:val="0"/>
                                          <w:marTop w:val="0"/>
                                          <w:marBottom w:val="0"/>
                                          <w:divBdr>
                                            <w:top w:val="none" w:sz="0" w:space="0" w:color="auto"/>
                                            <w:left w:val="none" w:sz="0" w:space="0" w:color="auto"/>
                                            <w:bottom w:val="none" w:sz="0" w:space="0" w:color="auto"/>
                                            <w:right w:val="none" w:sz="0" w:space="0" w:color="auto"/>
                                          </w:divBdr>
                                        </w:div>
                                        <w:div w:id="1971813885">
                                          <w:marLeft w:val="0"/>
                                          <w:marRight w:val="0"/>
                                          <w:marTop w:val="0"/>
                                          <w:marBottom w:val="0"/>
                                          <w:divBdr>
                                            <w:top w:val="none" w:sz="0" w:space="0" w:color="auto"/>
                                            <w:left w:val="none" w:sz="0" w:space="0" w:color="auto"/>
                                            <w:bottom w:val="none" w:sz="0" w:space="0" w:color="auto"/>
                                            <w:right w:val="none" w:sz="0" w:space="0" w:color="auto"/>
                                          </w:divBdr>
                                        </w:div>
                                        <w:div w:id="2027513937">
                                          <w:marLeft w:val="0"/>
                                          <w:marRight w:val="0"/>
                                          <w:marTop w:val="0"/>
                                          <w:marBottom w:val="0"/>
                                          <w:divBdr>
                                            <w:top w:val="none" w:sz="0" w:space="0" w:color="auto"/>
                                            <w:left w:val="none" w:sz="0" w:space="0" w:color="auto"/>
                                            <w:bottom w:val="none" w:sz="0" w:space="0" w:color="auto"/>
                                            <w:right w:val="none" w:sz="0" w:space="0" w:color="auto"/>
                                          </w:divBdr>
                                        </w:div>
                                        <w:div w:id="163473027">
                                          <w:marLeft w:val="0"/>
                                          <w:marRight w:val="0"/>
                                          <w:marTop w:val="0"/>
                                          <w:marBottom w:val="0"/>
                                          <w:divBdr>
                                            <w:top w:val="none" w:sz="0" w:space="0" w:color="auto"/>
                                            <w:left w:val="none" w:sz="0" w:space="0" w:color="auto"/>
                                            <w:bottom w:val="none" w:sz="0" w:space="0" w:color="auto"/>
                                            <w:right w:val="none" w:sz="0" w:space="0" w:color="auto"/>
                                          </w:divBdr>
                                        </w:div>
                                        <w:div w:id="1301299851">
                                          <w:marLeft w:val="0"/>
                                          <w:marRight w:val="0"/>
                                          <w:marTop w:val="0"/>
                                          <w:marBottom w:val="0"/>
                                          <w:divBdr>
                                            <w:top w:val="none" w:sz="0" w:space="0" w:color="auto"/>
                                            <w:left w:val="none" w:sz="0" w:space="0" w:color="auto"/>
                                            <w:bottom w:val="none" w:sz="0" w:space="0" w:color="auto"/>
                                            <w:right w:val="none" w:sz="0" w:space="0" w:color="auto"/>
                                          </w:divBdr>
                                        </w:div>
                                        <w:div w:id="1861160198">
                                          <w:marLeft w:val="0"/>
                                          <w:marRight w:val="0"/>
                                          <w:marTop w:val="0"/>
                                          <w:marBottom w:val="0"/>
                                          <w:divBdr>
                                            <w:top w:val="none" w:sz="0" w:space="0" w:color="auto"/>
                                            <w:left w:val="none" w:sz="0" w:space="0" w:color="auto"/>
                                            <w:bottom w:val="none" w:sz="0" w:space="0" w:color="auto"/>
                                            <w:right w:val="none" w:sz="0" w:space="0" w:color="auto"/>
                                          </w:divBdr>
                                        </w:div>
                                        <w:div w:id="992374714">
                                          <w:marLeft w:val="0"/>
                                          <w:marRight w:val="0"/>
                                          <w:marTop w:val="0"/>
                                          <w:marBottom w:val="0"/>
                                          <w:divBdr>
                                            <w:top w:val="none" w:sz="0" w:space="0" w:color="auto"/>
                                            <w:left w:val="none" w:sz="0" w:space="0" w:color="auto"/>
                                            <w:bottom w:val="none" w:sz="0" w:space="0" w:color="auto"/>
                                            <w:right w:val="none" w:sz="0" w:space="0" w:color="auto"/>
                                          </w:divBdr>
                                        </w:div>
                                        <w:div w:id="1250891390">
                                          <w:marLeft w:val="0"/>
                                          <w:marRight w:val="0"/>
                                          <w:marTop w:val="0"/>
                                          <w:marBottom w:val="0"/>
                                          <w:divBdr>
                                            <w:top w:val="none" w:sz="0" w:space="0" w:color="auto"/>
                                            <w:left w:val="none" w:sz="0" w:space="0" w:color="auto"/>
                                            <w:bottom w:val="none" w:sz="0" w:space="0" w:color="auto"/>
                                            <w:right w:val="none" w:sz="0" w:space="0" w:color="auto"/>
                                          </w:divBdr>
                                        </w:div>
                                        <w:div w:id="1955551643">
                                          <w:marLeft w:val="0"/>
                                          <w:marRight w:val="0"/>
                                          <w:marTop w:val="0"/>
                                          <w:marBottom w:val="0"/>
                                          <w:divBdr>
                                            <w:top w:val="none" w:sz="0" w:space="0" w:color="auto"/>
                                            <w:left w:val="none" w:sz="0" w:space="0" w:color="auto"/>
                                            <w:bottom w:val="none" w:sz="0" w:space="0" w:color="auto"/>
                                            <w:right w:val="none" w:sz="0" w:space="0" w:color="auto"/>
                                          </w:divBdr>
                                        </w:div>
                                        <w:div w:id="857045683">
                                          <w:marLeft w:val="0"/>
                                          <w:marRight w:val="0"/>
                                          <w:marTop w:val="0"/>
                                          <w:marBottom w:val="0"/>
                                          <w:divBdr>
                                            <w:top w:val="none" w:sz="0" w:space="0" w:color="auto"/>
                                            <w:left w:val="none" w:sz="0" w:space="0" w:color="auto"/>
                                            <w:bottom w:val="none" w:sz="0" w:space="0" w:color="auto"/>
                                            <w:right w:val="none" w:sz="0" w:space="0" w:color="auto"/>
                                          </w:divBdr>
                                        </w:div>
                                        <w:div w:id="1666975890">
                                          <w:marLeft w:val="0"/>
                                          <w:marRight w:val="0"/>
                                          <w:marTop w:val="0"/>
                                          <w:marBottom w:val="0"/>
                                          <w:divBdr>
                                            <w:top w:val="none" w:sz="0" w:space="0" w:color="auto"/>
                                            <w:left w:val="none" w:sz="0" w:space="0" w:color="auto"/>
                                            <w:bottom w:val="none" w:sz="0" w:space="0" w:color="auto"/>
                                            <w:right w:val="none" w:sz="0" w:space="0" w:color="auto"/>
                                          </w:divBdr>
                                        </w:div>
                                        <w:div w:id="1611278314">
                                          <w:marLeft w:val="0"/>
                                          <w:marRight w:val="0"/>
                                          <w:marTop w:val="0"/>
                                          <w:marBottom w:val="0"/>
                                          <w:divBdr>
                                            <w:top w:val="none" w:sz="0" w:space="0" w:color="auto"/>
                                            <w:left w:val="none" w:sz="0" w:space="0" w:color="auto"/>
                                            <w:bottom w:val="none" w:sz="0" w:space="0" w:color="auto"/>
                                            <w:right w:val="none" w:sz="0" w:space="0" w:color="auto"/>
                                          </w:divBdr>
                                        </w:div>
                                        <w:div w:id="1499225671">
                                          <w:marLeft w:val="0"/>
                                          <w:marRight w:val="0"/>
                                          <w:marTop w:val="0"/>
                                          <w:marBottom w:val="0"/>
                                          <w:divBdr>
                                            <w:top w:val="none" w:sz="0" w:space="0" w:color="auto"/>
                                            <w:left w:val="none" w:sz="0" w:space="0" w:color="auto"/>
                                            <w:bottom w:val="none" w:sz="0" w:space="0" w:color="auto"/>
                                            <w:right w:val="none" w:sz="0" w:space="0" w:color="auto"/>
                                          </w:divBdr>
                                        </w:div>
                                        <w:div w:id="8219449">
                                          <w:marLeft w:val="0"/>
                                          <w:marRight w:val="0"/>
                                          <w:marTop w:val="0"/>
                                          <w:marBottom w:val="0"/>
                                          <w:divBdr>
                                            <w:top w:val="none" w:sz="0" w:space="0" w:color="auto"/>
                                            <w:left w:val="none" w:sz="0" w:space="0" w:color="auto"/>
                                            <w:bottom w:val="none" w:sz="0" w:space="0" w:color="auto"/>
                                            <w:right w:val="none" w:sz="0" w:space="0" w:color="auto"/>
                                          </w:divBdr>
                                        </w:div>
                                        <w:div w:id="37972809">
                                          <w:marLeft w:val="0"/>
                                          <w:marRight w:val="0"/>
                                          <w:marTop w:val="0"/>
                                          <w:marBottom w:val="0"/>
                                          <w:divBdr>
                                            <w:top w:val="none" w:sz="0" w:space="0" w:color="auto"/>
                                            <w:left w:val="none" w:sz="0" w:space="0" w:color="auto"/>
                                            <w:bottom w:val="none" w:sz="0" w:space="0" w:color="auto"/>
                                            <w:right w:val="none" w:sz="0" w:space="0" w:color="auto"/>
                                          </w:divBdr>
                                        </w:div>
                                        <w:div w:id="1729255873">
                                          <w:marLeft w:val="0"/>
                                          <w:marRight w:val="0"/>
                                          <w:marTop w:val="0"/>
                                          <w:marBottom w:val="0"/>
                                          <w:divBdr>
                                            <w:top w:val="none" w:sz="0" w:space="0" w:color="auto"/>
                                            <w:left w:val="none" w:sz="0" w:space="0" w:color="auto"/>
                                            <w:bottom w:val="none" w:sz="0" w:space="0" w:color="auto"/>
                                            <w:right w:val="none" w:sz="0" w:space="0" w:color="auto"/>
                                          </w:divBdr>
                                        </w:div>
                                        <w:div w:id="1595894478">
                                          <w:marLeft w:val="0"/>
                                          <w:marRight w:val="0"/>
                                          <w:marTop w:val="0"/>
                                          <w:marBottom w:val="0"/>
                                          <w:divBdr>
                                            <w:top w:val="none" w:sz="0" w:space="0" w:color="auto"/>
                                            <w:left w:val="none" w:sz="0" w:space="0" w:color="auto"/>
                                            <w:bottom w:val="none" w:sz="0" w:space="0" w:color="auto"/>
                                            <w:right w:val="none" w:sz="0" w:space="0" w:color="auto"/>
                                          </w:divBdr>
                                        </w:div>
                                        <w:div w:id="16318829">
                                          <w:marLeft w:val="0"/>
                                          <w:marRight w:val="0"/>
                                          <w:marTop w:val="0"/>
                                          <w:marBottom w:val="0"/>
                                          <w:divBdr>
                                            <w:top w:val="none" w:sz="0" w:space="0" w:color="auto"/>
                                            <w:left w:val="none" w:sz="0" w:space="0" w:color="auto"/>
                                            <w:bottom w:val="none" w:sz="0" w:space="0" w:color="auto"/>
                                            <w:right w:val="none" w:sz="0" w:space="0" w:color="auto"/>
                                          </w:divBdr>
                                        </w:div>
                                        <w:div w:id="1306467709">
                                          <w:marLeft w:val="0"/>
                                          <w:marRight w:val="0"/>
                                          <w:marTop w:val="0"/>
                                          <w:marBottom w:val="0"/>
                                          <w:divBdr>
                                            <w:top w:val="none" w:sz="0" w:space="0" w:color="auto"/>
                                            <w:left w:val="none" w:sz="0" w:space="0" w:color="auto"/>
                                            <w:bottom w:val="none" w:sz="0" w:space="0" w:color="auto"/>
                                            <w:right w:val="none" w:sz="0" w:space="0" w:color="auto"/>
                                          </w:divBdr>
                                        </w:div>
                                        <w:div w:id="1139610808">
                                          <w:marLeft w:val="0"/>
                                          <w:marRight w:val="0"/>
                                          <w:marTop w:val="0"/>
                                          <w:marBottom w:val="0"/>
                                          <w:divBdr>
                                            <w:top w:val="none" w:sz="0" w:space="0" w:color="auto"/>
                                            <w:left w:val="none" w:sz="0" w:space="0" w:color="auto"/>
                                            <w:bottom w:val="none" w:sz="0" w:space="0" w:color="auto"/>
                                            <w:right w:val="none" w:sz="0" w:space="0" w:color="auto"/>
                                          </w:divBdr>
                                        </w:div>
                                        <w:div w:id="1768228959">
                                          <w:marLeft w:val="0"/>
                                          <w:marRight w:val="0"/>
                                          <w:marTop w:val="0"/>
                                          <w:marBottom w:val="0"/>
                                          <w:divBdr>
                                            <w:top w:val="none" w:sz="0" w:space="0" w:color="auto"/>
                                            <w:left w:val="none" w:sz="0" w:space="0" w:color="auto"/>
                                            <w:bottom w:val="none" w:sz="0" w:space="0" w:color="auto"/>
                                            <w:right w:val="none" w:sz="0" w:space="0" w:color="auto"/>
                                          </w:divBdr>
                                        </w:div>
                                        <w:div w:id="703285411">
                                          <w:marLeft w:val="0"/>
                                          <w:marRight w:val="0"/>
                                          <w:marTop w:val="0"/>
                                          <w:marBottom w:val="0"/>
                                          <w:divBdr>
                                            <w:top w:val="none" w:sz="0" w:space="0" w:color="auto"/>
                                            <w:left w:val="none" w:sz="0" w:space="0" w:color="auto"/>
                                            <w:bottom w:val="none" w:sz="0" w:space="0" w:color="auto"/>
                                            <w:right w:val="none" w:sz="0" w:space="0" w:color="auto"/>
                                          </w:divBdr>
                                        </w:div>
                                        <w:div w:id="860169446">
                                          <w:marLeft w:val="0"/>
                                          <w:marRight w:val="0"/>
                                          <w:marTop w:val="0"/>
                                          <w:marBottom w:val="0"/>
                                          <w:divBdr>
                                            <w:top w:val="none" w:sz="0" w:space="0" w:color="auto"/>
                                            <w:left w:val="none" w:sz="0" w:space="0" w:color="auto"/>
                                            <w:bottom w:val="none" w:sz="0" w:space="0" w:color="auto"/>
                                            <w:right w:val="none" w:sz="0" w:space="0" w:color="auto"/>
                                          </w:divBdr>
                                        </w:div>
                                        <w:div w:id="392041616">
                                          <w:marLeft w:val="0"/>
                                          <w:marRight w:val="0"/>
                                          <w:marTop w:val="0"/>
                                          <w:marBottom w:val="0"/>
                                          <w:divBdr>
                                            <w:top w:val="none" w:sz="0" w:space="0" w:color="auto"/>
                                            <w:left w:val="none" w:sz="0" w:space="0" w:color="auto"/>
                                            <w:bottom w:val="none" w:sz="0" w:space="0" w:color="auto"/>
                                            <w:right w:val="none" w:sz="0" w:space="0" w:color="auto"/>
                                          </w:divBdr>
                                        </w:div>
                                        <w:div w:id="1513491340">
                                          <w:marLeft w:val="0"/>
                                          <w:marRight w:val="0"/>
                                          <w:marTop w:val="0"/>
                                          <w:marBottom w:val="0"/>
                                          <w:divBdr>
                                            <w:top w:val="none" w:sz="0" w:space="0" w:color="auto"/>
                                            <w:left w:val="none" w:sz="0" w:space="0" w:color="auto"/>
                                            <w:bottom w:val="none" w:sz="0" w:space="0" w:color="auto"/>
                                            <w:right w:val="none" w:sz="0" w:space="0" w:color="auto"/>
                                          </w:divBdr>
                                        </w:div>
                                        <w:div w:id="2046173678">
                                          <w:marLeft w:val="0"/>
                                          <w:marRight w:val="0"/>
                                          <w:marTop w:val="0"/>
                                          <w:marBottom w:val="0"/>
                                          <w:divBdr>
                                            <w:top w:val="none" w:sz="0" w:space="0" w:color="auto"/>
                                            <w:left w:val="none" w:sz="0" w:space="0" w:color="auto"/>
                                            <w:bottom w:val="none" w:sz="0" w:space="0" w:color="auto"/>
                                            <w:right w:val="none" w:sz="0" w:space="0" w:color="auto"/>
                                          </w:divBdr>
                                        </w:div>
                                        <w:div w:id="724572865">
                                          <w:marLeft w:val="0"/>
                                          <w:marRight w:val="0"/>
                                          <w:marTop w:val="0"/>
                                          <w:marBottom w:val="0"/>
                                          <w:divBdr>
                                            <w:top w:val="none" w:sz="0" w:space="0" w:color="auto"/>
                                            <w:left w:val="none" w:sz="0" w:space="0" w:color="auto"/>
                                            <w:bottom w:val="none" w:sz="0" w:space="0" w:color="auto"/>
                                            <w:right w:val="none" w:sz="0" w:space="0" w:color="auto"/>
                                          </w:divBdr>
                                        </w:div>
                                        <w:div w:id="1810322198">
                                          <w:marLeft w:val="0"/>
                                          <w:marRight w:val="0"/>
                                          <w:marTop w:val="0"/>
                                          <w:marBottom w:val="0"/>
                                          <w:divBdr>
                                            <w:top w:val="none" w:sz="0" w:space="0" w:color="auto"/>
                                            <w:left w:val="none" w:sz="0" w:space="0" w:color="auto"/>
                                            <w:bottom w:val="none" w:sz="0" w:space="0" w:color="auto"/>
                                            <w:right w:val="none" w:sz="0" w:space="0" w:color="auto"/>
                                          </w:divBdr>
                                        </w:div>
                                        <w:div w:id="47191282">
                                          <w:marLeft w:val="0"/>
                                          <w:marRight w:val="0"/>
                                          <w:marTop w:val="0"/>
                                          <w:marBottom w:val="0"/>
                                          <w:divBdr>
                                            <w:top w:val="none" w:sz="0" w:space="0" w:color="auto"/>
                                            <w:left w:val="none" w:sz="0" w:space="0" w:color="auto"/>
                                            <w:bottom w:val="none" w:sz="0" w:space="0" w:color="auto"/>
                                            <w:right w:val="none" w:sz="0" w:space="0" w:color="auto"/>
                                          </w:divBdr>
                                        </w:div>
                                        <w:div w:id="383678865">
                                          <w:marLeft w:val="0"/>
                                          <w:marRight w:val="0"/>
                                          <w:marTop w:val="0"/>
                                          <w:marBottom w:val="0"/>
                                          <w:divBdr>
                                            <w:top w:val="none" w:sz="0" w:space="0" w:color="auto"/>
                                            <w:left w:val="none" w:sz="0" w:space="0" w:color="auto"/>
                                            <w:bottom w:val="none" w:sz="0" w:space="0" w:color="auto"/>
                                            <w:right w:val="none" w:sz="0" w:space="0" w:color="auto"/>
                                          </w:divBdr>
                                        </w:div>
                                        <w:div w:id="1483042605">
                                          <w:marLeft w:val="0"/>
                                          <w:marRight w:val="0"/>
                                          <w:marTop w:val="0"/>
                                          <w:marBottom w:val="0"/>
                                          <w:divBdr>
                                            <w:top w:val="none" w:sz="0" w:space="0" w:color="auto"/>
                                            <w:left w:val="none" w:sz="0" w:space="0" w:color="auto"/>
                                            <w:bottom w:val="none" w:sz="0" w:space="0" w:color="auto"/>
                                            <w:right w:val="none" w:sz="0" w:space="0" w:color="auto"/>
                                          </w:divBdr>
                                        </w:div>
                                        <w:div w:id="839001837">
                                          <w:marLeft w:val="0"/>
                                          <w:marRight w:val="0"/>
                                          <w:marTop w:val="0"/>
                                          <w:marBottom w:val="0"/>
                                          <w:divBdr>
                                            <w:top w:val="none" w:sz="0" w:space="0" w:color="auto"/>
                                            <w:left w:val="none" w:sz="0" w:space="0" w:color="auto"/>
                                            <w:bottom w:val="none" w:sz="0" w:space="0" w:color="auto"/>
                                            <w:right w:val="none" w:sz="0" w:space="0" w:color="auto"/>
                                          </w:divBdr>
                                        </w:div>
                                        <w:div w:id="1996571791">
                                          <w:marLeft w:val="0"/>
                                          <w:marRight w:val="0"/>
                                          <w:marTop w:val="0"/>
                                          <w:marBottom w:val="0"/>
                                          <w:divBdr>
                                            <w:top w:val="none" w:sz="0" w:space="0" w:color="auto"/>
                                            <w:left w:val="none" w:sz="0" w:space="0" w:color="auto"/>
                                            <w:bottom w:val="none" w:sz="0" w:space="0" w:color="auto"/>
                                            <w:right w:val="none" w:sz="0" w:space="0" w:color="auto"/>
                                          </w:divBdr>
                                        </w:div>
                                        <w:div w:id="737557686">
                                          <w:marLeft w:val="0"/>
                                          <w:marRight w:val="0"/>
                                          <w:marTop w:val="0"/>
                                          <w:marBottom w:val="0"/>
                                          <w:divBdr>
                                            <w:top w:val="none" w:sz="0" w:space="0" w:color="auto"/>
                                            <w:left w:val="none" w:sz="0" w:space="0" w:color="auto"/>
                                            <w:bottom w:val="none" w:sz="0" w:space="0" w:color="auto"/>
                                            <w:right w:val="none" w:sz="0" w:space="0" w:color="auto"/>
                                          </w:divBdr>
                                        </w:div>
                                        <w:div w:id="903568976">
                                          <w:marLeft w:val="0"/>
                                          <w:marRight w:val="0"/>
                                          <w:marTop w:val="0"/>
                                          <w:marBottom w:val="0"/>
                                          <w:divBdr>
                                            <w:top w:val="none" w:sz="0" w:space="0" w:color="auto"/>
                                            <w:left w:val="none" w:sz="0" w:space="0" w:color="auto"/>
                                            <w:bottom w:val="none" w:sz="0" w:space="0" w:color="auto"/>
                                            <w:right w:val="none" w:sz="0" w:space="0" w:color="auto"/>
                                          </w:divBdr>
                                        </w:div>
                                        <w:div w:id="1079475882">
                                          <w:marLeft w:val="0"/>
                                          <w:marRight w:val="0"/>
                                          <w:marTop w:val="0"/>
                                          <w:marBottom w:val="0"/>
                                          <w:divBdr>
                                            <w:top w:val="none" w:sz="0" w:space="0" w:color="auto"/>
                                            <w:left w:val="none" w:sz="0" w:space="0" w:color="auto"/>
                                            <w:bottom w:val="none" w:sz="0" w:space="0" w:color="auto"/>
                                            <w:right w:val="none" w:sz="0" w:space="0" w:color="auto"/>
                                          </w:divBdr>
                                        </w:div>
                                        <w:div w:id="1925917092">
                                          <w:marLeft w:val="0"/>
                                          <w:marRight w:val="0"/>
                                          <w:marTop w:val="0"/>
                                          <w:marBottom w:val="0"/>
                                          <w:divBdr>
                                            <w:top w:val="none" w:sz="0" w:space="0" w:color="auto"/>
                                            <w:left w:val="none" w:sz="0" w:space="0" w:color="auto"/>
                                            <w:bottom w:val="none" w:sz="0" w:space="0" w:color="auto"/>
                                            <w:right w:val="none" w:sz="0" w:space="0" w:color="auto"/>
                                          </w:divBdr>
                                        </w:div>
                                        <w:div w:id="454448745">
                                          <w:marLeft w:val="0"/>
                                          <w:marRight w:val="0"/>
                                          <w:marTop w:val="0"/>
                                          <w:marBottom w:val="0"/>
                                          <w:divBdr>
                                            <w:top w:val="none" w:sz="0" w:space="0" w:color="auto"/>
                                            <w:left w:val="none" w:sz="0" w:space="0" w:color="auto"/>
                                            <w:bottom w:val="none" w:sz="0" w:space="0" w:color="auto"/>
                                            <w:right w:val="none" w:sz="0" w:space="0" w:color="auto"/>
                                          </w:divBdr>
                                        </w:div>
                                        <w:div w:id="343747243">
                                          <w:marLeft w:val="0"/>
                                          <w:marRight w:val="0"/>
                                          <w:marTop w:val="0"/>
                                          <w:marBottom w:val="0"/>
                                          <w:divBdr>
                                            <w:top w:val="none" w:sz="0" w:space="0" w:color="auto"/>
                                            <w:left w:val="none" w:sz="0" w:space="0" w:color="auto"/>
                                            <w:bottom w:val="none" w:sz="0" w:space="0" w:color="auto"/>
                                            <w:right w:val="none" w:sz="0" w:space="0" w:color="auto"/>
                                          </w:divBdr>
                                        </w:div>
                                        <w:div w:id="1964143346">
                                          <w:marLeft w:val="0"/>
                                          <w:marRight w:val="0"/>
                                          <w:marTop w:val="0"/>
                                          <w:marBottom w:val="0"/>
                                          <w:divBdr>
                                            <w:top w:val="none" w:sz="0" w:space="0" w:color="auto"/>
                                            <w:left w:val="none" w:sz="0" w:space="0" w:color="auto"/>
                                            <w:bottom w:val="none" w:sz="0" w:space="0" w:color="auto"/>
                                            <w:right w:val="none" w:sz="0" w:space="0" w:color="auto"/>
                                          </w:divBdr>
                                        </w:div>
                                        <w:div w:id="1186478255">
                                          <w:marLeft w:val="0"/>
                                          <w:marRight w:val="0"/>
                                          <w:marTop w:val="0"/>
                                          <w:marBottom w:val="0"/>
                                          <w:divBdr>
                                            <w:top w:val="none" w:sz="0" w:space="0" w:color="auto"/>
                                            <w:left w:val="none" w:sz="0" w:space="0" w:color="auto"/>
                                            <w:bottom w:val="none" w:sz="0" w:space="0" w:color="auto"/>
                                            <w:right w:val="none" w:sz="0" w:space="0" w:color="auto"/>
                                          </w:divBdr>
                                        </w:div>
                                        <w:div w:id="597566265">
                                          <w:marLeft w:val="0"/>
                                          <w:marRight w:val="0"/>
                                          <w:marTop w:val="0"/>
                                          <w:marBottom w:val="0"/>
                                          <w:divBdr>
                                            <w:top w:val="none" w:sz="0" w:space="0" w:color="auto"/>
                                            <w:left w:val="none" w:sz="0" w:space="0" w:color="auto"/>
                                            <w:bottom w:val="none" w:sz="0" w:space="0" w:color="auto"/>
                                            <w:right w:val="none" w:sz="0" w:space="0" w:color="auto"/>
                                          </w:divBdr>
                                        </w:div>
                                        <w:div w:id="1732196643">
                                          <w:marLeft w:val="0"/>
                                          <w:marRight w:val="0"/>
                                          <w:marTop w:val="0"/>
                                          <w:marBottom w:val="0"/>
                                          <w:divBdr>
                                            <w:top w:val="none" w:sz="0" w:space="0" w:color="auto"/>
                                            <w:left w:val="none" w:sz="0" w:space="0" w:color="auto"/>
                                            <w:bottom w:val="none" w:sz="0" w:space="0" w:color="auto"/>
                                            <w:right w:val="none" w:sz="0" w:space="0" w:color="auto"/>
                                          </w:divBdr>
                                        </w:div>
                                        <w:div w:id="384184181">
                                          <w:marLeft w:val="0"/>
                                          <w:marRight w:val="0"/>
                                          <w:marTop w:val="0"/>
                                          <w:marBottom w:val="0"/>
                                          <w:divBdr>
                                            <w:top w:val="none" w:sz="0" w:space="0" w:color="auto"/>
                                            <w:left w:val="none" w:sz="0" w:space="0" w:color="auto"/>
                                            <w:bottom w:val="none" w:sz="0" w:space="0" w:color="auto"/>
                                            <w:right w:val="none" w:sz="0" w:space="0" w:color="auto"/>
                                          </w:divBdr>
                                        </w:div>
                                        <w:div w:id="1126044406">
                                          <w:marLeft w:val="0"/>
                                          <w:marRight w:val="0"/>
                                          <w:marTop w:val="0"/>
                                          <w:marBottom w:val="0"/>
                                          <w:divBdr>
                                            <w:top w:val="none" w:sz="0" w:space="0" w:color="auto"/>
                                            <w:left w:val="none" w:sz="0" w:space="0" w:color="auto"/>
                                            <w:bottom w:val="none" w:sz="0" w:space="0" w:color="auto"/>
                                            <w:right w:val="none" w:sz="0" w:space="0" w:color="auto"/>
                                          </w:divBdr>
                                        </w:div>
                                        <w:div w:id="1967080730">
                                          <w:marLeft w:val="0"/>
                                          <w:marRight w:val="0"/>
                                          <w:marTop w:val="0"/>
                                          <w:marBottom w:val="0"/>
                                          <w:divBdr>
                                            <w:top w:val="none" w:sz="0" w:space="0" w:color="auto"/>
                                            <w:left w:val="none" w:sz="0" w:space="0" w:color="auto"/>
                                            <w:bottom w:val="none" w:sz="0" w:space="0" w:color="auto"/>
                                            <w:right w:val="none" w:sz="0" w:space="0" w:color="auto"/>
                                          </w:divBdr>
                                        </w:div>
                                        <w:div w:id="465439495">
                                          <w:marLeft w:val="0"/>
                                          <w:marRight w:val="0"/>
                                          <w:marTop w:val="0"/>
                                          <w:marBottom w:val="0"/>
                                          <w:divBdr>
                                            <w:top w:val="none" w:sz="0" w:space="0" w:color="auto"/>
                                            <w:left w:val="none" w:sz="0" w:space="0" w:color="auto"/>
                                            <w:bottom w:val="none" w:sz="0" w:space="0" w:color="auto"/>
                                            <w:right w:val="none" w:sz="0" w:space="0" w:color="auto"/>
                                          </w:divBdr>
                                        </w:div>
                                        <w:div w:id="183908154">
                                          <w:marLeft w:val="0"/>
                                          <w:marRight w:val="0"/>
                                          <w:marTop w:val="0"/>
                                          <w:marBottom w:val="0"/>
                                          <w:divBdr>
                                            <w:top w:val="none" w:sz="0" w:space="0" w:color="auto"/>
                                            <w:left w:val="none" w:sz="0" w:space="0" w:color="auto"/>
                                            <w:bottom w:val="none" w:sz="0" w:space="0" w:color="auto"/>
                                            <w:right w:val="none" w:sz="0" w:space="0" w:color="auto"/>
                                          </w:divBdr>
                                        </w:div>
                                        <w:div w:id="876284704">
                                          <w:marLeft w:val="0"/>
                                          <w:marRight w:val="0"/>
                                          <w:marTop w:val="0"/>
                                          <w:marBottom w:val="0"/>
                                          <w:divBdr>
                                            <w:top w:val="none" w:sz="0" w:space="0" w:color="auto"/>
                                            <w:left w:val="none" w:sz="0" w:space="0" w:color="auto"/>
                                            <w:bottom w:val="none" w:sz="0" w:space="0" w:color="auto"/>
                                            <w:right w:val="none" w:sz="0" w:space="0" w:color="auto"/>
                                          </w:divBdr>
                                        </w:div>
                                        <w:div w:id="1324774568">
                                          <w:marLeft w:val="0"/>
                                          <w:marRight w:val="0"/>
                                          <w:marTop w:val="0"/>
                                          <w:marBottom w:val="0"/>
                                          <w:divBdr>
                                            <w:top w:val="none" w:sz="0" w:space="0" w:color="auto"/>
                                            <w:left w:val="none" w:sz="0" w:space="0" w:color="auto"/>
                                            <w:bottom w:val="none" w:sz="0" w:space="0" w:color="auto"/>
                                            <w:right w:val="none" w:sz="0" w:space="0" w:color="auto"/>
                                          </w:divBdr>
                                        </w:div>
                                        <w:div w:id="23139562">
                                          <w:marLeft w:val="0"/>
                                          <w:marRight w:val="0"/>
                                          <w:marTop w:val="0"/>
                                          <w:marBottom w:val="0"/>
                                          <w:divBdr>
                                            <w:top w:val="none" w:sz="0" w:space="0" w:color="auto"/>
                                            <w:left w:val="none" w:sz="0" w:space="0" w:color="auto"/>
                                            <w:bottom w:val="none" w:sz="0" w:space="0" w:color="auto"/>
                                            <w:right w:val="none" w:sz="0" w:space="0" w:color="auto"/>
                                          </w:divBdr>
                                        </w:div>
                                        <w:div w:id="1464083271">
                                          <w:marLeft w:val="0"/>
                                          <w:marRight w:val="0"/>
                                          <w:marTop w:val="0"/>
                                          <w:marBottom w:val="0"/>
                                          <w:divBdr>
                                            <w:top w:val="none" w:sz="0" w:space="0" w:color="auto"/>
                                            <w:left w:val="none" w:sz="0" w:space="0" w:color="auto"/>
                                            <w:bottom w:val="none" w:sz="0" w:space="0" w:color="auto"/>
                                            <w:right w:val="none" w:sz="0" w:space="0" w:color="auto"/>
                                          </w:divBdr>
                                        </w:div>
                                        <w:div w:id="1785340126">
                                          <w:marLeft w:val="0"/>
                                          <w:marRight w:val="0"/>
                                          <w:marTop w:val="0"/>
                                          <w:marBottom w:val="0"/>
                                          <w:divBdr>
                                            <w:top w:val="none" w:sz="0" w:space="0" w:color="auto"/>
                                            <w:left w:val="none" w:sz="0" w:space="0" w:color="auto"/>
                                            <w:bottom w:val="none" w:sz="0" w:space="0" w:color="auto"/>
                                            <w:right w:val="none" w:sz="0" w:space="0" w:color="auto"/>
                                          </w:divBdr>
                                        </w:div>
                                        <w:div w:id="1821651290">
                                          <w:marLeft w:val="0"/>
                                          <w:marRight w:val="0"/>
                                          <w:marTop w:val="0"/>
                                          <w:marBottom w:val="0"/>
                                          <w:divBdr>
                                            <w:top w:val="none" w:sz="0" w:space="0" w:color="auto"/>
                                            <w:left w:val="none" w:sz="0" w:space="0" w:color="auto"/>
                                            <w:bottom w:val="none" w:sz="0" w:space="0" w:color="auto"/>
                                            <w:right w:val="none" w:sz="0" w:space="0" w:color="auto"/>
                                          </w:divBdr>
                                        </w:div>
                                        <w:div w:id="1839032032">
                                          <w:marLeft w:val="0"/>
                                          <w:marRight w:val="0"/>
                                          <w:marTop w:val="0"/>
                                          <w:marBottom w:val="0"/>
                                          <w:divBdr>
                                            <w:top w:val="none" w:sz="0" w:space="0" w:color="auto"/>
                                            <w:left w:val="none" w:sz="0" w:space="0" w:color="auto"/>
                                            <w:bottom w:val="none" w:sz="0" w:space="0" w:color="auto"/>
                                            <w:right w:val="none" w:sz="0" w:space="0" w:color="auto"/>
                                          </w:divBdr>
                                        </w:div>
                                        <w:div w:id="1066030691">
                                          <w:marLeft w:val="0"/>
                                          <w:marRight w:val="0"/>
                                          <w:marTop w:val="0"/>
                                          <w:marBottom w:val="0"/>
                                          <w:divBdr>
                                            <w:top w:val="none" w:sz="0" w:space="0" w:color="auto"/>
                                            <w:left w:val="none" w:sz="0" w:space="0" w:color="auto"/>
                                            <w:bottom w:val="none" w:sz="0" w:space="0" w:color="auto"/>
                                            <w:right w:val="none" w:sz="0" w:space="0" w:color="auto"/>
                                          </w:divBdr>
                                        </w:div>
                                        <w:div w:id="1198197549">
                                          <w:marLeft w:val="0"/>
                                          <w:marRight w:val="0"/>
                                          <w:marTop w:val="0"/>
                                          <w:marBottom w:val="0"/>
                                          <w:divBdr>
                                            <w:top w:val="none" w:sz="0" w:space="0" w:color="auto"/>
                                            <w:left w:val="none" w:sz="0" w:space="0" w:color="auto"/>
                                            <w:bottom w:val="none" w:sz="0" w:space="0" w:color="auto"/>
                                            <w:right w:val="none" w:sz="0" w:space="0" w:color="auto"/>
                                          </w:divBdr>
                                        </w:div>
                                        <w:div w:id="1514566135">
                                          <w:marLeft w:val="0"/>
                                          <w:marRight w:val="0"/>
                                          <w:marTop w:val="0"/>
                                          <w:marBottom w:val="0"/>
                                          <w:divBdr>
                                            <w:top w:val="none" w:sz="0" w:space="0" w:color="auto"/>
                                            <w:left w:val="none" w:sz="0" w:space="0" w:color="auto"/>
                                            <w:bottom w:val="none" w:sz="0" w:space="0" w:color="auto"/>
                                            <w:right w:val="none" w:sz="0" w:space="0" w:color="auto"/>
                                          </w:divBdr>
                                        </w:div>
                                        <w:div w:id="804464946">
                                          <w:marLeft w:val="0"/>
                                          <w:marRight w:val="0"/>
                                          <w:marTop w:val="0"/>
                                          <w:marBottom w:val="0"/>
                                          <w:divBdr>
                                            <w:top w:val="none" w:sz="0" w:space="0" w:color="auto"/>
                                            <w:left w:val="none" w:sz="0" w:space="0" w:color="auto"/>
                                            <w:bottom w:val="none" w:sz="0" w:space="0" w:color="auto"/>
                                            <w:right w:val="none" w:sz="0" w:space="0" w:color="auto"/>
                                          </w:divBdr>
                                        </w:div>
                                        <w:div w:id="1935550532">
                                          <w:marLeft w:val="0"/>
                                          <w:marRight w:val="0"/>
                                          <w:marTop w:val="0"/>
                                          <w:marBottom w:val="0"/>
                                          <w:divBdr>
                                            <w:top w:val="none" w:sz="0" w:space="0" w:color="auto"/>
                                            <w:left w:val="none" w:sz="0" w:space="0" w:color="auto"/>
                                            <w:bottom w:val="none" w:sz="0" w:space="0" w:color="auto"/>
                                            <w:right w:val="none" w:sz="0" w:space="0" w:color="auto"/>
                                          </w:divBdr>
                                        </w:div>
                                        <w:div w:id="1510867269">
                                          <w:marLeft w:val="0"/>
                                          <w:marRight w:val="0"/>
                                          <w:marTop w:val="0"/>
                                          <w:marBottom w:val="0"/>
                                          <w:divBdr>
                                            <w:top w:val="none" w:sz="0" w:space="0" w:color="auto"/>
                                            <w:left w:val="none" w:sz="0" w:space="0" w:color="auto"/>
                                            <w:bottom w:val="none" w:sz="0" w:space="0" w:color="auto"/>
                                            <w:right w:val="none" w:sz="0" w:space="0" w:color="auto"/>
                                          </w:divBdr>
                                        </w:div>
                                        <w:div w:id="1077441764">
                                          <w:marLeft w:val="0"/>
                                          <w:marRight w:val="0"/>
                                          <w:marTop w:val="0"/>
                                          <w:marBottom w:val="0"/>
                                          <w:divBdr>
                                            <w:top w:val="none" w:sz="0" w:space="0" w:color="auto"/>
                                            <w:left w:val="none" w:sz="0" w:space="0" w:color="auto"/>
                                            <w:bottom w:val="none" w:sz="0" w:space="0" w:color="auto"/>
                                            <w:right w:val="none" w:sz="0" w:space="0" w:color="auto"/>
                                          </w:divBdr>
                                        </w:div>
                                        <w:div w:id="1874226753">
                                          <w:marLeft w:val="0"/>
                                          <w:marRight w:val="0"/>
                                          <w:marTop w:val="0"/>
                                          <w:marBottom w:val="0"/>
                                          <w:divBdr>
                                            <w:top w:val="none" w:sz="0" w:space="0" w:color="auto"/>
                                            <w:left w:val="none" w:sz="0" w:space="0" w:color="auto"/>
                                            <w:bottom w:val="none" w:sz="0" w:space="0" w:color="auto"/>
                                            <w:right w:val="none" w:sz="0" w:space="0" w:color="auto"/>
                                          </w:divBdr>
                                        </w:div>
                                        <w:div w:id="1778869827">
                                          <w:marLeft w:val="0"/>
                                          <w:marRight w:val="0"/>
                                          <w:marTop w:val="0"/>
                                          <w:marBottom w:val="0"/>
                                          <w:divBdr>
                                            <w:top w:val="none" w:sz="0" w:space="0" w:color="auto"/>
                                            <w:left w:val="none" w:sz="0" w:space="0" w:color="auto"/>
                                            <w:bottom w:val="none" w:sz="0" w:space="0" w:color="auto"/>
                                            <w:right w:val="none" w:sz="0" w:space="0" w:color="auto"/>
                                          </w:divBdr>
                                        </w:div>
                                        <w:div w:id="1207373899">
                                          <w:marLeft w:val="0"/>
                                          <w:marRight w:val="0"/>
                                          <w:marTop w:val="0"/>
                                          <w:marBottom w:val="0"/>
                                          <w:divBdr>
                                            <w:top w:val="none" w:sz="0" w:space="0" w:color="auto"/>
                                            <w:left w:val="none" w:sz="0" w:space="0" w:color="auto"/>
                                            <w:bottom w:val="none" w:sz="0" w:space="0" w:color="auto"/>
                                            <w:right w:val="none" w:sz="0" w:space="0" w:color="auto"/>
                                          </w:divBdr>
                                        </w:div>
                                        <w:div w:id="3143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2446091">
      <w:bodyDiv w:val="1"/>
      <w:marLeft w:val="0"/>
      <w:marRight w:val="0"/>
      <w:marTop w:val="0"/>
      <w:marBottom w:val="0"/>
      <w:divBdr>
        <w:top w:val="none" w:sz="0" w:space="0" w:color="auto"/>
        <w:left w:val="none" w:sz="0" w:space="0" w:color="auto"/>
        <w:bottom w:val="none" w:sz="0" w:space="0" w:color="auto"/>
        <w:right w:val="none" w:sz="0" w:space="0" w:color="auto"/>
      </w:divBdr>
      <w:divsChild>
        <w:div w:id="437453101">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 w:id="1071194148">
          <w:marLeft w:val="0"/>
          <w:marRight w:val="0"/>
          <w:marTop w:val="0"/>
          <w:marBottom w:val="300"/>
          <w:divBdr>
            <w:top w:val="none" w:sz="0" w:space="0" w:color="auto"/>
            <w:left w:val="none" w:sz="0" w:space="0" w:color="auto"/>
            <w:bottom w:val="none" w:sz="0" w:space="0" w:color="auto"/>
            <w:right w:val="none" w:sz="0" w:space="0" w:color="auto"/>
          </w:divBdr>
          <w:divsChild>
            <w:div w:id="666521824">
              <w:marLeft w:val="0"/>
              <w:marRight w:val="0"/>
              <w:marTop w:val="0"/>
              <w:marBottom w:val="0"/>
              <w:divBdr>
                <w:top w:val="none" w:sz="0" w:space="0" w:color="auto"/>
                <w:left w:val="none" w:sz="0" w:space="0" w:color="auto"/>
                <w:bottom w:val="none" w:sz="0" w:space="0" w:color="auto"/>
                <w:right w:val="none" w:sz="0" w:space="0" w:color="auto"/>
              </w:divBdr>
              <w:divsChild>
                <w:div w:id="1767968406">
                  <w:marLeft w:val="0"/>
                  <w:marRight w:val="0"/>
                  <w:marTop w:val="0"/>
                  <w:marBottom w:val="0"/>
                  <w:divBdr>
                    <w:top w:val="single" w:sz="6" w:space="0" w:color="DDDDDD"/>
                    <w:left w:val="single" w:sz="6" w:space="4" w:color="DDDDDD"/>
                    <w:bottom w:val="single" w:sz="6" w:space="0" w:color="DDDDDD"/>
                    <w:right w:val="single" w:sz="6" w:space="4" w:color="DDDDDD"/>
                  </w:divBdr>
                  <w:divsChild>
                    <w:div w:id="705374107">
                      <w:marLeft w:val="0"/>
                      <w:marRight w:val="0"/>
                      <w:marTop w:val="0"/>
                      <w:marBottom w:val="150"/>
                      <w:divBdr>
                        <w:top w:val="none" w:sz="0" w:space="0" w:color="auto"/>
                        <w:left w:val="none" w:sz="0" w:space="0" w:color="auto"/>
                        <w:bottom w:val="none" w:sz="0" w:space="0" w:color="auto"/>
                        <w:right w:val="none" w:sz="0" w:space="0" w:color="auto"/>
                      </w:divBdr>
                      <w:divsChild>
                        <w:div w:id="653947156">
                          <w:marLeft w:val="0"/>
                          <w:marRight w:val="0"/>
                          <w:marTop w:val="0"/>
                          <w:marBottom w:val="0"/>
                          <w:divBdr>
                            <w:top w:val="none" w:sz="0" w:space="0" w:color="auto"/>
                            <w:left w:val="none" w:sz="0" w:space="0" w:color="auto"/>
                            <w:bottom w:val="none" w:sz="0" w:space="0" w:color="auto"/>
                            <w:right w:val="none" w:sz="0" w:space="0" w:color="auto"/>
                          </w:divBdr>
                          <w:divsChild>
                            <w:div w:id="962886205">
                              <w:marLeft w:val="0"/>
                              <w:marRight w:val="0"/>
                              <w:marTop w:val="0"/>
                              <w:marBottom w:val="0"/>
                              <w:divBdr>
                                <w:top w:val="none" w:sz="0" w:space="0" w:color="auto"/>
                                <w:left w:val="none" w:sz="0" w:space="0" w:color="auto"/>
                                <w:bottom w:val="none" w:sz="0" w:space="0" w:color="auto"/>
                                <w:right w:val="none" w:sz="0" w:space="0" w:color="auto"/>
                              </w:divBdr>
                              <w:divsChild>
                                <w:div w:id="123041882">
                                  <w:marLeft w:val="0"/>
                                  <w:marRight w:val="0"/>
                                  <w:marTop w:val="0"/>
                                  <w:marBottom w:val="0"/>
                                  <w:divBdr>
                                    <w:top w:val="none" w:sz="0" w:space="0" w:color="auto"/>
                                    <w:left w:val="none" w:sz="0" w:space="0" w:color="auto"/>
                                    <w:bottom w:val="none" w:sz="0" w:space="0" w:color="auto"/>
                                    <w:right w:val="none" w:sz="0" w:space="0" w:color="auto"/>
                                  </w:divBdr>
                                  <w:divsChild>
                                    <w:div w:id="20592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354758">
                          <w:marLeft w:val="0"/>
                          <w:marRight w:val="0"/>
                          <w:marTop w:val="0"/>
                          <w:marBottom w:val="0"/>
                          <w:divBdr>
                            <w:top w:val="none" w:sz="0" w:space="0" w:color="auto"/>
                            <w:left w:val="none" w:sz="0" w:space="0" w:color="auto"/>
                            <w:bottom w:val="none" w:sz="0" w:space="0" w:color="auto"/>
                            <w:right w:val="none" w:sz="0" w:space="0" w:color="auto"/>
                          </w:divBdr>
                          <w:divsChild>
                            <w:div w:id="337076708">
                              <w:marLeft w:val="0"/>
                              <w:marRight w:val="0"/>
                              <w:marTop w:val="0"/>
                              <w:marBottom w:val="0"/>
                              <w:divBdr>
                                <w:top w:val="none" w:sz="0" w:space="0" w:color="auto"/>
                                <w:left w:val="none" w:sz="0" w:space="0" w:color="auto"/>
                                <w:bottom w:val="none" w:sz="0" w:space="0" w:color="auto"/>
                                <w:right w:val="none" w:sz="0" w:space="0" w:color="auto"/>
                              </w:divBdr>
                              <w:divsChild>
                                <w:div w:id="1170219714">
                                  <w:marLeft w:val="0"/>
                                  <w:marRight w:val="0"/>
                                  <w:marTop w:val="0"/>
                                  <w:marBottom w:val="0"/>
                                  <w:divBdr>
                                    <w:top w:val="none" w:sz="0" w:space="0" w:color="auto"/>
                                    <w:left w:val="none" w:sz="0" w:space="0" w:color="auto"/>
                                    <w:bottom w:val="none" w:sz="0" w:space="0" w:color="auto"/>
                                    <w:right w:val="none" w:sz="0" w:space="0" w:color="auto"/>
                                  </w:divBdr>
                                  <w:divsChild>
                                    <w:div w:id="799765421">
                                      <w:marLeft w:val="0"/>
                                      <w:marRight w:val="0"/>
                                      <w:marTop w:val="0"/>
                                      <w:marBottom w:val="0"/>
                                      <w:divBdr>
                                        <w:top w:val="none" w:sz="0" w:space="0" w:color="auto"/>
                                        <w:left w:val="none" w:sz="0" w:space="0" w:color="auto"/>
                                        <w:bottom w:val="none" w:sz="0" w:space="0" w:color="auto"/>
                                        <w:right w:val="none" w:sz="0" w:space="0" w:color="auto"/>
                                      </w:divBdr>
                                    </w:div>
                                    <w:div w:id="1402488686">
                                      <w:marLeft w:val="0"/>
                                      <w:marRight w:val="0"/>
                                      <w:marTop w:val="0"/>
                                      <w:marBottom w:val="0"/>
                                      <w:divBdr>
                                        <w:top w:val="none" w:sz="0" w:space="0" w:color="auto"/>
                                        <w:left w:val="none" w:sz="0" w:space="0" w:color="auto"/>
                                        <w:bottom w:val="none" w:sz="0" w:space="0" w:color="auto"/>
                                        <w:right w:val="none" w:sz="0" w:space="0" w:color="auto"/>
                                      </w:divBdr>
                                    </w:div>
                                    <w:div w:id="1834030207">
                                      <w:marLeft w:val="0"/>
                                      <w:marRight w:val="0"/>
                                      <w:marTop w:val="0"/>
                                      <w:marBottom w:val="0"/>
                                      <w:divBdr>
                                        <w:top w:val="none" w:sz="0" w:space="0" w:color="auto"/>
                                        <w:left w:val="none" w:sz="0" w:space="0" w:color="auto"/>
                                        <w:bottom w:val="none" w:sz="0" w:space="0" w:color="auto"/>
                                        <w:right w:val="none" w:sz="0" w:space="0" w:color="auto"/>
                                      </w:divBdr>
                                    </w:div>
                                    <w:div w:id="1545871213">
                                      <w:marLeft w:val="0"/>
                                      <w:marRight w:val="0"/>
                                      <w:marTop w:val="0"/>
                                      <w:marBottom w:val="0"/>
                                      <w:divBdr>
                                        <w:top w:val="none" w:sz="0" w:space="0" w:color="auto"/>
                                        <w:left w:val="none" w:sz="0" w:space="0" w:color="auto"/>
                                        <w:bottom w:val="none" w:sz="0" w:space="0" w:color="auto"/>
                                        <w:right w:val="none" w:sz="0" w:space="0" w:color="auto"/>
                                      </w:divBdr>
                                    </w:div>
                                    <w:div w:id="814837798">
                                      <w:marLeft w:val="0"/>
                                      <w:marRight w:val="0"/>
                                      <w:marTop w:val="0"/>
                                      <w:marBottom w:val="0"/>
                                      <w:divBdr>
                                        <w:top w:val="none" w:sz="0" w:space="0" w:color="auto"/>
                                        <w:left w:val="none" w:sz="0" w:space="0" w:color="auto"/>
                                        <w:bottom w:val="none" w:sz="0" w:space="0" w:color="auto"/>
                                        <w:right w:val="none" w:sz="0" w:space="0" w:color="auto"/>
                                      </w:divBdr>
                                    </w:div>
                                    <w:div w:id="439227066">
                                      <w:marLeft w:val="0"/>
                                      <w:marRight w:val="0"/>
                                      <w:marTop w:val="0"/>
                                      <w:marBottom w:val="0"/>
                                      <w:divBdr>
                                        <w:top w:val="none" w:sz="0" w:space="0" w:color="auto"/>
                                        <w:left w:val="none" w:sz="0" w:space="0" w:color="auto"/>
                                        <w:bottom w:val="none" w:sz="0" w:space="0" w:color="auto"/>
                                        <w:right w:val="none" w:sz="0" w:space="0" w:color="auto"/>
                                      </w:divBdr>
                                    </w:div>
                                    <w:div w:id="131095788">
                                      <w:marLeft w:val="0"/>
                                      <w:marRight w:val="0"/>
                                      <w:marTop w:val="0"/>
                                      <w:marBottom w:val="0"/>
                                      <w:divBdr>
                                        <w:top w:val="none" w:sz="0" w:space="0" w:color="auto"/>
                                        <w:left w:val="none" w:sz="0" w:space="0" w:color="auto"/>
                                        <w:bottom w:val="none" w:sz="0" w:space="0" w:color="auto"/>
                                        <w:right w:val="none" w:sz="0" w:space="0" w:color="auto"/>
                                      </w:divBdr>
                                    </w:div>
                                    <w:div w:id="1749376651">
                                      <w:marLeft w:val="0"/>
                                      <w:marRight w:val="0"/>
                                      <w:marTop w:val="0"/>
                                      <w:marBottom w:val="0"/>
                                      <w:divBdr>
                                        <w:top w:val="none" w:sz="0" w:space="0" w:color="auto"/>
                                        <w:left w:val="none" w:sz="0" w:space="0" w:color="auto"/>
                                        <w:bottom w:val="none" w:sz="0" w:space="0" w:color="auto"/>
                                        <w:right w:val="none" w:sz="0" w:space="0" w:color="auto"/>
                                      </w:divBdr>
                                    </w:div>
                                    <w:div w:id="529605258">
                                      <w:marLeft w:val="0"/>
                                      <w:marRight w:val="0"/>
                                      <w:marTop w:val="0"/>
                                      <w:marBottom w:val="0"/>
                                      <w:divBdr>
                                        <w:top w:val="none" w:sz="0" w:space="0" w:color="auto"/>
                                        <w:left w:val="none" w:sz="0" w:space="0" w:color="auto"/>
                                        <w:bottom w:val="none" w:sz="0" w:space="0" w:color="auto"/>
                                        <w:right w:val="none" w:sz="0" w:space="0" w:color="auto"/>
                                      </w:divBdr>
                                    </w:div>
                                    <w:div w:id="344745530">
                                      <w:marLeft w:val="0"/>
                                      <w:marRight w:val="0"/>
                                      <w:marTop w:val="0"/>
                                      <w:marBottom w:val="0"/>
                                      <w:divBdr>
                                        <w:top w:val="none" w:sz="0" w:space="0" w:color="auto"/>
                                        <w:left w:val="none" w:sz="0" w:space="0" w:color="auto"/>
                                        <w:bottom w:val="none" w:sz="0" w:space="0" w:color="auto"/>
                                        <w:right w:val="none" w:sz="0" w:space="0" w:color="auto"/>
                                      </w:divBdr>
                                    </w:div>
                                    <w:div w:id="1986935074">
                                      <w:marLeft w:val="0"/>
                                      <w:marRight w:val="0"/>
                                      <w:marTop w:val="0"/>
                                      <w:marBottom w:val="0"/>
                                      <w:divBdr>
                                        <w:top w:val="none" w:sz="0" w:space="0" w:color="auto"/>
                                        <w:left w:val="none" w:sz="0" w:space="0" w:color="auto"/>
                                        <w:bottom w:val="none" w:sz="0" w:space="0" w:color="auto"/>
                                        <w:right w:val="none" w:sz="0" w:space="0" w:color="auto"/>
                                      </w:divBdr>
                                    </w:div>
                                    <w:div w:id="1999265127">
                                      <w:marLeft w:val="0"/>
                                      <w:marRight w:val="0"/>
                                      <w:marTop w:val="0"/>
                                      <w:marBottom w:val="0"/>
                                      <w:divBdr>
                                        <w:top w:val="none" w:sz="0" w:space="0" w:color="auto"/>
                                        <w:left w:val="none" w:sz="0" w:space="0" w:color="auto"/>
                                        <w:bottom w:val="none" w:sz="0" w:space="0" w:color="auto"/>
                                        <w:right w:val="none" w:sz="0" w:space="0" w:color="auto"/>
                                      </w:divBdr>
                                    </w:div>
                                    <w:div w:id="1479418003">
                                      <w:marLeft w:val="0"/>
                                      <w:marRight w:val="0"/>
                                      <w:marTop w:val="0"/>
                                      <w:marBottom w:val="0"/>
                                      <w:divBdr>
                                        <w:top w:val="none" w:sz="0" w:space="0" w:color="auto"/>
                                        <w:left w:val="none" w:sz="0" w:space="0" w:color="auto"/>
                                        <w:bottom w:val="none" w:sz="0" w:space="0" w:color="auto"/>
                                        <w:right w:val="none" w:sz="0" w:space="0" w:color="auto"/>
                                      </w:divBdr>
                                    </w:div>
                                    <w:div w:id="938757498">
                                      <w:marLeft w:val="0"/>
                                      <w:marRight w:val="0"/>
                                      <w:marTop w:val="0"/>
                                      <w:marBottom w:val="0"/>
                                      <w:divBdr>
                                        <w:top w:val="none" w:sz="0" w:space="0" w:color="auto"/>
                                        <w:left w:val="none" w:sz="0" w:space="0" w:color="auto"/>
                                        <w:bottom w:val="none" w:sz="0" w:space="0" w:color="auto"/>
                                        <w:right w:val="none" w:sz="0" w:space="0" w:color="auto"/>
                                      </w:divBdr>
                                    </w:div>
                                    <w:div w:id="1931499061">
                                      <w:marLeft w:val="0"/>
                                      <w:marRight w:val="0"/>
                                      <w:marTop w:val="0"/>
                                      <w:marBottom w:val="0"/>
                                      <w:divBdr>
                                        <w:top w:val="none" w:sz="0" w:space="0" w:color="auto"/>
                                        <w:left w:val="none" w:sz="0" w:space="0" w:color="auto"/>
                                        <w:bottom w:val="none" w:sz="0" w:space="0" w:color="auto"/>
                                        <w:right w:val="none" w:sz="0" w:space="0" w:color="auto"/>
                                      </w:divBdr>
                                    </w:div>
                                    <w:div w:id="1160802874">
                                      <w:marLeft w:val="0"/>
                                      <w:marRight w:val="0"/>
                                      <w:marTop w:val="0"/>
                                      <w:marBottom w:val="0"/>
                                      <w:divBdr>
                                        <w:top w:val="none" w:sz="0" w:space="0" w:color="auto"/>
                                        <w:left w:val="none" w:sz="0" w:space="0" w:color="auto"/>
                                        <w:bottom w:val="none" w:sz="0" w:space="0" w:color="auto"/>
                                        <w:right w:val="none" w:sz="0" w:space="0" w:color="auto"/>
                                      </w:divBdr>
                                    </w:div>
                                    <w:div w:id="1219242474">
                                      <w:marLeft w:val="0"/>
                                      <w:marRight w:val="0"/>
                                      <w:marTop w:val="0"/>
                                      <w:marBottom w:val="0"/>
                                      <w:divBdr>
                                        <w:top w:val="none" w:sz="0" w:space="0" w:color="auto"/>
                                        <w:left w:val="none" w:sz="0" w:space="0" w:color="auto"/>
                                        <w:bottom w:val="none" w:sz="0" w:space="0" w:color="auto"/>
                                        <w:right w:val="none" w:sz="0" w:space="0" w:color="auto"/>
                                      </w:divBdr>
                                    </w:div>
                                    <w:div w:id="224805774">
                                      <w:marLeft w:val="0"/>
                                      <w:marRight w:val="0"/>
                                      <w:marTop w:val="0"/>
                                      <w:marBottom w:val="0"/>
                                      <w:divBdr>
                                        <w:top w:val="none" w:sz="0" w:space="0" w:color="auto"/>
                                        <w:left w:val="none" w:sz="0" w:space="0" w:color="auto"/>
                                        <w:bottom w:val="none" w:sz="0" w:space="0" w:color="auto"/>
                                        <w:right w:val="none" w:sz="0" w:space="0" w:color="auto"/>
                                      </w:divBdr>
                                    </w:div>
                                    <w:div w:id="816145282">
                                      <w:marLeft w:val="0"/>
                                      <w:marRight w:val="0"/>
                                      <w:marTop w:val="0"/>
                                      <w:marBottom w:val="0"/>
                                      <w:divBdr>
                                        <w:top w:val="none" w:sz="0" w:space="0" w:color="auto"/>
                                        <w:left w:val="none" w:sz="0" w:space="0" w:color="auto"/>
                                        <w:bottom w:val="none" w:sz="0" w:space="0" w:color="auto"/>
                                        <w:right w:val="none" w:sz="0" w:space="0" w:color="auto"/>
                                      </w:divBdr>
                                    </w:div>
                                    <w:div w:id="130177665">
                                      <w:marLeft w:val="0"/>
                                      <w:marRight w:val="0"/>
                                      <w:marTop w:val="0"/>
                                      <w:marBottom w:val="0"/>
                                      <w:divBdr>
                                        <w:top w:val="none" w:sz="0" w:space="0" w:color="auto"/>
                                        <w:left w:val="none" w:sz="0" w:space="0" w:color="auto"/>
                                        <w:bottom w:val="none" w:sz="0" w:space="0" w:color="auto"/>
                                        <w:right w:val="none" w:sz="0" w:space="0" w:color="auto"/>
                                      </w:divBdr>
                                    </w:div>
                                    <w:div w:id="595097417">
                                      <w:marLeft w:val="0"/>
                                      <w:marRight w:val="0"/>
                                      <w:marTop w:val="0"/>
                                      <w:marBottom w:val="0"/>
                                      <w:divBdr>
                                        <w:top w:val="none" w:sz="0" w:space="0" w:color="auto"/>
                                        <w:left w:val="none" w:sz="0" w:space="0" w:color="auto"/>
                                        <w:bottom w:val="none" w:sz="0" w:space="0" w:color="auto"/>
                                        <w:right w:val="none" w:sz="0" w:space="0" w:color="auto"/>
                                      </w:divBdr>
                                    </w:div>
                                    <w:div w:id="1613976410">
                                      <w:marLeft w:val="0"/>
                                      <w:marRight w:val="0"/>
                                      <w:marTop w:val="0"/>
                                      <w:marBottom w:val="0"/>
                                      <w:divBdr>
                                        <w:top w:val="none" w:sz="0" w:space="0" w:color="auto"/>
                                        <w:left w:val="none" w:sz="0" w:space="0" w:color="auto"/>
                                        <w:bottom w:val="none" w:sz="0" w:space="0" w:color="auto"/>
                                        <w:right w:val="none" w:sz="0" w:space="0" w:color="auto"/>
                                      </w:divBdr>
                                    </w:div>
                                    <w:div w:id="829560121">
                                      <w:marLeft w:val="0"/>
                                      <w:marRight w:val="0"/>
                                      <w:marTop w:val="0"/>
                                      <w:marBottom w:val="0"/>
                                      <w:divBdr>
                                        <w:top w:val="none" w:sz="0" w:space="0" w:color="auto"/>
                                        <w:left w:val="none" w:sz="0" w:space="0" w:color="auto"/>
                                        <w:bottom w:val="none" w:sz="0" w:space="0" w:color="auto"/>
                                        <w:right w:val="none" w:sz="0" w:space="0" w:color="auto"/>
                                      </w:divBdr>
                                    </w:div>
                                    <w:div w:id="1144003660">
                                      <w:marLeft w:val="0"/>
                                      <w:marRight w:val="0"/>
                                      <w:marTop w:val="0"/>
                                      <w:marBottom w:val="0"/>
                                      <w:divBdr>
                                        <w:top w:val="none" w:sz="0" w:space="0" w:color="auto"/>
                                        <w:left w:val="none" w:sz="0" w:space="0" w:color="auto"/>
                                        <w:bottom w:val="none" w:sz="0" w:space="0" w:color="auto"/>
                                        <w:right w:val="none" w:sz="0" w:space="0" w:color="auto"/>
                                      </w:divBdr>
                                    </w:div>
                                    <w:div w:id="839007928">
                                      <w:marLeft w:val="0"/>
                                      <w:marRight w:val="0"/>
                                      <w:marTop w:val="0"/>
                                      <w:marBottom w:val="0"/>
                                      <w:divBdr>
                                        <w:top w:val="none" w:sz="0" w:space="0" w:color="auto"/>
                                        <w:left w:val="none" w:sz="0" w:space="0" w:color="auto"/>
                                        <w:bottom w:val="none" w:sz="0" w:space="0" w:color="auto"/>
                                        <w:right w:val="none" w:sz="0" w:space="0" w:color="auto"/>
                                      </w:divBdr>
                                    </w:div>
                                    <w:div w:id="786125586">
                                      <w:marLeft w:val="0"/>
                                      <w:marRight w:val="0"/>
                                      <w:marTop w:val="0"/>
                                      <w:marBottom w:val="0"/>
                                      <w:divBdr>
                                        <w:top w:val="none" w:sz="0" w:space="0" w:color="auto"/>
                                        <w:left w:val="none" w:sz="0" w:space="0" w:color="auto"/>
                                        <w:bottom w:val="none" w:sz="0" w:space="0" w:color="auto"/>
                                        <w:right w:val="none" w:sz="0" w:space="0" w:color="auto"/>
                                      </w:divBdr>
                                    </w:div>
                                    <w:div w:id="189224590">
                                      <w:marLeft w:val="0"/>
                                      <w:marRight w:val="0"/>
                                      <w:marTop w:val="0"/>
                                      <w:marBottom w:val="0"/>
                                      <w:divBdr>
                                        <w:top w:val="none" w:sz="0" w:space="0" w:color="auto"/>
                                        <w:left w:val="none" w:sz="0" w:space="0" w:color="auto"/>
                                        <w:bottom w:val="none" w:sz="0" w:space="0" w:color="auto"/>
                                        <w:right w:val="none" w:sz="0" w:space="0" w:color="auto"/>
                                      </w:divBdr>
                                    </w:div>
                                    <w:div w:id="737557536">
                                      <w:marLeft w:val="0"/>
                                      <w:marRight w:val="0"/>
                                      <w:marTop w:val="0"/>
                                      <w:marBottom w:val="0"/>
                                      <w:divBdr>
                                        <w:top w:val="none" w:sz="0" w:space="0" w:color="auto"/>
                                        <w:left w:val="none" w:sz="0" w:space="0" w:color="auto"/>
                                        <w:bottom w:val="none" w:sz="0" w:space="0" w:color="auto"/>
                                        <w:right w:val="none" w:sz="0" w:space="0" w:color="auto"/>
                                      </w:divBdr>
                                    </w:div>
                                    <w:div w:id="1124272532">
                                      <w:marLeft w:val="0"/>
                                      <w:marRight w:val="0"/>
                                      <w:marTop w:val="0"/>
                                      <w:marBottom w:val="0"/>
                                      <w:divBdr>
                                        <w:top w:val="none" w:sz="0" w:space="0" w:color="auto"/>
                                        <w:left w:val="none" w:sz="0" w:space="0" w:color="auto"/>
                                        <w:bottom w:val="none" w:sz="0" w:space="0" w:color="auto"/>
                                        <w:right w:val="none" w:sz="0" w:space="0" w:color="auto"/>
                                      </w:divBdr>
                                    </w:div>
                                    <w:div w:id="61955609">
                                      <w:marLeft w:val="0"/>
                                      <w:marRight w:val="0"/>
                                      <w:marTop w:val="0"/>
                                      <w:marBottom w:val="0"/>
                                      <w:divBdr>
                                        <w:top w:val="none" w:sz="0" w:space="0" w:color="auto"/>
                                        <w:left w:val="none" w:sz="0" w:space="0" w:color="auto"/>
                                        <w:bottom w:val="none" w:sz="0" w:space="0" w:color="auto"/>
                                        <w:right w:val="none" w:sz="0" w:space="0" w:color="auto"/>
                                      </w:divBdr>
                                    </w:div>
                                    <w:div w:id="207839466">
                                      <w:marLeft w:val="0"/>
                                      <w:marRight w:val="0"/>
                                      <w:marTop w:val="0"/>
                                      <w:marBottom w:val="0"/>
                                      <w:divBdr>
                                        <w:top w:val="none" w:sz="0" w:space="0" w:color="auto"/>
                                        <w:left w:val="none" w:sz="0" w:space="0" w:color="auto"/>
                                        <w:bottom w:val="none" w:sz="0" w:space="0" w:color="auto"/>
                                        <w:right w:val="none" w:sz="0" w:space="0" w:color="auto"/>
                                      </w:divBdr>
                                    </w:div>
                                    <w:div w:id="617566755">
                                      <w:marLeft w:val="0"/>
                                      <w:marRight w:val="0"/>
                                      <w:marTop w:val="0"/>
                                      <w:marBottom w:val="0"/>
                                      <w:divBdr>
                                        <w:top w:val="none" w:sz="0" w:space="0" w:color="auto"/>
                                        <w:left w:val="none" w:sz="0" w:space="0" w:color="auto"/>
                                        <w:bottom w:val="none" w:sz="0" w:space="0" w:color="auto"/>
                                        <w:right w:val="none" w:sz="0" w:space="0" w:color="auto"/>
                                      </w:divBdr>
                                    </w:div>
                                    <w:div w:id="913389745">
                                      <w:marLeft w:val="0"/>
                                      <w:marRight w:val="0"/>
                                      <w:marTop w:val="0"/>
                                      <w:marBottom w:val="0"/>
                                      <w:divBdr>
                                        <w:top w:val="none" w:sz="0" w:space="0" w:color="auto"/>
                                        <w:left w:val="none" w:sz="0" w:space="0" w:color="auto"/>
                                        <w:bottom w:val="none" w:sz="0" w:space="0" w:color="auto"/>
                                        <w:right w:val="none" w:sz="0" w:space="0" w:color="auto"/>
                                      </w:divBdr>
                                    </w:div>
                                    <w:div w:id="1880050896">
                                      <w:marLeft w:val="0"/>
                                      <w:marRight w:val="0"/>
                                      <w:marTop w:val="0"/>
                                      <w:marBottom w:val="0"/>
                                      <w:divBdr>
                                        <w:top w:val="none" w:sz="0" w:space="0" w:color="auto"/>
                                        <w:left w:val="none" w:sz="0" w:space="0" w:color="auto"/>
                                        <w:bottom w:val="none" w:sz="0" w:space="0" w:color="auto"/>
                                        <w:right w:val="none" w:sz="0" w:space="0" w:color="auto"/>
                                      </w:divBdr>
                                    </w:div>
                                    <w:div w:id="1910069809">
                                      <w:marLeft w:val="0"/>
                                      <w:marRight w:val="0"/>
                                      <w:marTop w:val="0"/>
                                      <w:marBottom w:val="0"/>
                                      <w:divBdr>
                                        <w:top w:val="none" w:sz="0" w:space="0" w:color="auto"/>
                                        <w:left w:val="none" w:sz="0" w:space="0" w:color="auto"/>
                                        <w:bottom w:val="none" w:sz="0" w:space="0" w:color="auto"/>
                                        <w:right w:val="none" w:sz="0" w:space="0" w:color="auto"/>
                                      </w:divBdr>
                                    </w:div>
                                    <w:div w:id="903103426">
                                      <w:marLeft w:val="0"/>
                                      <w:marRight w:val="0"/>
                                      <w:marTop w:val="0"/>
                                      <w:marBottom w:val="0"/>
                                      <w:divBdr>
                                        <w:top w:val="none" w:sz="0" w:space="0" w:color="auto"/>
                                        <w:left w:val="none" w:sz="0" w:space="0" w:color="auto"/>
                                        <w:bottom w:val="none" w:sz="0" w:space="0" w:color="auto"/>
                                        <w:right w:val="none" w:sz="0" w:space="0" w:color="auto"/>
                                      </w:divBdr>
                                    </w:div>
                                    <w:div w:id="2143846166">
                                      <w:marLeft w:val="0"/>
                                      <w:marRight w:val="0"/>
                                      <w:marTop w:val="0"/>
                                      <w:marBottom w:val="0"/>
                                      <w:divBdr>
                                        <w:top w:val="none" w:sz="0" w:space="0" w:color="auto"/>
                                        <w:left w:val="none" w:sz="0" w:space="0" w:color="auto"/>
                                        <w:bottom w:val="none" w:sz="0" w:space="0" w:color="auto"/>
                                        <w:right w:val="none" w:sz="0" w:space="0" w:color="auto"/>
                                      </w:divBdr>
                                    </w:div>
                                    <w:div w:id="291253247">
                                      <w:marLeft w:val="0"/>
                                      <w:marRight w:val="0"/>
                                      <w:marTop w:val="0"/>
                                      <w:marBottom w:val="0"/>
                                      <w:divBdr>
                                        <w:top w:val="none" w:sz="0" w:space="0" w:color="auto"/>
                                        <w:left w:val="none" w:sz="0" w:space="0" w:color="auto"/>
                                        <w:bottom w:val="none" w:sz="0" w:space="0" w:color="auto"/>
                                        <w:right w:val="none" w:sz="0" w:space="0" w:color="auto"/>
                                      </w:divBdr>
                                    </w:div>
                                    <w:div w:id="1974561394">
                                      <w:marLeft w:val="0"/>
                                      <w:marRight w:val="0"/>
                                      <w:marTop w:val="0"/>
                                      <w:marBottom w:val="0"/>
                                      <w:divBdr>
                                        <w:top w:val="none" w:sz="0" w:space="0" w:color="auto"/>
                                        <w:left w:val="none" w:sz="0" w:space="0" w:color="auto"/>
                                        <w:bottom w:val="none" w:sz="0" w:space="0" w:color="auto"/>
                                        <w:right w:val="none" w:sz="0" w:space="0" w:color="auto"/>
                                      </w:divBdr>
                                    </w:div>
                                    <w:div w:id="843007338">
                                      <w:marLeft w:val="0"/>
                                      <w:marRight w:val="0"/>
                                      <w:marTop w:val="0"/>
                                      <w:marBottom w:val="0"/>
                                      <w:divBdr>
                                        <w:top w:val="none" w:sz="0" w:space="0" w:color="auto"/>
                                        <w:left w:val="none" w:sz="0" w:space="0" w:color="auto"/>
                                        <w:bottom w:val="none" w:sz="0" w:space="0" w:color="auto"/>
                                        <w:right w:val="none" w:sz="0" w:space="0" w:color="auto"/>
                                      </w:divBdr>
                                    </w:div>
                                    <w:div w:id="129904246">
                                      <w:marLeft w:val="0"/>
                                      <w:marRight w:val="0"/>
                                      <w:marTop w:val="0"/>
                                      <w:marBottom w:val="0"/>
                                      <w:divBdr>
                                        <w:top w:val="none" w:sz="0" w:space="0" w:color="auto"/>
                                        <w:left w:val="none" w:sz="0" w:space="0" w:color="auto"/>
                                        <w:bottom w:val="none" w:sz="0" w:space="0" w:color="auto"/>
                                        <w:right w:val="none" w:sz="0" w:space="0" w:color="auto"/>
                                      </w:divBdr>
                                    </w:div>
                                    <w:div w:id="2006014540">
                                      <w:marLeft w:val="0"/>
                                      <w:marRight w:val="0"/>
                                      <w:marTop w:val="0"/>
                                      <w:marBottom w:val="0"/>
                                      <w:divBdr>
                                        <w:top w:val="none" w:sz="0" w:space="0" w:color="auto"/>
                                        <w:left w:val="none" w:sz="0" w:space="0" w:color="auto"/>
                                        <w:bottom w:val="none" w:sz="0" w:space="0" w:color="auto"/>
                                        <w:right w:val="none" w:sz="0" w:space="0" w:color="auto"/>
                                      </w:divBdr>
                                    </w:div>
                                    <w:div w:id="964894575">
                                      <w:marLeft w:val="0"/>
                                      <w:marRight w:val="0"/>
                                      <w:marTop w:val="0"/>
                                      <w:marBottom w:val="0"/>
                                      <w:divBdr>
                                        <w:top w:val="none" w:sz="0" w:space="0" w:color="auto"/>
                                        <w:left w:val="none" w:sz="0" w:space="0" w:color="auto"/>
                                        <w:bottom w:val="none" w:sz="0" w:space="0" w:color="auto"/>
                                        <w:right w:val="none" w:sz="0" w:space="0" w:color="auto"/>
                                      </w:divBdr>
                                    </w:div>
                                    <w:div w:id="2119720244">
                                      <w:marLeft w:val="0"/>
                                      <w:marRight w:val="0"/>
                                      <w:marTop w:val="0"/>
                                      <w:marBottom w:val="0"/>
                                      <w:divBdr>
                                        <w:top w:val="none" w:sz="0" w:space="0" w:color="auto"/>
                                        <w:left w:val="none" w:sz="0" w:space="0" w:color="auto"/>
                                        <w:bottom w:val="none" w:sz="0" w:space="0" w:color="auto"/>
                                        <w:right w:val="none" w:sz="0" w:space="0" w:color="auto"/>
                                      </w:divBdr>
                                    </w:div>
                                    <w:div w:id="757210858">
                                      <w:marLeft w:val="0"/>
                                      <w:marRight w:val="0"/>
                                      <w:marTop w:val="0"/>
                                      <w:marBottom w:val="0"/>
                                      <w:divBdr>
                                        <w:top w:val="none" w:sz="0" w:space="0" w:color="auto"/>
                                        <w:left w:val="none" w:sz="0" w:space="0" w:color="auto"/>
                                        <w:bottom w:val="none" w:sz="0" w:space="0" w:color="auto"/>
                                        <w:right w:val="none" w:sz="0" w:space="0" w:color="auto"/>
                                      </w:divBdr>
                                    </w:div>
                                    <w:div w:id="248780867">
                                      <w:marLeft w:val="0"/>
                                      <w:marRight w:val="0"/>
                                      <w:marTop w:val="0"/>
                                      <w:marBottom w:val="0"/>
                                      <w:divBdr>
                                        <w:top w:val="none" w:sz="0" w:space="0" w:color="auto"/>
                                        <w:left w:val="none" w:sz="0" w:space="0" w:color="auto"/>
                                        <w:bottom w:val="none" w:sz="0" w:space="0" w:color="auto"/>
                                        <w:right w:val="none" w:sz="0" w:space="0" w:color="auto"/>
                                      </w:divBdr>
                                    </w:div>
                                    <w:div w:id="1066491342">
                                      <w:marLeft w:val="0"/>
                                      <w:marRight w:val="0"/>
                                      <w:marTop w:val="0"/>
                                      <w:marBottom w:val="0"/>
                                      <w:divBdr>
                                        <w:top w:val="none" w:sz="0" w:space="0" w:color="auto"/>
                                        <w:left w:val="none" w:sz="0" w:space="0" w:color="auto"/>
                                        <w:bottom w:val="none" w:sz="0" w:space="0" w:color="auto"/>
                                        <w:right w:val="none" w:sz="0" w:space="0" w:color="auto"/>
                                      </w:divBdr>
                                    </w:div>
                                    <w:div w:id="1391728376">
                                      <w:marLeft w:val="0"/>
                                      <w:marRight w:val="0"/>
                                      <w:marTop w:val="0"/>
                                      <w:marBottom w:val="0"/>
                                      <w:divBdr>
                                        <w:top w:val="none" w:sz="0" w:space="0" w:color="auto"/>
                                        <w:left w:val="none" w:sz="0" w:space="0" w:color="auto"/>
                                        <w:bottom w:val="none" w:sz="0" w:space="0" w:color="auto"/>
                                        <w:right w:val="none" w:sz="0" w:space="0" w:color="auto"/>
                                      </w:divBdr>
                                    </w:div>
                                    <w:div w:id="706221770">
                                      <w:marLeft w:val="0"/>
                                      <w:marRight w:val="0"/>
                                      <w:marTop w:val="0"/>
                                      <w:marBottom w:val="0"/>
                                      <w:divBdr>
                                        <w:top w:val="none" w:sz="0" w:space="0" w:color="auto"/>
                                        <w:left w:val="none" w:sz="0" w:space="0" w:color="auto"/>
                                        <w:bottom w:val="none" w:sz="0" w:space="0" w:color="auto"/>
                                        <w:right w:val="none" w:sz="0" w:space="0" w:color="auto"/>
                                      </w:divBdr>
                                    </w:div>
                                    <w:div w:id="1542596592">
                                      <w:marLeft w:val="0"/>
                                      <w:marRight w:val="0"/>
                                      <w:marTop w:val="0"/>
                                      <w:marBottom w:val="0"/>
                                      <w:divBdr>
                                        <w:top w:val="none" w:sz="0" w:space="0" w:color="auto"/>
                                        <w:left w:val="none" w:sz="0" w:space="0" w:color="auto"/>
                                        <w:bottom w:val="none" w:sz="0" w:space="0" w:color="auto"/>
                                        <w:right w:val="none" w:sz="0" w:space="0" w:color="auto"/>
                                      </w:divBdr>
                                    </w:div>
                                    <w:div w:id="1164858133">
                                      <w:marLeft w:val="0"/>
                                      <w:marRight w:val="0"/>
                                      <w:marTop w:val="0"/>
                                      <w:marBottom w:val="0"/>
                                      <w:divBdr>
                                        <w:top w:val="none" w:sz="0" w:space="0" w:color="auto"/>
                                        <w:left w:val="none" w:sz="0" w:space="0" w:color="auto"/>
                                        <w:bottom w:val="none" w:sz="0" w:space="0" w:color="auto"/>
                                        <w:right w:val="none" w:sz="0" w:space="0" w:color="auto"/>
                                      </w:divBdr>
                                    </w:div>
                                    <w:div w:id="1586841579">
                                      <w:marLeft w:val="0"/>
                                      <w:marRight w:val="0"/>
                                      <w:marTop w:val="0"/>
                                      <w:marBottom w:val="0"/>
                                      <w:divBdr>
                                        <w:top w:val="none" w:sz="0" w:space="0" w:color="auto"/>
                                        <w:left w:val="none" w:sz="0" w:space="0" w:color="auto"/>
                                        <w:bottom w:val="none" w:sz="0" w:space="0" w:color="auto"/>
                                        <w:right w:val="none" w:sz="0" w:space="0" w:color="auto"/>
                                      </w:divBdr>
                                    </w:div>
                                    <w:div w:id="765925780">
                                      <w:marLeft w:val="0"/>
                                      <w:marRight w:val="0"/>
                                      <w:marTop w:val="0"/>
                                      <w:marBottom w:val="0"/>
                                      <w:divBdr>
                                        <w:top w:val="none" w:sz="0" w:space="0" w:color="auto"/>
                                        <w:left w:val="none" w:sz="0" w:space="0" w:color="auto"/>
                                        <w:bottom w:val="none" w:sz="0" w:space="0" w:color="auto"/>
                                        <w:right w:val="none" w:sz="0" w:space="0" w:color="auto"/>
                                      </w:divBdr>
                                    </w:div>
                                    <w:div w:id="1389842856">
                                      <w:marLeft w:val="0"/>
                                      <w:marRight w:val="0"/>
                                      <w:marTop w:val="0"/>
                                      <w:marBottom w:val="0"/>
                                      <w:divBdr>
                                        <w:top w:val="none" w:sz="0" w:space="0" w:color="auto"/>
                                        <w:left w:val="none" w:sz="0" w:space="0" w:color="auto"/>
                                        <w:bottom w:val="none" w:sz="0" w:space="0" w:color="auto"/>
                                        <w:right w:val="none" w:sz="0" w:space="0" w:color="auto"/>
                                      </w:divBdr>
                                    </w:div>
                                    <w:div w:id="921253880">
                                      <w:marLeft w:val="0"/>
                                      <w:marRight w:val="0"/>
                                      <w:marTop w:val="0"/>
                                      <w:marBottom w:val="0"/>
                                      <w:divBdr>
                                        <w:top w:val="none" w:sz="0" w:space="0" w:color="auto"/>
                                        <w:left w:val="none" w:sz="0" w:space="0" w:color="auto"/>
                                        <w:bottom w:val="none" w:sz="0" w:space="0" w:color="auto"/>
                                        <w:right w:val="none" w:sz="0" w:space="0" w:color="auto"/>
                                      </w:divBdr>
                                    </w:div>
                                    <w:div w:id="1356034768">
                                      <w:marLeft w:val="0"/>
                                      <w:marRight w:val="0"/>
                                      <w:marTop w:val="0"/>
                                      <w:marBottom w:val="0"/>
                                      <w:divBdr>
                                        <w:top w:val="none" w:sz="0" w:space="0" w:color="auto"/>
                                        <w:left w:val="none" w:sz="0" w:space="0" w:color="auto"/>
                                        <w:bottom w:val="none" w:sz="0" w:space="0" w:color="auto"/>
                                        <w:right w:val="none" w:sz="0" w:space="0" w:color="auto"/>
                                      </w:divBdr>
                                    </w:div>
                                    <w:div w:id="824129314">
                                      <w:marLeft w:val="0"/>
                                      <w:marRight w:val="0"/>
                                      <w:marTop w:val="0"/>
                                      <w:marBottom w:val="0"/>
                                      <w:divBdr>
                                        <w:top w:val="none" w:sz="0" w:space="0" w:color="auto"/>
                                        <w:left w:val="none" w:sz="0" w:space="0" w:color="auto"/>
                                        <w:bottom w:val="none" w:sz="0" w:space="0" w:color="auto"/>
                                        <w:right w:val="none" w:sz="0" w:space="0" w:color="auto"/>
                                      </w:divBdr>
                                    </w:div>
                                    <w:div w:id="1005132551">
                                      <w:marLeft w:val="0"/>
                                      <w:marRight w:val="0"/>
                                      <w:marTop w:val="0"/>
                                      <w:marBottom w:val="0"/>
                                      <w:divBdr>
                                        <w:top w:val="none" w:sz="0" w:space="0" w:color="auto"/>
                                        <w:left w:val="none" w:sz="0" w:space="0" w:color="auto"/>
                                        <w:bottom w:val="none" w:sz="0" w:space="0" w:color="auto"/>
                                        <w:right w:val="none" w:sz="0" w:space="0" w:color="auto"/>
                                      </w:divBdr>
                                    </w:div>
                                    <w:div w:id="1681663555">
                                      <w:marLeft w:val="0"/>
                                      <w:marRight w:val="0"/>
                                      <w:marTop w:val="0"/>
                                      <w:marBottom w:val="0"/>
                                      <w:divBdr>
                                        <w:top w:val="none" w:sz="0" w:space="0" w:color="auto"/>
                                        <w:left w:val="none" w:sz="0" w:space="0" w:color="auto"/>
                                        <w:bottom w:val="none" w:sz="0" w:space="0" w:color="auto"/>
                                        <w:right w:val="none" w:sz="0" w:space="0" w:color="auto"/>
                                      </w:divBdr>
                                    </w:div>
                                    <w:div w:id="1989094325">
                                      <w:marLeft w:val="0"/>
                                      <w:marRight w:val="0"/>
                                      <w:marTop w:val="0"/>
                                      <w:marBottom w:val="0"/>
                                      <w:divBdr>
                                        <w:top w:val="none" w:sz="0" w:space="0" w:color="auto"/>
                                        <w:left w:val="none" w:sz="0" w:space="0" w:color="auto"/>
                                        <w:bottom w:val="none" w:sz="0" w:space="0" w:color="auto"/>
                                        <w:right w:val="none" w:sz="0" w:space="0" w:color="auto"/>
                                      </w:divBdr>
                                    </w:div>
                                    <w:div w:id="1097675074">
                                      <w:marLeft w:val="0"/>
                                      <w:marRight w:val="0"/>
                                      <w:marTop w:val="0"/>
                                      <w:marBottom w:val="0"/>
                                      <w:divBdr>
                                        <w:top w:val="none" w:sz="0" w:space="0" w:color="auto"/>
                                        <w:left w:val="none" w:sz="0" w:space="0" w:color="auto"/>
                                        <w:bottom w:val="none" w:sz="0" w:space="0" w:color="auto"/>
                                        <w:right w:val="none" w:sz="0" w:space="0" w:color="auto"/>
                                      </w:divBdr>
                                    </w:div>
                                    <w:div w:id="1402633049">
                                      <w:marLeft w:val="0"/>
                                      <w:marRight w:val="0"/>
                                      <w:marTop w:val="0"/>
                                      <w:marBottom w:val="0"/>
                                      <w:divBdr>
                                        <w:top w:val="none" w:sz="0" w:space="0" w:color="auto"/>
                                        <w:left w:val="none" w:sz="0" w:space="0" w:color="auto"/>
                                        <w:bottom w:val="none" w:sz="0" w:space="0" w:color="auto"/>
                                        <w:right w:val="none" w:sz="0" w:space="0" w:color="auto"/>
                                      </w:divBdr>
                                    </w:div>
                                    <w:div w:id="689646988">
                                      <w:marLeft w:val="0"/>
                                      <w:marRight w:val="0"/>
                                      <w:marTop w:val="0"/>
                                      <w:marBottom w:val="0"/>
                                      <w:divBdr>
                                        <w:top w:val="none" w:sz="0" w:space="0" w:color="auto"/>
                                        <w:left w:val="none" w:sz="0" w:space="0" w:color="auto"/>
                                        <w:bottom w:val="none" w:sz="0" w:space="0" w:color="auto"/>
                                        <w:right w:val="none" w:sz="0" w:space="0" w:color="auto"/>
                                      </w:divBdr>
                                    </w:div>
                                    <w:div w:id="1667633331">
                                      <w:marLeft w:val="0"/>
                                      <w:marRight w:val="0"/>
                                      <w:marTop w:val="0"/>
                                      <w:marBottom w:val="0"/>
                                      <w:divBdr>
                                        <w:top w:val="none" w:sz="0" w:space="0" w:color="auto"/>
                                        <w:left w:val="none" w:sz="0" w:space="0" w:color="auto"/>
                                        <w:bottom w:val="none" w:sz="0" w:space="0" w:color="auto"/>
                                        <w:right w:val="none" w:sz="0" w:space="0" w:color="auto"/>
                                      </w:divBdr>
                                    </w:div>
                                    <w:div w:id="774325007">
                                      <w:marLeft w:val="0"/>
                                      <w:marRight w:val="0"/>
                                      <w:marTop w:val="0"/>
                                      <w:marBottom w:val="0"/>
                                      <w:divBdr>
                                        <w:top w:val="none" w:sz="0" w:space="0" w:color="auto"/>
                                        <w:left w:val="none" w:sz="0" w:space="0" w:color="auto"/>
                                        <w:bottom w:val="none" w:sz="0" w:space="0" w:color="auto"/>
                                        <w:right w:val="none" w:sz="0" w:space="0" w:color="auto"/>
                                      </w:divBdr>
                                    </w:div>
                                    <w:div w:id="803546287">
                                      <w:marLeft w:val="0"/>
                                      <w:marRight w:val="0"/>
                                      <w:marTop w:val="0"/>
                                      <w:marBottom w:val="0"/>
                                      <w:divBdr>
                                        <w:top w:val="none" w:sz="0" w:space="0" w:color="auto"/>
                                        <w:left w:val="none" w:sz="0" w:space="0" w:color="auto"/>
                                        <w:bottom w:val="none" w:sz="0" w:space="0" w:color="auto"/>
                                        <w:right w:val="none" w:sz="0" w:space="0" w:color="auto"/>
                                      </w:divBdr>
                                    </w:div>
                                    <w:div w:id="1554150341">
                                      <w:marLeft w:val="0"/>
                                      <w:marRight w:val="0"/>
                                      <w:marTop w:val="0"/>
                                      <w:marBottom w:val="0"/>
                                      <w:divBdr>
                                        <w:top w:val="none" w:sz="0" w:space="0" w:color="auto"/>
                                        <w:left w:val="none" w:sz="0" w:space="0" w:color="auto"/>
                                        <w:bottom w:val="none" w:sz="0" w:space="0" w:color="auto"/>
                                        <w:right w:val="none" w:sz="0" w:space="0" w:color="auto"/>
                                      </w:divBdr>
                                    </w:div>
                                    <w:div w:id="131334825">
                                      <w:marLeft w:val="0"/>
                                      <w:marRight w:val="0"/>
                                      <w:marTop w:val="0"/>
                                      <w:marBottom w:val="0"/>
                                      <w:divBdr>
                                        <w:top w:val="none" w:sz="0" w:space="0" w:color="auto"/>
                                        <w:left w:val="none" w:sz="0" w:space="0" w:color="auto"/>
                                        <w:bottom w:val="none" w:sz="0" w:space="0" w:color="auto"/>
                                        <w:right w:val="none" w:sz="0" w:space="0" w:color="auto"/>
                                      </w:divBdr>
                                    </w:div>
                                    <w:div w:id="594246312">
                                      <w:marLeft w:val="0"/>
                                      <w:marRight w:val="0"/>
                                      <w:marTop w:val="0"/>
                                      <w:marBottom w:val="0"/>
                                      <w:divBdr>
                                        <w:top w:val="none" w:sz="0" w:space="0" w:color="auto"/>
                                        <w:left w:val="none" w:sz="0" w:space="0" w:color="auto"/>
                                        <w:bottom w:val="none" w:sz="0" w:space="0" w:color="auto"/>
                                        <w:right w:val="none" w:sz="0" w:space="0" w:color="auto"/>
                                      </w:divBdr>
                                    </w:div>
                                    <w:div w:id="544416794">
                                      <w:marLeft w:val="0"/>
                                      <w:marRight w:val="0"/>
                                      <w:marTop w:val="0"/>
                                      <w:marBottom w:val="0"/>
                                      <w:divBdr>
                                        <w:top w:val="none" w:sz="0" w:space="0" w:color="auto"/>
                                        <w:left w:val="none" w:sz="0" w:space="0" w:color="auto"/>
                                        <w:bottom w:val="none" w:sz="0" w:space="0" w:color="auto"/>
                                        <w:right w:val="none" w:sz="0" w:space="0" w:color="auto"/>
                                      </w:divBdr>
                                    </w:div>
                                    <w:div w:id="475102389">
                                      <w:marLeft w:val="0"/>
                                      <w:marRight w:val="0"/>
                                      <w:marTop w:val="0"/>
                                      <w:marBottom w:val="0"/>
                                      <w:divBdr>
                                        <w:top w:val="none" w:sz="0" w:space="0" w:color="auto"/>
                                        <w:left w:val="none" w:sz="0" w:space="0" w:color="auto"/>
                                        <w:bottom w:val="none" w:sz="0" w:space="0" w:color="auto"/>
                                        <w:right w:val="none" w:sz="0" w:space="0" w:color="auto"/>
                                      </w:divBdr>
                                    </w:div>
                                    <w:div w:id="1493595597">
                                      <w:marLeft w:val="0"/>
                                      <w:marRight w:val="0"/>
                                      <w:marTop w:val="0"/>
                                      <w:marBottom w:val="0"/>
                                      <w:divBdr>
                                        <w:top w:val="none" w:sz="0" w:space="0" w:color="auto"/>
                                        <w:left w:val="none" w:sz="0" w:space="0" w:color="auto"/>
                                        <w:bottom w:val="none" w:sz="0" w:space="0" w:color="auto"/>
                                        <w:right w:val="none" w:sz="0" w:space="0" w:color="auto"/>
                                      </w:divBdr>
                                    </w:div>
                                    <w:div w:id="1434322705">
                                      <w:marLeft w:val="0"/>
                                      <w:marRight w:val="0"/>
                                      <w:marTop w:val="0"/>
                                      <w:marBottom w:val="0"/>
                                      <w:divBdr>
                                        <w:top w:val="none" w:sz="0" w:space="0" w:color="auto"/>
                                        <w:left w:val="none" w:sz="0" w:space="0" w:color="auto"/>
                                        <w:bottom w:val="none" w:sz="0" w:space="0" w:color="auto"/>
                                        <w:right w:val="none" w:sz="0" w:space="0" w:color="auto"/>
                                      </w:divBdr>
                                    </w:div>
                                    <w:div w:id="415053571">
                                      <w:marLeft w:val="0"/>
                                      <w:marRight w:val="0"/>
                                      <w:marTop w:val="0"/>
                                      <w:marBottom w:val="0"/>
                                      <w:divBdr>
                                        <w:top w:val="none" w:sz="0" w:space="0" w:color="auto"/>
                                        <w:left w:val="none" w:sz="0" w:space="0" w:color="auto"/>
                                        <w:bottom w:val="none" w:sz="0" w:space="0" w:color="auto"/>
                                        <w:right w:val="none" w:sz="0" w:space="0" w:color="auto"/>
                                      </w:divBdr>
                                    </w:div>
                                    <w:div w:id="364991186">
                                      <w:marLeft w:val="0"/>
                                      <w:marRight w:val="0"/>
                                      <w:marTop w:val="0"/>
                                      <w:marBottom w:val="0"/>
                                      <w:divBdr>
                                        <w:top w:val="none" w:sz="0" w:space="0" w:color="auto"/>
                                        <w:left w:val="none" w:sz="0" w:space="0" w:color="auto"/>
                                        <w:bottom w:val="none" w:sz="0" w:space="0" w:color="auto"/>
                                        <w:right w:val="none" w:sz="0" w:space="0" w:color="auto"/>
                                      </w:divBdr>
                                    </w:div>
                                    <w:div w:id="1939092973">
                                      <w:marLeft w:val="0"/>
                                      <w:marRight w:val="0"/>
                                      <w:marTop w:val="0"/>
                                      <w:marBottom w:val="0"/>
                                      <w:divBdr>
                                        <w:top w:val="none" w:sz="0" w:space="0" w:color="auto"/>
                                        <w:left w:val="none" w:sz="0" w:space="0" w:color="auto"/>
                                        <w:bottom w:val="none" w:sz="0" w:space="0" w:color="auto"/>
                                        <w:right w:val="none" w:sz="0" w:space="0" w:color="auto"/>
                                      </w:divBdr>
                                    </w:div>
                                    <w:div w:id="1408383442">
                                      <w:marLeft w:val="0"/>
                                      <w:marRight w:val="0"/>
                                      <w:marTop w:val="0"/>
                                      <w:marBottom w:val="0"/>
                                      <w:divBdr>
                                        <w:top w:val="none" w:sz="0" w:space="0" w:color="auto"/>
                                        <w:left w:val="none" w:sz="0" w:space="0" w:color="auto"/>
                                        <w:bottom w:val="none" w:sz="0" w:space="0" w:color="auto"/>
                                        <w:right w:val="none" w:sz="0" w:space="0" w:color="auto"/>
                                      </w:divBdr>
                                    </w:div>
                                    <w:div w:id="1078013024">
                                      <w:marLeft w:val="0"/>
                                      <w:marRight w:val="0"/>
                                      <w:marTop w:val="0"/>
                                      <w:marBottom w:val="0"/>
                                      <w:divBdr>
                                        <w:top w:val="none" w:sz="0" w:space="0" w:color="auto"/>
                                        <w:left w:val="none" w:sz="0" w:space="0" w:color="auto"/>
                                        <w:bottom w:val="none" w:sz="0" w:space="0" w:color="auto"/>
                                        <w:right w:val="none" w:sz="0" w:space="0" w:color="auto"/>
                                      </w:divBdr>
                                    </w:div>
                                    <w:div w:id="19080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9621041">
          <w:marLeft w:val="0"/>
          <w:marRight w:val="0"/>
          <w:marTop w:val="0"/>
          <w:marBottom w:val="0"/>
          <w:divBdr>
            <w:top w:val="none" w:sz="0" w:space="0" w:color="auto"/>
            <w:left w:val="none" w:sz="0" w:space="0" w:color="auto"/>
            <w:bottom w:val="none" w:sz="0" w:space="0" w:color="auto"/>
            <w:right w:val="none" w:sz="0" w:space="0" w:color="auto"/>
          </w:divBdr>
        </w:div>
        <w:div w:id="1350792467">
          <w:marLeft w:val="0"/>
          <w:marRight w:val="0"/>
          <w:marTop w:val="0"/>
          <w:marBottom w:val="0"/>
          <w:divBdr>
            <w:top w:val="none" w:sz="0" w:space="0" w:color="auto"/>
            <w:left w:val="none" w:sz="0" w:space="0" w:color="auto"/>
            <w:bottom w:val="none" w:sz="0" w:space="0" w:color="auto"/>
            <w:right w:val="none" w:sz="0" w:space="0" w:color="auto"/>
          </w:divBdr>
        </w:div>
        <w:div w:id="2071419505">
          <w:marLeft w:val="0"/>
          <w:marRight w:val="45"/>
          <w:marTop w:val="0"/>
          <w:marBottom w:val="141"/>
          <w:divBdr>
            <w:top w:val="none" w:sz="0" w:space="0" w:color="auto"/>
            <w:left w:val="none" w:sz="0" w:space="0" w:color="auto"/>
            <w:bottom w:val="none" w:sz="0" w:space="0" w:color="auto"/>
            <w:right w:val="none" w:sz="0" w:space="0" w:color="auto"/>
          </w:divBdr>
        </w:div>
        <w:div w:id="1228413545">
          <w:marLeft w:val="0"/>
          <w:marRight w:val="45"/>
          <w:marTop w:val="0"/>
          <w:marBottom w:val="141"/>
          <w:divBdr>
            <w:top w:val="none" w:sz="0" w:space="0" w:color="auto"/>
            <w:left w:val="none" w:sz="0" w:space="0" w:color="auto"/>
            <w:bottom w:val="none" w:sz="0" w:space="0" w:color="auto"/>
            <w:right w:val="none" w:sz="0" w:space="0" w:color="auto"/>
          </w:divBdr>
        </w:div>
        <w:div w:id="1215192623">
          <w:marLeft w:val="0"/>
          <w:marRight w:val="45"/>
          <w:marTop w:val="0"/>
          <w:marBottom w:val="141"/>
          <w:divBdr>
            <w:top w:val="none" w:sz="0" w:space="0" w:color="auto"/>
            <w:left w:val="none" w:sz="0" w:space="0" w:color="auto"/>
            <w:bottom w:val="none" w:sz="0" w:space="0" w:color="auto"/>
            <w:right w:val="none" w:sz="0" w:space="0" w:color="auto"/>
          </w:divBdr>
        </w:div>
      </w:divsChild>
    </w:div>
    <w:div w:id="1670671202">
      <w:bodyDiv w:val="1"/>
      <w:marLeft w:val="0"/>
      <w:marRight w:val="0"/>
      <w:marTop w:val="0"/>
      <w:marBottom w:val="0"/>
      <w:divBdr>
        <w:top w:val="none" w:sz="0" w:space="0" w:color="auto"/>
        <w:left w:val="none" w:sz="0" w:space="0" w:color="auto"/>
        <w:bottom w:val="none" w:sz="0" w:space="0" w:color="auto"/>
        <w:right w:val="none" w:sz="0" w:space="0" w:color="auto"/>
      </w:divBdr>
      <w:divsChild>
        <w:div w:id="1608729285">
          <w:marLeft w:val="0"/>
          <w:marRight w:val="0"/>
          <w:marTop w:val="0"/>
          <w:marBottom w:val="0"/>
          <w:divBdr>
            <w:top w:val="none" w:sz="0" w:space="0" w:color="auto"/>
            <w:left w:val="none" w:sz="0" w:space="0" w:color="auto"/>
            <w:bottom w:val="none" w:sz="0" w:space="0" w:color="auto"/>
            <w:right w:val="none" w:sz="0" w:space="0" w:color="auto"/>
          </w:divBdr>
        </w:div>
      </w:divsChild>
    </w:div>
    <w:div w:id="1699887895">
      <w:bodyDiv w:val="1"/>
      <w:marLeft w:val="0"/>
      <w:marRight w:val="0"/>
      <w:marTop w:val="0"/>
      <w:marBottom w:val="0"/>
      <w:divBdr>
        <w:top w:val="none" w:sz="0" w:space="0" w:color="auto"/>
        <w:left w:val="none" w:sz="0" w:space="0" w:color="auto"/>
        <w:bottom w:val="none" w:sz="0" w:space="0" w:color="auto"/>
        <w:right w:val="none" w:sz="0" w:space="0" w:color="auto"/>
      </w:divBdr>
      <w:divsChild>
        <w:div w:id="1310548724">
          <w:marLeft w:val="0"/>
          <w:marRight w:val="0"/>
          <w:marTop w:val="0"/>
          <w:marBottom w:val="0"/>
          <w:divBdr>
            <w:top w:val="none" w:sz="0" w:space="0" w:color="auto"/>
            <w:left w:val="none" w:sz="0" w:space="0" w:color="auto"/>
            <w:bottom w:val="none" w:sz="0" w:space="0" w:color="auto"/>
            <w:right w:val="none" w:sz="0" w:space="0" w:color="auto"/>
          </w:divBdr>
        </w:div>
        <w:div w:id="827215079">
          <w:marLeft w:val="0"/>
          <w:marRight w:val="0"/>
          <w:marTop w:val="0"/>
          <w:marBottom w:val="300"/>
          <w:divBdr>
            <w:top w:val="none" w:sz="0" w:space="0" w:color="auto"/>
            <w:left w:val="none" w:sz="0" w:space="0" w:color="auto"/>
            <w:bottom w:val="none" w:sz="0" w:space="0" w:color="auto"/>
            <w:right w:val="none" w:sz="0" w:space="0" w:color="auto"/>
          </w:divBdr>
          <w:divsChild>
            <w:div w:id="1098915687">
              <w:marLeft w:val="0"/>
              <w:marRight w:val="0"/>
              <w:marTop w:val="0"/>
              <w:marBottom w:val="0"/>
              <w:divBdr>
                <w:top w:val="none" w:sz="0" w:space="0" w:color="auto"/>
                <w:left w:val="none" w:sz="0" w:space="0" w:color="auto"/>
                <w:bottom w:val="none" w:sz="0" w:space="0" w:color="auto"/>
                <w:right w:val="none" w:sz="0" w:space="0" w:color="auto"/>
              </w:divBdr>
              <w:divsChild>
                <w:div w:id="804590808">
                  <w:marLeft w:val="0"/>
                  <w:marRight w:val="0"/>
                  <w:marTop w:val="0"/>
                  <w:marBottom w:val="0"/>
                  <w:divBdr>
                    <w:top w:val="single" w:sz="6" w:space="0" w:color="DDDDDD"/>
                    <w:left w:val="single" w:sz="6" w:space="4" w:color="DDDDDD"/>
                    <w:bottom w:val="single" w:sz="6" w:space="0" w:color="DDDDDD"/>
                    <w:right w:val="single" w:sz="6" w:space="4" w:color="DDDDDD"/>
                  </w:divBdr>
                  <w:divsChild>
                    <w:div w:id="2123718043">
                      <w:marLeft w:val="0"/>
                      <w:marRight w:val="0"/>
                      <w:marTop w:val="0"/>
                      <w:marBottom w:val="150"/>
                      <w:divBdr>
                        <w:top w:val="none" w:sz="0" w:space="0" w:color="auto"/>
                        <w:left w:val="none" w:sz="0" w:space="0" w:color="auto"/>
                        <w:bottom w:val="none" w:sz="0" w:space="0" w:color="auto"/>
                        <w:right w:val="none" w:sz="0" w:space="0" w:color="auto"/>
                      </w:divBdr>
                      <w:divsChild>
                        <w:div w:id="39742634">
                          <w:marLeft w:val="0"/>
                          <w:marRight w:val="0"/>
                          <w:marTop w:val="0"/>
                          <w:marBottom w:val="0"/>
                          <w:divBdr>
                            <w:top w:val="none" w:sz="0" w:space="0" w:color="auto"/>
                            <w:left w:val="none" w:sz="0" w:space="0" w:color="auto"/>
                            <w:bottom w:val="none" w:sz="0" w:space="0" w:color="auto"/>
                            <w:right w:val="none" w:sz="0" w:space="0" w:color="auto"/>
                          </w:divBdr>
                          <w:divsChild>
                            <w:div w:id="1508515325">
                              <w:marLeft w:val="0"/>
                              <w:marRight w:val="0"/>
                              <w:marTop w:val="0"/>
                              <w:marBottom w:val="0"/>
                              <w:divBdr>
                                <w:top w:val="none" w:sz="0" w:space="0" w:color="auto"/>
                                <w:left w:val="none" w:sz="0" w:space="0" w:color="auto"/>
                                <w:bottom w:val="none" w:sz="0" w:space="0" w:color="auto"/>
                                <w:right w:val="none" w:sz="0" w:space="0" w:color="auto"/>
                              </w:divBdr>
                              <w:divsChild>
                                <w:div w:id="493108531">
                                  <w:marLeft w:val="0"/>
                                  <w:marRight w:val="0"/>
                                  <w:marTop w:val="0"/>
                                  <w:marBottom w:val="0"/>
                                  <w:divBdr>
                                    <w:top w:val="none" w:sz="0" w:space="0" w:color="auto"/>
                                    <w:left w:val="none" w:sz="0" w:space="0" w:color="auto"/>
                                    <w:bottom w:val="none" w:sz="0" w:space="0" w:color="auto"/>
                                    <w:right w:val="none" w:sz="0" w:space="0" w:color="auto"/>
                                  </w:divBdr>
                                  <w:divsChild>
                                    <w:div w:id="179150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874941">
                          <w:marLeft w:val="0"/>
                          <w:marRight w:val="0"/>
                          <w:marTop w:val="0"/>
                          <w:marBottom w:val="0"/>
                          <w:divBdr>
                            <w:top w:val="none" w:sz="0" w:space="0" w:color="auto"/>
                            <w:left w:val="none" w:sz="0" w:space="0" w:color="auto"/>
                            <w:bottom w:val="none" w:sz="0" w:space="0" w:color="auto"/>
                            <w:right w:val="none" w:sz="0" w:space="0" w:color="auto"/>
                          </w:divBdr>
                          <w:divsChild>
                            <w:div w:id="185753602">
                              <w:marLeft w:val="0"/>
                              <w:marRight w:val="0"/>
                              <w:marTop w:val="0"/>
                              <w:marBottom w:val="0"/>
                              <w:divBdr>
                                <w:top w:val="none" w:sz="0" w:space="0" w:color="auto"/>
                                <w:left w:val="none" w:sz="0" w:space="0" w:color="auto"/>
                                <w:bottom w:val="none" w:sz="0" w:space="0" w:color="auto"/>
                                <w:right w:val="none" w:sz="0" w:space="0" w:color="auto"/>
                              </w:divBdr>
                              <w:divsChild>
                                <w:div w:id="48919531">
                                  <w:marLeft w:val="0"/>
                                  <w:marRight w:val="0"/>
                                  <w:marTop w:val="0"/>
                                  <w:marBottom w:val="0"/>
                                  <w:divBdr>
                                    <w:top w:val="none" w:sz="0" w:space="0" w:color="auto"/>
                                    <w:left w:val="none" w:sz="0" w:space="0" w:color="auto"/>
                                    <w:bottom w:val="none" w:sz="0" w:space="0" w:color="auto"/>
                                    <w:right w:val="none" w:sz="0" w:space="0" w:color="auto"/>
                                  </w:divBdr>
                                  <w:divsChild>
                                    <w:div w:id="1388600639">
                                      <w:marLeft w:val="0"/>
                                      <w:marRight w:val="0"/>
                                      <w:marTop w:val="0"/>
                                      <w:marBottom w:val="0"/>
                                      <w:divBdr>
                                        <w:top w:val="none" w:sz="0" w:space="0" w:color="auto"/>
                                        <w:left w:val="none" w:sz="0" w:space="0" w:color="auto"/>
                                        <w:bottom w:val="none" w:sz="0" w:space="0" w:color="auto"/>
                                        <w:right w:val="none" w:sz="0" w:space="0" w:color="auto"/>
                                      </w:divBdr>
                                    </w:div>
                                    <w:div w:id="1653211938">
                                      <w:marLeft w:val="0"/>
                                      <w:marRight w:val="0"/>
                                      <w:marTop w:val="0"/>
                                      <w:marBottom w:val="0"/>
                                      <w:divBdr>
                                        <w:top w:val="none" w:sz="0" w:space="0" w:color="auto"/>
                                        <w:left w:val="none" w:sz="0" w:space="0" w:color="auto"/>
                                        <w:bottom w:val="none" w:sz="0" w:space="0" w:color="auto"/>
                                        <w:right w:val="none" w:sz="0" w:space="0" w:color="auto"/>
                                      </w:divBdr>
                                    </w:div>
                                    <w:div w:id="1013187360">
                                      <w:marLeft w:val="0"/>
                                      <w:marRight w:val="0"/>
                                      <w:marTop w:val="0"/>
                                      <w:marBottom w:val="0"/>
                                      <w:divBdr>
                                        <w:top w:val="none" w:sz="0" w:space="0" w:color="auto"/>
                                        <w:left w:val="none" w:sz="0" w:space="0" w:color="auto"/>
                                        <w:bottom w:val="none" w:sz="0" w:space="0" w:color="auto"/>
                                        <w:right w:val="none" w:sz="0" w:space="0" w:color="auto"/>
                                      </w:divBdr>
                                    </w:div>
                                    <w:div w:id="1757558754">
                                      <w:marLeft w:val="0"/>
                                      <w:marRight w:val="0"/>
                                      <w:marTop w:val="0"/>
                                      <w:marBottom w:val="0"/>
                                      <w:divBdr>
                                        <w:top w:val="none" w:sz="0" w:space="0" w:color="auto"/>
                                        <w:left w:val="none" w:sz="0" w:space="0" w:color="auto"/>
                                        <w:bottom w:val="none" w:sz="0" w:space="0" w:color="auto"/>
                                        <w:right w:val="none" w:sz="0" w:space="0" w:color="auto"/>
                                      </w:divBdr>
                                    </w:div>
                                    <w:div w:id="1840776602">
                                      <w:marLeft w:val="0"/>
                                      <w:marRight w:val="0"/>
                                      <w:marTop w:val="0"/>
                                      <w:marBottom w:val="0"/>
                                      <w:divBdr>
                                        <w:top w:val="none" w:sz="0" w:space="0" w:color="auto"/>
                                        <w:left w:val="none" w:sz="0" w:space="0" w:color="auto"/>
                                        <w:bottom w:val="none" w:sz="0" w:space="0" w:color="auto"/>
                                        <w:right w:val="none" w:sz="0" w:space="0" w:color="auto"/>
                                      </w:divBdr>
                                    </w:div>
                                    <w:div w:id="1748960510">
                                      <w:marLeft w:val="0"/>
                                      <w:marRight w:val="0"/>
                                      <w:marTop w:val="0"/>
                                      <w:marBottom w:val="0"/>
                                      <w:divBdr>
                                        <w:top w:val="none" w:sz="0" w:space="0" w:color="auto"/>
                                        <w:left w:val="none" w:sz="0" w:space="0" w:color="auto"/>
                                        <w:bottom w:val="none" w:sz="0" w:space="0" w:color="auto"/>
                                        <w:right w:val="none" w:sz="0" w:space="0" w:color="auto"/>
                                      </w:divBdr>
                                    </w:div>
                                    <w:div w:id="498082107">
                                      <w:marLeft w:val="0"/>
                                      <w:marRight w:val="0"/>
                                      <w:marTop w:val="0"/>
                                      <w:marBottom w:val="0"/>
                                      <w:divBdr>
                                        <w:top w:val="none" w:sz="0" w:space="0" w:color="auto"/>
                                        <w:left w:val="none" w:sz="0" w:space="0" w:color="auto"/>
                                        <w:bottom w:val="none" w:sz="0" w:space="0" w:color="auto"/>
                                        <w:right w:val="none" w:sz="0" w:space="0" w:color="auto"/>
                                      </w:divBdr>
                                    </w:div>
                                    <w:div w:id="1702585945">
                                      <w:marLeft w:val="0"/>
                                      <w:marRight w:val="0"/>
                                      <w:marTop w:val="0"/>
                                      <w:marBottom w:val="0"/>
                                      <w:divBdr>
                                        <w:top w:val="none" w:sz="0" w:space="0" w:color="auto"/>
                                        <w:left w:val="none" w:sz="0" w:space="0" w:color="auto"/>
                                        <w:bottom w:val="none" w:sz="0" w:space="0" w:color="auto"/>
                                        <w:right w:val="none" w:sz="0" w:space="0" w:color="auto"/>
                                      </w:divBdr>
                                    </w:div>
                                    <w:div w:id="2088575232">
                                      <w:marLeft w:val="0"/>
                                      <w:marRight w:val="0"/>
                                      <w:marTop w:val="0"/>
                                      <w:marBottom w:val="0"/>
                                      <w:divBdr>
                                        <w:top w:val="none" w:sz="0" w:space="0" w:color="auto"/>
                                        <w:left w:val="none" w:sz="0" w:space="0" w:color="auto"/>
                                        <w:bottom w:val="none" w:sz="0" w:space="0" w:color="auto"/>
                                        <w:right w:val="none" w:sz="0" w:space="0" w:color="auto"/>
                                      </w:divBdr>
                                    </w:div>
                                    <w:div w:id="89280154">
                                      <w:marLeft w:val="0"/>
                                      <w:marRight w:val="0"/>
                                      <w:marTop w:val="0"/>
                                      <w:marBottom w:val="0"/>
                                      <w:divBdr>
                                        <w:top w:val="none" w:sz="0" w:space="0" w:color="auto"/>
                                        <w:left w:val="none" w:sz="0" w:space="0" w:color="auto"/>
                                        <w:bottom w:val="none" w:sz="0" w:space="0" w:color="auto"/>
                                        <w:right w:val="none" w:sz="0" w:space="0" w:color="auto"/>
                                      </w:divBdr>
                                    </w:div>
                                    <w:div w:id="178007323">
                                      <w:marLeft w:val="0"/>
                                      <w:marRight w:val="0"/>
                                      <w:marTop w:val="0"/>
                                      <w:marBottom w:val="0"/>
                                      <w:divBdr>
                                        <w:top w:val="none" w:sz="0" w:space="0" w:color="auto"/>
                                        <w:left w:val="none" w:sz="0" w:space="0" w:color="auto"/>
                                        <w:bottom w:val="none" w:sz="0" w:space="0" w:color="auto"/>
                                        <w:right w:val="none" w:sz="0" w:space="0" w:color="auto"/>
                                      </w:divBdr>
                                    </w:div>
                                    <w:div w:id="2090692077">
                                      <w:marLeft w:val="0"/>
                                      <w:marRight w:val="0"/>
                                      <w:marTop w:val="0"/>
                                      <w:marBottom w:val="0"/>
                                      <w:divBdr>
                                        <w:top w:val="none" w:sz="0" w:space="0" w:color="auto"/>
                                        <w:left w:val="none" w:sz="0" w:space="0" w:color="auto"/>
                                        <w:bottom w:val="none" w:sz="0" w:space="0" w:color="auto"/>
                                        <w:right w:val="none" w:sz="0" w:space="0" w:color="auto"/>
                                      </w:divBdr>
                                    </w:div>
                                    <w:div w:id="969481721">
                                      <w:marLeft w:val="0"/>
                                      <w:marRight w:val="0"/>
                                      <w:marTop w:val="0"/>
                                      <w:marBottom w:val="0"/>
                                      <w:divBdr>
                                        <w:top w:val="none" w:sz="0" w:space="0" w:color="auto"/>
                                        <w:left w:val="none" w:sz="0" w:space="0" w:color="auto"/>
                                        <w:bottom w:val="none" w:sz="0" w:space="0" w:color="auto"/>
                                        <w:right w:val="none" w:sz="0" w:space="0" w:color="auto"/>
                                      </w:divBdr>
                                    </w:div>
                                    <w:div w:id="1993831321">
                                      <w:marLeft w:val="0"/>
                                      <w:marRight w:val="0"/>
                                      <w:marTop w:val="0"/>
                                      <w:marBottom w:val="0"/>
                                      <w:divBdr>
                                        <w:top w:val="none" w:sz="0" w:space="0" w:color="auto"/>
                                        <w:left w:val="none" w:sz="0" w:space="0" w:color="auto"/>
                                        <w:bottom w:val="none" w:sz="0" w:space="0" w:color="auto"/>
                                        <w:right w:val="none" w:sz="0" w:space="0" w:color="auto"/>
                                      </w:divBdr>
                                    </w:div>
                                    <w:div w:id="1387100440">
                                      <w:marLeft w:val="0"/>
                                      <w:marRight w:val="0"/>
                                      <w:marTop w:val="0"/>
                                      <w:marBottom w:val="0"/>
                                      <w:divBdr>
                                        <w:top w:val="none" w:sz="0" w:space="0" w:color="auto"/>
                                        <w:left w:val="none" w:sz="0" w:space="0" w:color="auto"/>
                                        <w:bottom w:val="none" w:sz="0" w:space="0" w:color="auto"/>
                                        <w:right w:val="none" w:sz="0" w:space="0" w:color="auto"/>
                                      </w:divBdr>
                                    </w:div>
                                    <w:div w:id="1198422243">
                                      <w:marLeft w:val="0"/>
                                      <w:marRight w:val="0"/>
                                      <w:marTop w:val="0"/>
                                      <w:marBottom w:val="0"/>
                                      <w:divBdr>
                                        <w:top w:val="none" w:sz="0" w:space="0" w:color="auto"/>
                                        <w:left w:val="none" w:sz="0" w:space="0" w:color="auto"/>
                                        <w:bottom w:val="none" w:sz="0" w:space="0" w:color="auto"/>
                                        <w:right w:val="none" w:sz="0" w:space="0" w:color="auto"/>
                                      </w:divBdr>
                                    </w:div>
                                    <w:div w:id="1492140317">
                                      <w:marLeft w:val="0"/>
                                      <w:marRight w:val="0"/>
                                      <w:marTop w:val="0"/>
                                      <w:marBottom w:val="0"/>
                                      <w:divBdr>
                                        <w:top w:val="none" w:sz="0" w:space="0" w:color="auto"/>
                                        <w:left w:val="none" w:sz="0" w:space="0" w:color="auto"/>
                                        <w:bottom w:val="none" w:sz="0" w:space="0" w:color="auto"/>
                                        <w:right w:val="none" w:sz="0" w:space="0" w:color="auto"/>
                                      </w:divBdr>
                                    </w:div>
                                    <w:div w:id="215895757">
                                      <w:marLeft w:val="0"/>
                                      <w:marRight w:val="0"/>
                                      <w:marTop w:val="0"/>
                                      <w:marBottom w:val="0"/>
                                      <w:divBdr>
                                        <w:top w:val="none" w:sz="0" w:space="0" w:color="auto"/>
                                        <w:left w:val="none" w:sz="0" w:space="0" w:color="auto"/>
                                        <w:bottom w:val="none" w:sz="0" w:space="0" w:color="auto"/>
                                        <w:right w:val="none" w:sz="0" w:space="0" w:color="auto"/>
                                      </w:divBdr>
                                    </w:div>
                                    <w:div w:id="713385537">
                                      <w:marLeft w:val="0"/>
                                      <w:marRight w:val="0"/>
                                      <w:marTop w:val="0"/>
                                      <w:marBottom w:val="0"/>
                                      <w:divBdr>
                                        <w:top w:val="none" w:sz="0" w:space="0" w:color="auto"/>
                                        <w:left w:val="none" w:sz="0" w:space="0" w:color="auto"/>
                                        <w:bottom w:val="none" w:sz="0" w:space="0" w:color="auto"/>
                                        <w:right w:val="none" w:sz="0" w:space="0" w:color="auto"/>
                                      </w:divBdr>
                                    </w:div>
                                    <w:div w:id="1818494560">
                                      <w:marLeft w:val="0"/>
                                      <w:marRight w:val="0"/>
                                      <w:marTop w:val="0"/>
                                      <w:marBottom w:val="0"/>
                                      <w:divBdr>
                                        <w:top w:val="none" w:sz="0" w:space="0" w:color="auto"/>
                                        <w:left w:val="none" w:sz="0" w:space="0" w:color="auto"/>
                                        <w:bottom w:val="none" w:sz="0" w:space="0" w:color="auto"/>
                                        <w:right w:val="none" w:sz="0" w:space="0" w:color="auto"/>
                                      </w:divBdr>
                                    </w:div>
                                    <w:div w:id="501630662">
                                      <w:marLeft w:val="0"/>
                                      <w:marRight w:val="0"/>
                                      <w:marTop w:val="0"/>
                                      <w:marBottom w:val="0"/>
                                      <w:divBdr>
                                        <w:top w:val="none" w:sz="0" w:space="0" w:color="auto"/>
                                        <w:left w:val="none" w:sz="0" w:space="0" w:color="auto"/>
                                        <w:bottom w:val="none" w:sz="0" w:space="0" w:color="auto"/>
                                        <w:right w:val="none" w:sz="0" w:space="0" w:color="auto"/>
                                      </w:divBdr>
                                    </w:div>
                                    <w:div w:id="869488230">
                                      <w:marLeft w:val="0"/>
                                      <w:marRight w:val="0"/>
                                      <w:marTop w:val="0"/>
                                      <w:marBottom w:val="0"/>
                                      <w:divBdr>
                                        <w:top w:val="none" w:sz="0" w:space="0" w:color="auto"/>
                                        <w:left w:val="none" w:sz="0" w:space="0" w:color="auto"/>
                                        <w:bottom w:val="none" w:sz="0" w:space="0" w:color="auto"/>
                                        <w:right w:val="none" w:sz="0" w:space="0" w:color="auto"/>
                                      </w:divBdr>
                                    </w:div>
                                    <w:div w:id="914127344">
                                      <w:marLeft w:val="0"/>
                                      <w:marRight w:val="0"/>
                                      <w:marTop w:val="0"/>
                                      <w:marBottom w:val="0"/>
                                      <w:divBdr>
                                        <w:top w:val="none" w:sz="0" w:space="0" w:color="auto"/>
                                        <w:left w:val="none" w:sz="0" w:space="0" w:color="auto"/>
                                        <w:bottom w:val="none" w:sz="0" w:space="0" w:color="auto"/>
                                        <w:right w:val="none" w:sz="0" w:space="0" w:color="auto"/>
                                      </w:divBdr>
                                    </w:div>
                                    <w:div w:id="683167307">
                                      <w:marLeft w:val="0"/>
                                      <w:marRight w:val="0"/>
                                      <w:marTop w:val="0"/>
                                      <w:marBottom w:val="0"/>
                                      <w:divBdr>
                                        <w:top w:val="none" w:sz="0" w:space="0" w:color="auto"/>
                                        <w:left w:val="none" w:sz="0" w:space="0" w:color="auto"/>
                                        <w:bottom w:val="none" w:sz="0" w:space="0" w:color="auto"/>
                                        <w:right w:val="none" w:sz="0" w:space="0" w:color="auto"/>
                                      </w:divBdr>
                                    </w:div>
                                    <w:div w:id="1104616682">
                                      <w:marLeft w:val="0"/>
                                      <w:marRight w:val="0"/>
                                      <w:marTop w:val="0"/>
                                      <w:marBottom w:val="0"/>
                                      <w:divBdr>
                                        <w:top w:val="none" w:sz="0" w:space="0" w:color="auto"/>
                                        <w:left w:val="none" w:sz="0" w:space="0" w:color="auto"/>
                                        <w:bottom w:val="none" w:sz="0" w:space="0" w:color="auto"/>
                                        <w:right w:val="none" w:sz="0" w:space="0" w:color="auto"/>
                                      </w:divBdr>
                                    </w:div>
                                    <w:div w:id="1522158302">
                                      <w:marLeft w:val="0"/>
                                      <w:marRight w:val="0"/>
                                      <w:marTop w:val="0"/>
                                      <w:marBottom w:val="0"/>
                                      <w:divBdr>
                                        <w:top w:val="none" w:sz="0" w:space="0" w:color="auto"/>
                                        <w:left w:val="none" w:sz="0" w:space="0" w:color="auto"/>
                                        <w:bottom w:val="none" w:sz="0" w:space="0" w:color="auto"/>
                                        <w:right w:val="none" w:sz="0" w:space="0" w:color="auto"/>
                                      </w:divBdr>
                                    </w:div>
                                    <w:div w:id="955677578">
                                      <w:marLeft w:val="0"/>
                                      <w:marRight w:val="0"/>
                                      <w:marTop w:val="0"/>
                                      <w:marBottom w:val="0"/>
                                      <w:divBdr>
                                        <w:top w:val="none" w:sz="0" w:space="0" w:color="auto"/>
                                        <w:left w:val="none" w:sz="0" w:space="0" w:color="auto"/>
                                        <w:bottom w:val="none" w:sz="0" w:space="0" w:color="auto"/>
                                        <w:right w:val="none" w:sz="0" w:space="0" w:color="auto"/>
                                      </w:divBdr>
                                    </w:div>
                                    <w:div w:id="415371537">
                                      <w:marLeft w:val="0"/>
                                      <w:marRight w:val="0"/>
                                      <w:marTop w:val="0"/>
                                      <w:marBottom w:val="0"/>
                                      <w:divBdr>
                                        <w:top w:val="none" w:sz="0" w:space="0" w:color="auto"/>
                                        <w:left w:val="none" w:sz="0" w:space="0" w:color="auto"/>
                                        <w:bottom w:val="none" w:sz="0" w:space="0" w:color="auto"/>
                                        <w:right w:val="none" w:sz="0" w:space="0" w:color="auto"/>
                                      </w:divBdr>
                                    </w:div>
                                    <w:div w:id="1061750277">
                                      <w:marLeft w:val="0"/>
                                      <w:marRight w:val="0"/>
                                      <w:marTop w:val="0"/>
                                      <w:marBottom w:val="0"/>
                                      <w:divBdr>
                                        <w:top w:val="none" w:sz="0" w:space="0" w:color="auto"/>
                                        <w:left w:val="none" w:sz="0" w:space="0" w:color="auto"/>
                                        <w:bottom w:val="none" w:sz="0" w:space="0" w:color="auto"/>
                                        <w:right w:val="none" w:sz="0" w:space="0" w:color="auto"/>
                                      </w:divBdr>
                                    </w:div>
                                    <w:div w:id="1809515993">
                                      <w:marLeft w:val="0"/>
                                      <w:marRight w:val="0"/>
                                      <w:marTop w:val="0"/>
                                      <w:marBottom w:val="0"/>
                                      <w:divBdr>
                                        <w:top w:val="none" w:sz="0" w:space="0" w:color="auto"/>
                                        <w:left w:val="none" w:sz="0" w:space="0" w:color="auto"/>
                                        <w:bottom w:val="none" w:sz="0" w:space="0" w:color="auto"/>
                                        <w:right w:val="none" w:sz="0" w:space="0" w:color="auto"/>
                                      </w:divBdr>
                                    </w:div>
                                    <w:div w:id="1465778633">
                                      <w:marLeft w:val="0"/>
                                      <w:marRight w:val="0"/>
                                      <w:marTop w:val="0"/>
                                      <w:marBottom w:val="0"/>
                                      <w:divBdr>
                                        <w:top w:val="none" w:sz="0" w:space="0" w:color="auto"/>
                                        <w:left w:val="none" w:sz="0" w:space="0" w:color="auto"/>
                                        <w:bottom w:val="none" w:sz="0" w:space="0" w:color="auto"/>
                                        <w:right w:val="none" w:sz="0" w:space="0" w:color="auto"/>
                                      </w:divBdr>
                                    </w:div>
                                    <w:div w:id="3165934">
                                      <w:marLeft w:val="0"/>
                                      <w:marRight w:val="0"/>
                                      <w:marTop w:val="0"/>
                                      <w:marBottom w:val="0"/>
                                      <w:divBdr>
                                        <w:top w:val="none" w:sz="0" w:space="0" w:color="auto"/>
                                        <w:left w:val="none" w:sz="0" w:space="0" w:color="auto"/>
                                        <w:bottom w:val="none" w:sz="0" w:space="0" w:color="auto"/>
                                        <w:right w:val="none" w:sz="0" w:space="0" w:color="auto"/>
                                      </w:divBdr>
                                    </w:div>
                                    <w:div w:id="547499035">
                                      <w:marLeft w:val="0"/>
                                      <w:marRight w:val="0"/>
                                      <w:marTop w:val="0"/>
                                      <w:marBottom w:val="0"/>
                                      <w:divBdr>
                                        <w:top w:val="none" w:sz="0" w:space="0" w:color="auto"/>
                                        <w:left w:val="none" w:sz="0" w:space="0" w:color="auto"/>
                                        <w:bottom w:val="none" w:sz="0" w:space="0" w:color="auto"/>
                                        <w:right w:val="none" w:sz="0" w:space="0" w:color="auto"/>
                                      </w:divBdr>
                                    </w:div>
                                    <w:div w:id="485630464">
                                      <w:marLeft w:val="0"/>
                                      <w:marRight w:val="0"/>
                                      <w:marTop w:val="0"/>
                                      <w:marBottom w:val="0"/>
                                      <w:divBdr>
                                        <w:top w:val="none" w:sz="0" w:space="0" w:color="auto"/>
                                        <w:left w:val="none" w:sz="0" w:space="0" w:color="auto"/>
                                        <w:bottom w:val="none" w:sz="0" w:space="0" w:color="auto"/>
                                        <w:right w:val="none" w:sz="0" w:space="0" w:color="auto"/>
                                      </w:divBdr>
                                    </w:div>
                                    <w:div w:id="2113932496">
                                      <w:marLeft w:val="0"/>
                                      <w:marRight w:val="0"/>
                                      <w:marTop w:val="0"/>
                                      <w:marBottom w:val="0"/>
                                      <w:divBdr>
                                        <w:top w:val="none" w:sz="0" w:space="0" w:color="auto"/>
                                        <w:left w:val="none" w:sz="0" w:space="0" w:color="auto"/>
                                        <w:bottom w:val="none" w:sz="0" w:space="0" w:color="auto"/>
                                        <w:right w:val="none" w:sz="0" w:space="0" w:color="auto"/>
                                      </w:divBdr>
                                    </w:div>
                                    <w:div w:id="348219727">
                                      <w:marLeft w:val="0"/>
                                      <w:marRight w:val="0"/>
                                      <w:marTop w:val="0"/>
                                      <w:marBottom w:val="0"/>
                                      <w:divBdr>
                                        <w:top w:val="none" w:sz="0" w:space="0" w:color="auto"/>
                                        <w:left w:val="none" w:sz="0" w:space="0" w:color="auto"/>
                                        <w:bottom w:val="none" w:sz="0" w:space="0" w:color="auto"/>
                                        <w:right w:val="none" w:sz="0" w:space="0" w:color="auto"/>
                                      </w:divBdr>
                                    </w:div>
                                    <w:div w:id="438333166">
                                      <w:marLeft w:val="0"/>
                                      <w:marRight w:val="0"/>
                                      <w:marTop w:val="0"/>
                                      <w:marBottom w:val="0"/>
                                      <w:divBdr>
                                        <w:top w:val="none" w:sz="0" w:space="0" w:color="auto"/>
                                        <w:left w:val="none" w:sz="0" w:space="0" w:color="auto"/>
                                        <w:bottom w:val="none" w:sz="0" w:space="0" w:color="auto"/>
                                        <w:right w:val="none" w:sz="0" w:space="0" w:color="auto"/>
                                      </w:divBdr>
                                    </w:div>
                                    <w:div w:id="1063868810">
                                      <w:marLeft w:val="0"/>
                                      <w:marRight w:val="0"/>
                                      <w:marTop w:val="0"/>
                                      <w:marBottom w:val="0"/>
                                      <w:divBdr>
                                        <w:top w:val="none" w:sz="0" w:space="0" w:color="auto"/>
                                        <w:left w:val="none" w:sz="0" w:space="0" w:color="auto"/>
                                        <w:bottom w:val="none" w:sz="0" w:space="0" w:color="auto"/>
                                        <w:right w:val="none" w:sz="0" w:space="0" w:color="auto"/>
                                      </w:divBdr>
                                    </w:div>
                                    <w:div w:id="609092574">
                                      <w:marLeft w:val="0"/>
                                      <w:marRight w:val="0"/>
                                      <w:marTop w:val="0"/>
                                      <w:marBottom w:val="0"/>
                                      <w:divBdr>
                                        <w:top w:val="none" w:sz="0" w:space="0" w:color="auto"/>
                                        <w:left w:val="none" w:sz="0" w:space="0" w:color="auto"/>
                                        <w:bottom w:val="none" w:sz="0" w:space="0" w:color="auto"/>
                                        <w:right w:val="none" w:sz="0" w:space="0" w:color="auto"/>
                                      </w:divBdr>
                                    </w:div>
                                    <w:div w:id="1966886389">
                                      <w:marLeft w:val="0"/>
                                      <w:marRight w:val="0"/>
                                      <w:marTop w:val="0"/>
                                      <w:marBottom w:val="0"/>
                                      <w:divBdr>
                                        <w:top w:val="none" w:sz="0" w:space="0" w:color="auto"/>
                                        <w:left w:val="none" w:sz="0" w:space="0" w:color="auto"/>
                                        <w:bottom w:val="none" w:sz="0" w:space="0" w:color="auto"/>
                                        <w:right w:val="none" w:sz="0" w:space="0" w:color="auto"/>
                                      </w:divBdr>
                                    </w:div>
                                    <w:div w:id="1189418152">
                                      <w:marLeft w:val="0"/>
                                      <w:marRight w:val="0"/>
                                      <w:marTop w:val="0"/>
                                      <w:marBottom w:val="0"/>
                                      <w:divBdr>
                                        <w:top w:val="none" w:sz="0" w:space="0" w:color="auto"/>
                                        <w:left w:val="none" w:sz="0" w:space="0" w:color="auto"/>
                                        <w:bottom w:val="none" w:sz="0" w:space="0" w:color="auto"/>
                                        <w:right w:val="none" w:sz="0" w:space="0" w:color="auto"/>
                                      </w:divBdr>
                                    </w:div>
                                    <w:div w:id="1815871604">
                                      <w:marLeft w:val="0"/>
                                      <w:marRight w:val="0"/>
                                      <w:marTop w:val="0"/>
                                      <w:marBottom w:val="0"/>
                                      <w:divBdr>
                                        <w:top w:val="none" w:sz="0" w:space="0" w:color="auto"/>
                                        <w:left w:val="none" w:sz="0" w:space="0" w:color="auto"/>
                                        <w:bottom w:val="none" w:sz="0" w:space="0" w:color="auto"/>
                                        <w:right w:val="none" w:sz="0" w:space="0" w:color="auto"/>
                                      </w:divBdr>
                                    </w:div>
                                    <w:div w:id="1740445867">
                                      <w:marLeft w:val="0"/>
                                      <w:marRight w:val="0"/>
                                      <w:marTop w:val="0"/>
                                      <w:marBottom w:val="0"/>
                                      <w:divBdr>
                                        <w:top w:val="none" w:sz="0" w:space="0" w:color="auto"/>
                                        <w:left w:val="none" w:sz="0" w:space="0" w:color="auto"/>
                                        <w:bottom w:val="none" w:sz="0" w:space="0" w:color="auto"/>
                                        <w:right w:val="none" w:sz="0" w:space="0" w:color="auto"/>
                                      </w:divBdr>
                                    </w:div>
                                    <w:div w:id="1547179356">
                                      <w:marLeft w:val="0"/>
                                      <w:marRight w:val="0"/>
                                      <w:marTop w:val="0"/>
                                      <w:marBottom w:val="0"/>
                                      <w:divBdr>
                                        <w:top w:val="none" w:sz="0" w:space="0" w:color="auto"/>
                                        <w:left w:val="none" w:sz="0" w:space="0" w:color="auto"/>
                                        <w:bottom w:val="none" w:sz="0" w:space="0" w:color="auto"/>
                                        <w:right w:val="none" w:sz="0" w:space="0" w:color="auto"/>
                                      </w:divBdr>
                                    </w:div>
                                    <w:div w:id="2109427890">
                                      <w:marLeft w:val="0"/>
                                      <w:marRight w:val="0"/>
                                      <w:marTop w:val="0"/>
                                      <w:marBottom w:val="0"/>
                                      <w:divBdr>
                                        <w:top w:val="none" w:sz="0" w:space="0" w:color="auto"/>
                                        <w:left w:val="none" w:sz="0" w:space="0" w:color="auto"/>
                                        <w:bottom w:val="none" w:sz="0" w:space="0" w:color="auto"/>
                                        <w:right w:val="none" w:sz="0" w:space="0" w:color="auto"/>
                                      </w:divBdr>
                                    </w:div>
                                    <w:div w:id="1619099617">
                                      <w:marLeft w:val="0"/>
                                      <w:marRight w:val="0"/>
                                      <w:marTop w:val="0"/>
                                      <w:marBottom w:val="0"/>
                                      <w:divBdr>
                                        <w:top w:val="none" w:sz="0" w:space="0" w:color="auto"/>
                                        <w:left w:val="none" w:sz="0" w:space="0" w:color="auto"/>
                                        <w:bottom w:val="none" w:sz="0" w:space="0" w:color="auto"/>
                                        <w:right w:val="none" w:sz="0" w:space="0" w:color="auto"/>
                                      </w:divBdr>
                                    </w:div>
                                    <w:div w:id="128207472">
                                      <w:marLeft w:val="0"/>
                                      <w:marRight w:val="0"/>
                                      <w:marTop w:val="0"/>
                                      <w:marBottom w:val="0"/>
                                      <w:divBdr>
                                        <w:top w:val="none" w:sz="0" w:space="0" w:color="auto"/>
                                        <w:left w:val="none" w:sz="0" w:space="0" w:color="auto"/>
                                        <w:bottom w:val="none" w:sz="0" w:space="0" w:color="auto"/>
                                        <w:right w:val="none" w:sz="0" w:space="0" w:color="auto"/>
                                      </w:divBdr>
                                    </w:div>
                                    <w:div w:id="1368407514">
                                      <w:marLeft w:val="0"/>
                                      <w:marRight w:val="0"/>
                                      <w:marTop w:val="0"/>
                                      <w:marBottom w:val="0"/>
                                      <w:divBdr>
                                        <w:top w:val="none" w:sz="0" w:space="0" w:color="auto"/>
                                        <w:left w:val="none" w:sz="0" w:space="0" w:color="auto"/>
                                        <w:bottom w:val="none" w:sz="0" w:space="0" w:color="auto"/>
                                        <w:right w:val="none" w:sz="0" w:space="0" w:color="auto"/>
                                      </w:divBdr>
                                    </w:div>
                                    <w:div w:id="1797719447">
                                      <w:marLeft w:val="0"/>
                                      <w:marRight w:val="0"/>
                                      <w:marTop w:val="0"/>
                                      <w:marBottom w:val="0"/>
                                      <w:divBdr>
                                        <w:top w:val="none" w:sz="0" w:space="0" w:color="auto"/>
                                        <w:left w:val="none" w:sz="0" w:space="0" w:color="auto"/>
                                        <w:bottom w:val="none" w:sz="0" w:space="0" w:color="auto"/>
                                        <w:right w:val="none" w:sz="0" w:space="0" w:color="auto"/>
                                      </w:divBdr>
                                    </w:div>
                                    <w:div w:id="1894003120">
                                      <w:marLeft w:val="0"/>
                                      <w:marRight w:val="0"/>
                                      <w:marTop w:val="0"/>
                                      <w:marBottom w:val="0"/>
                                      <w:divBdr>
                                        <w:top w:val="none" w:sz="0" w:space="0" w:color="auto"/>
                                        <w:left w:val="none" w:sz="0" w:space="0" w:color="auto"/>
                                        <w:bottom w:val="none" w:sz="0" w:space="0" w:color="auto"/>
                                        <w:right w:val="none" w:sz="0" w:space="0" w:color="auto"/>
                                      </w:divBdr>
                                    </w:div>
                                    <w:div w:id="892696629">
                                      <w:marLeft w:val="0"/>
                                      <w:marRight w:val="0"/>
                                      <w:marTop w:val="0"/>
                                      <w:marBottom w:val="0"/>
                                      <w:divBdr>
                                        <w:top w:val="none" w:sz="0" w:space="0" w:color="auto"/>
                                        <w:left w:val="none" w:sz="0" w:space="0" w:color="auto"/>
                                        <w:bottom w:val="none" w:sz="0" w:space="0" w:color="auto"/>
                                        <w:right w:val="none" w:sz="0" w:space="0" w:color="auto"/>
                                      </w:divBdr>
                                    </w:div>
                                    <w:div w:id="1103377962">
                                      <w:marLeft w:val="0"/>
                                      <w:marRight w:val="0"/>
                                      <w:marTop w:val="0"/>
                                      <w:marBottom w:val="0"/>
                                      <w:divBdr>
                                        <w:top w:val="none" w:sz="0" w:space="0" w:color="auto"/>
                                        <w:left w:val="none" w:sz="0" w:space="0" w:color="auto"/>
                                        <w:bottom w:val="none" w:sz="0" w:space="0" w:color="auto"/>
                                        <w:right w:val="none" w:sz="0" w:space="0" w:color="auto"/>
                                      </w:divBdr>
                                    </w:div>
                                    <w:div w:id="82457746">
                                      <w:marLeft w:val="0"/>
                                      <w:marRight w:val="0"/>
                                      <w:marTop w:val="0"/>
                                      <w:marBottom w:val="0"/>
                                      <w:divBdr>
                                        <w:top w:val="none" w:sz="0" w:space="0" w:color="auto"/>
                                        <w:left w:val="none" w:sz="0" w:space="0" w:color="auto"/>
                                        <w:bottom w:val="none" w:sz="0" w:space="0" w:color="auto"/>
                                        <w:right w:val="none" w:sz="0" w:space="0" w:color="auto"/>
                                      </w:divBdr>
                                    </w:div>
                                    <w:div w:id="1313363595">
                                      <w:marLeft w:val="0"/>
                                      <w:marRight w:val="0"/>
                                      <w:marTop w:val="0"/>
                                      <w:marBottom w:val="0"/>
                                      <w:divBdr>
                                        <w:top w:val="none" w:sz="0" w:space="0" w:color="auto"/>
                                        <w:left w:val="none" w:sz="0" w:space="0" w:color="auto"/>
                                        <w:bottom w:val="none" w:sz="0" w:space="0" w:color="auto"/>
                                        <w:right w:val="none" w:sz="0" w:space="0" w:color="auto"/>
                                      </w:divBdr>
                                    </w:div>
                                    <w:div w:id="970476798">
                                      <w:marLeft w:val="0"/>
                                      <w:marRight w:val="0"/>
                                      <w:marTop w:val="0"/>
                                      <w:marBottom w:val="0"/>
                                      <w:divBdr>
                                        <w:top w:val="none" w:sz="0" w:space="0" w:color="auto"/>
                                        <w:left w:val="none" w:sz="0" w:space="0" w:color="auto"/>
                                        <w:bottom w:val="none" w:sz="0" w:space="0" w:color="auto"/>
                                        <w:right w:val="none" w:sz="0" w:space="0" w:color="auto"/>
                                      </w:divBdr>
                                    </w:div>
                                    <w:div w:id="993023275">
                                      <w:marLeft w:val="0"/>
                                      <w:marRight w:val="0"/>
                                      <w:marTop w:val="0"/>
                                      <w:marBottom w:val="0"/>
                                      <w:divBdr>
                                        <w:top w:val="none" w:sz="0" w:space="0" w:color="auto"/>
                                        <w:left w:val="none" w:sz="0" w:space="0" w:color="auto"/>
                                        <w:bottom w:val="none" w:sz="0" w:space="0" w:color="auto"/>
                                        <w:right w:val="none" w:sz="0" w:space="0" w:color="auto"/>
                                      </w:divBdr>
                                    </w:div>
                                    <w:div w:id="1679038607">
                                      <w:marLeft w:val="0"/>
                                      <w:marRight w:val="0"/>
                                      <w:marTop w:val="0"/>
                                      <w:marBottom w:val="0"/>
                                      <w:divBdr>
                                        <w:top w:val="none" w:sz="0" w:space="0" w:color="auto"/>
                                        <w:left w:val="none" w:sz="0" w:space="0" w:color="auto"/>
                                        <w:bottom w:val="none" w:sz="0" w:space="0" w:color="auto"/>
                                        <w:right w:val="none" w:sz="0" w:space="0" w:color="auto"/>
                                      </w:divBdr>
                                    </w:div>
                                    <w:div w:id="1175340909">
                                      <w:marLeft w:val="0"/>
                                      <w:marRight w:val="0"/>
                                      <w:marTop w:val="0"/>
                                      <w:marBottom w:val="0"/>
                                      <w:divBdr>
                                        <w:top w:val="none" w:sz="0" w:space="0" w:color="auto"/>
                                        <w:left w:val="none" w:sz="0" w:space="0" w:color="auto"/>
                                        <w:bottom w:val="none" w:sz="0" w:space="0" w:color="auto"/>
                                        <w:right w:val="none" w:sz="0" w:space="0" w:color="auto"/>
                                      </w:divBdr>
                                    </w:div>
                                    <w:div w:id="757604151">
                                      <w:marLeft w:val="0"/>
                                      <w:marRight w:val="0"/>
                                      <w:marTop w:val="0"/>
                                      <w:marBottom w:val="0"/>
                                      <w:divBdr>
                                        <w:top w:val="none" w:sz="0" w:space="0" w:color="auto"/>
                                        <w:left w:val="none" w:sz="0" w:space="0" w:color="auto"/>
                                        <w:bottom w:val="none" w:sz="0" w:space="0" w:color="auto"/>
                                        <w:right w:val="none" w:sz="0" w:space="0" w:color="auto"/>
                                      </w:divBdr>
                                    </w:div>
                                    <w:div w:id="420371775">
                                      <w:marLeft w:val="0"/>
                                      <w:marRight w:val="0"/>
                                      <w:marTop w:val="0"/>
                                      <w:marBottom w:val="0"/>
                                      <w:divBdr>
                                        <w:top w:val="none" w:sz="0" w:space="0" w:color="auto"/>
                                        <w:left w:val="none" w:sz="0" w:space="0" w:color="auto"/>
                                        <w:bottom w:val="none" w:sz="0" w:space="0" w:color="auto"/>
                                        <w:right w:val="none" w:sz="0" w:space="0" w:color="auto"/>
                                      </w:divBdr>
                                    </w:div>
                                    <w:div w:id="1773471319">
                                      <w:marLeft w:val="0"/>
                                      <w:marRight w:val="0"/>
                                      <w:marTop w:val="0"/>
                                      <w:marBottom w:val="0"/>
                                      <w:divBdr>
                                        <w:top w:val="none" w:sz="0" w:space="0" w:color="auto"/>
                                        <w:left w:val="none" w:sz="0" w:space="0" w:color="auto"/>
                                        <w:bottom w:val="none" w:sz="0" w:space="0" w:color="auto"/>
                                        <w:right w:val="none" w:sz="0" w:space="0" w:color="auto"/>
                                      </w:divBdr>
                                    </w:div>
                                    <w:div w:id="831408356">
                                      <w:marLeft w:val="0"/>
                                      <w:marRight w:val="0"/>
                                      <w:marTop w:val="0"/>
                                      <w:marBottom w:val="0"/>
                                      <w:divBdr>
                                        <w:top w:val="none" w:sz="0" w:space="0" w:color="auto"/>
                                        <w:left w:val="none" w:sz="0" w:space="0" w:color="auto"/>
                                        <w:bottom w:val="none" w:sz="0" w:space="0" w:color="auto"/>
                                        <w:right w:val="none" w:sz="0" w:space="0" w:color="auto"/>
                                      </w:divBdr>
                                    </w:div>
                                    <w:div w:id="1641374681">
                                      <w:marLeft w:val="0"/>
                                      <w:marRight w:val="0"/>
                                      <w:marTop w:val="0"/>
                                      <w:marBottom w:val="0"/>
                                      <w:divBdr>
                                        <w:top w:val="none" w:sz="0" w:space="0" w:color="auto"/>
                                        <w:left w:val="none" w:sz="0" w:space="0" w:color="auto"/>
                                        <w:bottom w:val="none" w:sz="0" w:space="0" w:color="auto"/>
                                        <w:right w:val="none" w:sz="0" w:space="0" w:color="auto"/>
                                      </w:divBdr>
                                    </w:div>
                                    <w:div w:id="383215460">
                                      <w:marLeft w:val="0"/>
                                      <w:marRight w:val="0"/>
                                      <w:marTop w:val="0"/>
                                      <w:marBottom w:val="0"/>
                                      <w:divBdr>
                                        <w:top w:val="none" w:sz="0" w:space="0" w:color="auto"/>
                                        <w:left w:val="none" w:sz="0" w:space="0" w:color="auto"/>
                                        <w:bottom w:val="none" w:sz="0" w:space="0" w:color="auto"/>
                                        <w:right w:val="none" w:sz="0" w:space="0" w:color="auto"/>
                                      </w:divBdr>
                                    </w:div>
                                    <w:div w:id="183713485">
                                      <w:marLeft w:val="0"/>
                                      <w:marRight w:val="0"/>
                                      <w:marTop w:val="0"/>
                                      <w:marBottom w:val="0"/>
                                      <w:divBdr>
                                        <w:top w:val="none" w:sz="0" w:space="0" w:color="auto"/>
                                        <w:left w:val="none" w:sz="0" w:space="0" w:color="auto"/>
                                        <w:bottom w:val="none" w:sz="0" w:space="0" w:color="auto"/>
                                        <w:right w:val="none" w:sz="0" w:space="0" w:color="auto"/>
                                      </w:divBdr>
                                    </w:div>
                                    <w:div w:id="1565025629">
                                      <w:marLeft w:val="0"/>
                                      <w:marRight w:val="0"/>
                                      <w:marTop w:val="0"/>
                                      <w:marBottom w:val="0"/>
                                      <w:divBdr>
                                        <w:top w:val="none" w:sz="0" w:space="0" w:color="auto"/>
                                        <w:left w:val="none" w:sz="0" w:space="0" w:color="auto"/>
                                        <w:bottom w:val="none" w:sz="0" w:space="0" w:color="auto"/>
                                        <w:right w:val="none" w:sz="0" w:space="0" w:color="auto"/>
                                      </w:divBdr>
                                    </w:div>
                                    <w:div w:id="906574685">
                                      <w:marLeft w:val="0"/>
                                      <w:marRight w:val="0"/>
                                      <w:marTop w:val="0"/>
                                      <w:marBottom w:val="0"/>
                                      <w:divBdr>
                                        <w:top w:val="none" w:sz="0" w:space="0" w:color="auto"/>
                                        <w:left w:val="none" w:sz="0" w:space="0" w:color="auto"/>
                                        <w:bottom w:val="none" w:sz="0" w:space="0" w:color="auto"/>
                                        <w:right w:val="none" w:sz="0" w:space="0" w:color="auto"/>
                                      </w:divBdr>
                                    </w:div>
                                    <w:div w:id="1879539397">
                                      <w:marLeft w:val="0"/>
                                      <w:marRight w:val="0"/>
                                      <w:marTop w:val="0"/>
                                      <w:marBottom w:val="0"/>
                                      <w:divBdr>
                                        <w:top w:val="none" w:sz="0" w:space="0" w:color="auto"/>
                                        <w:left w:val="none" w:sz="0" w:space="0" w:color="auto"/>
                                        <w:bottom w:val="none" w:sz="0" w:space="0" w:color="auto"/>
                                        <w:right w:val="none" w:sz="0" w:space="0" w:color="auto"/>
                                      </w:divBdr>
                                    </w:div>
                                    <w:div w:id="2010866748">
                                      <w:marLeft w:val="0"/>
                                      <w:marRight w:val="0"/>
                                      <w:marTop w:val="0"/>
                                      <w:marBottom w:val="0"/>
                                      <w:divBdr>
                                        <w:top w:val="none" w:sz="0" w:space="0" w:color="auto"/>
                                        <w:left w:val="none" w:sz="0" w:space="0" w:color="auto"/>
                                        <w:bottom w:val="none" w:sz="0" w:space="0" w:color="auto"/>
                                        <w:right w:val="none" w:sz="0" w:space="0" w:color="auto"/>
                                      </w:divBdr>
                                    </w:div>
                                    <w:div w:id="2030909236">
                                      <w:marLeft w:val="0"/>
                                      <w:marRight w:val="0"/>
                                      <w:marTop w:val="0"/>
                                      <w:marBottom w:val="0"/>
                                      <w:divBdr>
                                        <w:top w:val="none" w:sz="0" w:space="0" w:color="auto"/>
                                        <w:left w:val="none" w:sz="0" w:space="0" w:color="auto"/>
                                        <w:bottom w:val="none" w:sz="0" w:space="0" w:color="auto"/>
                                        <w:right w:val="none" w:sz="0" w:space="0" w:color="auto"/>
                                      </w:divBdr>
                                    </w:div>
                                    <w:div w:id="1301152755">
                                      <w:marLeft w:val="0"/>
                                      <w:marRight w:val="0"/>
                                      <w:marTop w:val="0"/>
                                      <w:marBottom w:val="0"/>
                                      <w:divBdr>
                                        <w:top w:val="none" w:sz="0" w:space="0" w:color="auto"/>
                                        <w:left w:val="none" w:sz="0" w:space="0" w:color="auto"/>
                                        <w:bottom w:val="none" w:sz="0" w:space="0" w:color="auto"/>
                                        <w:right w:val="none" w:sz="0" w:space="0" w:color="auto"/>
                                      </w:divBdr>
                                    </w:div>
                                    <w:div w:id="419840255">
                                      <w:marLeft w:val="0"/>
                                      <w:marRight w:val="0"/>
                                      <w:marTop w:val="0"/>
                                      <w:marBottom w:val="0"/>
                                      <w:divBdr>
                                        <w:top w:val="none" w:sz="0" w:space="0" w:color="auto"/>
                                        <w:left w:val="none" w:sz="0" w:space="0" w:color="auto"/>
                                        <w:bottom w:val="none" w:sz="0" w:space="0" w:color="auto"/>
                                        <w:right w:val="none" w:sz="0" w:space="0" w:color="auto"/>
                                      </w:divBdr>
                                    </w:div>
                                    <w:div w:id="59211141">
                                      <w:marLeft w:val="0"/>
                                      <w:marRight w:val="0"/>
                                      <w:marTop w:val="0"/>
                                      <w:marBottom w:val="0"/>
                                      <w:divBdr>
                                        <w:top w:val="none" w:sz="0" w:space="0" w:color="auto"/>
                                        <w:left w:val="none" w:sz="0" w:space="0" w:color="auto"/>
                                        <w:bottom w:val="none" w:sz="0" w:space="0" w:color="auto"/>
                                        <w:right w:val="none" w:sz="0" w:space="0" w:color="auto"/>
                                      </w:divBdr>
                                    </w:div>
                                    <w:div w:id="1987472074">
                                      <w:marLeft w:val="0"/>
                                      <w:marRight w:val="0"/>
                                      <w:marTop w:val="0"/>
                                      <w:marBottom w:val="0"/>
                                      <w:divBdr>
                                        <w:top w:val="none" w:sz="0" w:space="0" w:color="auto"/>
                                        <w:left w:val="none" w:sz="0" w:space="0" w:color="auto"/>
                                        <w:bottom w:val="none" w:sz="0" w:space="0" w:color="auto"/>
                                        <w:right w:val="none" w:sz="0" w:space="0" w:color="auto"/>
                                      </w:divBdr>
                                    </w:div>
                                    <w:div w:id="1658800015">
                                      <w:marLeft w:val="0"/>
                                      <w:marRight w:val="0"/>
                                      <w:marTop w:val="0"/>
                                      <w:marBottom w:val="0"/>
                                      <w:divBdr>
                                        <w:top w:val="none" w:sz="0" w:space="0" w:color="auto"/>
                                        <w:left w:val="none" w:sz="0" w:space="0" w:color="auto"/>
                                        <w:bottom w:val="none" w:sz="0" w:space="0" w:color="auto"/>
                                        <w:right w:val="none" w:sz="0" w:space="0" w:color="auto"/>
                                      </w:divBdr>
                                    </w:div>
                                    <w:div w:id="1264266149">
                                      <w:marLeft w:val="0"/>
                                      <w:marRight w:val="0"/>
                                      <w:marTop w:val="0"/>
                                      <w:marBottom w:val="0"/>
                                      <w:divBdr>
                                        <w:top w:val="none" w:sz="0" w:space="0" w:color="auto"/>
                                        <w:left w:val="none" w:sz="0" w:space="0" w:color="auto"/>
                                        <w:bottom w:val="none" w:sz="0" w:space="0" w:color="auto"/>
                                        <w:right w:val="none" w:sz="0" w:space="0" w:color="auto"/>
                                      </w:divBdr>
                                    </w:div>
                                    <w:div w:id="1638294706">
                                      <w:marLeft w:val="0"/>
                                      <w:marRight w:val="0"/>
                                      <w:marTop w:val="0"/>
                                      <w:marBottom w:val="0"/>
                                      <w:divBdr>
                                        <w:top w:val="none" w:sz="0" w:space="0" w:color="auto"/>
                                        <w:left w:val="none" w:sz="0" w:space="0" w:color="auto"/>
                                        <w:bottom w:val="none" w:sz="0" w:space="0" w:color="auto"/>
                                        <w:right w:val="none" w:sz="0" w:space="0" w:color="auto"/>
                                      </w:divBdr>
                                    </w:div>
                                    <w:div w:id="475881351">
                                      <w:marLeft w:val="0"/>
                                      <w:marRight w:val="0"/>
                                      <w:marTop w:val="0"/>
                                      <w:marBottom w:val="0"/>
                                      <w:divBdr>
                                        <w:top w:val="none" w:sz="0" w:space="0" w:color="auto"/>
                                        <w:left w:val="none" w:sz="0" w:space="0" w:color="auto"/>
                                        <w:bottom w:val="none" w:sz="0" w:space="0" w:color="auto"/>
                                        <w:right w:val="none" w:sz="0" w:space="0" w:color="auto"/>
                                      </w:divBdr>
                                    </w:div>
                                    <w:div w:id="1585996468">
                                      <w:marLeft w:val="0"/>
                                      <w:marRight w:val="0"/>
                                      <w:marTop w:val="0"/>
                                      <w:marBottom w:val="0"/>
                                      <w:divBdr>
                                        <w:top w:val="none" w:sz="0" w:space="0" w:color="auto"/>
                                        <w:left w:val="none" w:sz="0" w:space="0" w:color="auto"/>
                                        <w:bottom w:val="none" w:sz="0" w:space="0" w:color="auto"/>
                                        <w:right w:val="none" w:sz="0" w:space="0" w:color="auto"/>
                                      </w:divBdr>
                                    </w:div>
                                    <w:div w:id="1269459697">
                                      <w:marLeft w:val="0"/>
                                      <w:marRight w:val="0"/>
                                      <w:marTop w:val="0"/>
                                      <w:marBottom w:val="0"/>
                                      <w:divBdr>
                                        <w:top w:val="none" w:sz="0" w:space="0" w:color="auto"/>
                                        <w:left w:val="none" w:sz="0" w:space="0" w:color="auto"/>
                                        <w:bottom w:val="none" w:sz="0" w:space="0" w:color="auto"/>
                                        <w:right w:val="none" w:sz="0" w:space="0" w:color="auto"/>
                                      </w:divBdr>
                                    </w:div>
                                    <w:div w:id="1482579975">
                                      <w:marLeft w:val="0"/>
                                      <w:marRight w:val="0"/>
                                      <w:marTop w:val="0"/>
                                      <w:marBottom w:val="0"/>
                                      <w:divBdr>
                                        <w:top w:val="none" w:sz="0" w:space="0" w:color="auto"/>
                                        <w:left w:val="none" w:sz="0" w:space="0" w:color="auto"/>
                                        <w:bottom w:val="none" w:sz="0" w:space="0" w:color="auto"/>
                                        <w:right w:val="none" w:sz="0" w:space="0" w:color="auto"/>
                                      </w:divBdr>
                                    </w:div>
                                    <w:div w:id="247616913">
                                      <w:marLeft w:val="0"/>
                                      <w:marRight w:val="0"/>
                                      <w:marTop w:val="0"/>
                                      <w:marBottom w:val="0"/>
                                      <w:divBdr>
                                        <w:top w:val="none" w:sz="0" w:space="0" w:color="auto"/>
                                        <w:left w:val="none" w:sz="0" w:space="0" w:color="auto"/>
                                        <w:bottom w:val="none" w:sz="0" w:space="0" w:color="auto"/>
                                        <w:right w:val="none" w:sz="0" w:space="0" w:color="auto"/>
                                      </w:divBdr>
                                    </w:div>
                                    <w:div w:id="1047409867">
                                      <w:marLeft w:val="0"/>
                                      <w:marRight w:val="0"/>
                                      <w:marTop w:val="0"/>
                                      <w:marBottom w:val="0"/>
                                      <w:divBdr>
                                        <w:top w:val="none" w:sz="0" w:space="0" w:color="auto"/>
                                        <w:left w:val="none" w:sz="0" w:space="0" w:color="auto"/>
                                        <w:bottom w:val="none" w:sz="0" w:space="0" w:color="auto"/>
                                        <w:right w:val="none" w:sz="0" w:space="0" w:color="auto"/>
                                      </w:divBdr>
                                    </w:div>
                                    <w:div w:id="1473254831">
                                      <w:marLeft w:val="0"/>
                                      <w:marRight w:val="0"/>
                                      <w:marTop w:val="0"/>
                                      <w:marBottom w:val="0"/>
                                      <w:divBdr>
                                        <w:top w:val="none" w:sz="0" w:space="0" w:color="auto"/>
                                        <w:left w:val="none" w:sz="0" w:space="0" w:color="auto"/>
                                        <w:bottom w:val="none" w:sz="0" w:space="0" w:color="auto"/>
                                        <w:right w:val="none" w:sz="0" w:space="0" w:color="auto"/>
                                      </w:divBdr>
                                    </w:div>
                                    <w:div w:id="1962033492">
                                      <w:marLeft w:val="0"/>
                                      <w:marRight w:val="0"/>
                                      <w:marTop w:val="0"/>
                                      <w:marBottom w:val="0"/>
                                      <w:divBdr>
                                        <w:top w:val="none" w:sz="0" w:space="0" w:color="auto"/>
                                        <w:left w:val="none" w:sz="0" w:space="0" w:color="auto"/>
                                        <w:bottom w:val="none" w:sz="0" w:space="0" w:color="auto"/>
                                        <w:right w:val="none" w:sz="0" w:space="0" w:color="auto"/>
                                      </w:divBdr>
                                    </w:div>
                                    <w:div w:id="1482381547">
                                      <w:marLeft w:val="0"/>
                                      <w:marRight w:val="0"/>
                                      <w:marTop w:val="0"/>
                                      <w:marBottom w:val="0"/>
                                      <w:divBdr>
                                        <w:top w:val="none" w:sz="0" w:space="0" w:color="auto"/>
                                        <w:left w:val="none" w:sz="0" w:space="0" w:color="auto"/>
                                        <w:bottom w:val="none" w:sz="0" w:space="0" w:color="auto"/>
                                        <w:right w:val="none" w:sz="0" w:space="0" w:color="auto"/>
                                      </w:divBdr>
                                    </w:div>
                                    <w:div w:id="1539775856">
                                      <w:marLeft w:val="0"/>
                                      <w:marRight w:val="0"/>
                                      <w:marTop w:val="0"/>
                                      <w:marBottom w:val="0"/>
                                      <w:divBdr>
                                        <w:top w:val="none" w:sz="0" w:space="0" w:color="auto"/>
                                        <w:left w:val="none" w:sz="0" w:space="0" w:color="auto"/>
                                        <w:bottom w:val="none" w:sz="0" w:space="0" w:color="auto"/>
                                        <w:right w:val="none" w:sz="0" w:space="0" w:color="auto"/>
                                      </w:divBdr>
                                    </w:div>
                                    <w:div w:id="1841501576">
                                      <w:marLeft w:val="0"/>
                                      <w:marRight w:val="0"/>
                                      <w:marTop w:val="0"/>
                                      <w:marBottom w:val="0"/>
                                      <w:divBdr>
                                        <w:top w:val="none" w:sz="0" w:space="0" w:color="auto"/>
                                        <w:left w:val="none" w:sz="0" w:space="0" w:color="auto"/>
                                        <w:bottom w:val="none" w:sz="0" w:space="0" w:color="auto"/>
                                        <w:right w:val="none" w:sz="0" w:space="0" w:color="auto"/>
                                      </w:divBdr>
                                    </w:div>
                                    <w:div w:id="380711923">
                                      <w:marLeft w:val="0"/>
                                      <w:marRight w:val="0"/>
                                      <w:marTop w:val="0"/>
                                      <w:marBottom w:val="0"/>
                                      <w:divBdr>
                                        <w:top w:val="none" w:sz="0" w:space="0" w:color="auto"/>
                                        <w:left w:val="none" w:sz="0" w:space="0" w:color="auto"/>
                                        <w:bottom w:val="none" w:sz="0" w:space="0" w:color="auto"/>
                                        <w:right w:val="none" w:sz="0" w:space="0" w:color="auto"/>
                                      </w:divBdr>
                                    </w:div>
                                    <w:div w:id="277612407">
                                      <w:marLeft w:val="0"/>
                                      <w:marRight w:val="0"/>
                                      <w:marTop w:val="0"/>
                                      <w:marBottom w:val="0"/>
                                      <w:divBdr>
                                        <w:top w:val="none" w:sz="0" w:space="0" w:color="auto"/>
                                        <w:left w:val="none" w:sz="0" w:space="0" w:color="auto"/>
                                        <w:bottom w:val="none" w:sz="0" w:space="0" w:color="auto"/>
                                        <w:right w:val="none" w:sz="0" w:space="0" w:color="auto"/>
                                      </w:divBdr>
                                    </w:div>
                                    <w:div w:id="1925601806">
                                      <w:marLeft w:val="0"/>
                                      <w:marRight w:val="0"/>
                                      <w:marTop w:val="0"/>
                                      <w:marBottom w:val="0"/>
                                      <w:divBdr>
                                        <w:top w:val="none" w:sz="0" w:space="0" w:color="auto"/>
                                        <w:left w:val="none" w:sz="0" w:space="0" w:color="auto"/>
                                        <w:bottom w:val="none" w:sz="0" w:space="0" w:color="auto"/>
                                        <w:right w:val="none" w:sz="0" w:space="0" w:color="auto"/>
                                      </w:divBdr>
                                    </w:div>
                                    <w:div w:id="2024160302">
                                      <w:marLeft w:val="0"/>
                                      <w:marRight w:val="0"/>
                                      <w:marTop w:val="0"/>
                                      <w:marBottom w:val="0"/>
                                      <w:divBdr>
                                        <w:top w:val="none" w:sz="0" w:space="0" w:color="auto"/>
                                        <w:left w:val="none" w:sz="0" w:space="0" w:color="auto"/>
                                        <w:bottom w:val="none" w:sz="0" w:space="0" w:color="auto"/>
                                        <w:right w:val="none" w:sz="0" w:space="0" w:color="auto"/>
                                      </w:divBdr>
                                    </w:div>
                                    <w:div w:id="971401903">
                                      <w:marLeft w:val="0"/>
                                      <w:marRight w:val="0"/>
                                      <w:marTop w:val="0"/>
                                      <w:marBottom w:val="0"/>
                                      <w:divBdr>
                                        <w:top w:val="none" w:sz="0" w:space="0" w:color="auto"/>
                                        <w:left w:val="none" w:sz="0" w:space="0" w:color="auto"/>
                                        <w:bottom w:val="none" w:sz="0" w:space="0" w:color="auto"/>
                                        <w:right w:val="none" w:sz="0" w:space="0" w:color="auto"/>
                                      </w:divBdr>
                                    </w:div>
                                    <w:div w:id="1460563220">
                                      <w:marLeft w:val="0"/>
                                      <w:marRight w:val="0"/>
                                      <w:marTop w:val="0"/>
                                      <w:marBottom w:val="0"/>
                                      <w:divBdr>
                                        <w:top w:val="none" w:sz="0" w:space="0" w:color="auto"/>
                                        <w:left w:val="none" w:sz="0" w:space="0" w:color="auto"/>
                                        <w:bottom w:val="none" w:sz="0" w:space="0" w:color="auto"/>
                                        <w:right w:val="none" w:sz="0" w:space="0" w:color="auto"/>
                                      </w:divBdr>
                                    </w:div>
                                    <w:div w:id="961498044">
                                      <w:marLeft w:val="0"/>
                                      <w:marRight w:val="0"/>
                                      <w:marTop w:val="0"/>
                                      <w:marBottom w:val="0"/>
                                      <w:divBdr>
                                        <w:top w:val="none" w:sz="0" w:space="0" w:color="auto"/>
                                        <w:left w:val="none" w:sz="0" w:space="0" w:color="auto"/>
                                        <w:bottom w:val="none" w:sz="0" w:space="0" w:color="auto"/>
                                        <w:right w:val="none" w:sz="0" w:space="0" w:color="auto"/>
                                      </w:divBdr>
                                    </w:div>
                                    <w:div w:id="2107456580">
                                      <w:marLeft w:val="0"/>
                                      <w:marRight w:val="0"/>
                                      <w:marTop w:val="0"/>
                                      <w:marBottom w:val="0"/>
                                      <w:divBdr>
                                        <w:top w:val="none" w:sz="0" w:space="0" w:color="auto"/>
                                        <w:left w:val="none" w:sz="0" w:space="0" w:color="auto"/>
                                        <w:bottom w:val="none" w:sz="0" w:space="0" w:color="auto"/>
                                        <w:right w:val="none" w:sz="0" w:space="0" w:color="auto"/>
                                      </w:divBdr>
                                    </w:div>
                                    <w:div w:id="624234393">
                                      <w:marLeft w:val="0"/>
                                      <w:marRight w:val="0"/>
                                      <w:marTop w:val="0"/>
                                      <w:marBottom w:val="0"/>
                                      <w:divBdr>
                                        <w:top w:val="none" w:sz="0" w:space="0" w:color="auto"/>
                                        <w:left w:val="none" w:sz="0" w:space="0" w:color="auto"/>
                                        <w:bottom w:val="none" w:sz="0" w:space="0" w:color="auto"/>
                                        <w:right w:val="none" w:sz="0" w:space="0" w:color="auto"/>
                                      </w:divBdr>
                                    </w:div>
                                    <w:div w:id="1888832320">
                                      <w:marLeft w:val="0"/>
                                      <w:marRight w:val="0"/>
                                      <w:marTop w:val="0"/>
                                      <w:marBottom w:val="0"/>
                                      <w:divBdr>
                                        <w:top w:val="none" w:sz="0" w:space="0" w:color="auto"/>
                                        <w:left w:val="none" w:sz="0" w:space="0" w:color="auto"/>
                                        <w:bottom w:val="none" w:sz="0" w:space="0" w:color="auto"/>
                                        <w:right w:val="none" w:sz="0" w:space="0" w:color="auto"/>
                                      </w:divBdr>
                                    </w:div>
                                    <w:div w:id="56367129">
                                      <w:marLeft w:val="0"/>
                                      <w:marRight w:val="0"/>
                                      <w:marTop w:val="0"/>
                                      <w:marBottom w:val="0"/>
                                      <w:divBdr>
                                        <w:top w:val="none" w:sz="0" w:space="0" w:color="auto"/>
                                        <w:left w:val="none" w:sz="0" w:space="0" w:color="auto"/>
                                        <w:bottom w:val="none" w:sz="0" w:space="0" w:color="auto"/>
                                        <w:right w:val="none" w:sz="0" w:space="0" w:color="auto"/>
                                      </w:divBdr>
                                    </w:div>
                                    <w:div w:id="174654071">
                                      <w:marLeft w:val="0"/>
                                      <w:marRight w:val="0"/>
                                      <w:marTop w:val="0"/>
                                      <w:marBottom w:val="0"/>
                                      <w:divBdr>
                                        <w:top w:val="none" w:sz="0" w:space="0" w:color="auto"/>
                                        <w:left w:val="none" w:sz="0" w:space="0" w:color="auto"/>
                                        <w:bottom w:val="none" w:sz="0" w:space="0" w:color="auto"/>
                                        <w:right w:val="none" w:sz="0" w:space="0" w:color="auto"/>
                                      </w:divBdr>
                                    </w:div>
                                    <w:div w:id="701980005">
                                      <w:marLeft w:val="0"/>
                                      <w:marRight w:val="0"/>
                                      <w:marTop w:val="0"/>
                                      <w:marBottom w:val="0"/>
                                      <w:divBdr>
                                        <w:top w:val="none" w:sz="0" w:space="0" w:color="auto"/>
                                        <w:left w:val="none" w:sz="0" w:space="0" w:color="auto"/>
                                        <w:bottom w:val="none" w:sz="0" w:space="0" w:color="auto"/>
                                        <w:right w:val="none" w:sz="0" w:space="0" w:color="auto"/>
                                      </w:divBdr>
                                    </w:div>
                                    <w:div w:id="257905960">
                                      <w:marLeft w:val="0"/>
                                      <w:marRight w:val="0"/>
                                      <w:marTop w:val="0"/>
                                      <w:marBottom w:val="0"/>
                                      <w:divBdr>
                                        <w:top w:val="none" w:sz="0" w:space="0" w:color="auto"/>
                                        <w:left w:val="none" w:sz="0" w:space="0" w:color="auto"/>
                                        <w:bottom w:val="none" w:sz="0" w:space="0" w:color="auto"/>
                                        <w:right w:val="none" w:sz="0" w:space="0" w:color="auto"/>
                                      </w:divBdr>
                                    </w:div>
                                    <w:div w:id="2080709767">
                                      <w:marLeft w:val="0"/>
                                      <w:marRight w:val="0"/>
                                      <w:marTop w:val="0"/>
                                      <w:marBottom w:val="0"/>
                                      <w:divBdr>
                                        <w:top w:val="none" w:sz="0" w:space="0" w:color="auto"/>
                                        <w:left w:val="none" w:sz="0" w:space="0" w:color="auto"/>
                                        <w:bottom w:val="none" w:sz="0" w:space="0" w:color="auto"/>
                                        <w:right w:val="none" w:sz="0" w:space="0" w:color="auto"/>
                                      </w:divBdr>
                                    </w:div>
                                    <w:div w:id="1801219875">
                                      <w:marLeft w:val="0"/>
                                      <w:marRight w:val="0"/>
                                      <w:marTop w:val="0"/>
                                      <w:marBottom w:val="0"/>
                                      <w:divBdr>
                                        <w:top w:val="none" w:sz="0" w:space="0" w:color="auto"/>
                                        <w:left w:val="none" w:sz="0" w:space="0" w:color="auto"/>
                                        <w:bottom w:val="none" w:sz="0" w:space="0" w:color="auto"/>
                                        <w:right w:val="none" w:sz="0" w:space="0" w:color="auto"/>
                                      </w:divBdr>
                                    </w:div>
                                    <w:div w:id="713121423">
                                      <w:marLeft w:val="0"/>
                                      <w:marRight w:val="0"/>
                                      <w:marTop w:val="0"/>
                                      <w:marBottom w:val="0"/>
                                      <w:divBdr>
                                        <w:top w:val="none" w:sz="0" w:space="0" w:color="auto"/>
                                        <w:left w:val="none" w:sz="0" w:space="0" w:color="auto"/>
                                        <w:bottom w:val="none" w:sz="0" w:space="0" w:color="auto"/>
                                        <w:right w:val="none" w:sz="0" w:space="0" w:color="auto"/>
                                      </w:divBdr>
                                    </w:div>
                                    <w:div w:id="1242718035">
                                      <w:marLeft w:val="0"/>
                                      <w:marRight w:val="0"/>
                                      <w:marTop w:val="0"/>
                                      <w:marBottom w:val="0"/>
                                      <w:divBdr>
                                        <w:top w:val="none" w:sz="0" w:space="0" w:color="auto"/>
                                        <w:left w:val="none" w:sz="0" w:space="0" w:color="auto"/>
                                        <w:bottom w:val="none" w:sz="0" w:space="0" w:color="auto"/>
                                        <w:right w:val="none" w:sz="0" w:space="0" w:color="auto"/>
                                      </w:divBdr>
                                    </w:div>
                                    <w:div w:id="362289910">
                                      <w:marLeft w:val="0"/>
                                      <w:marRight w:val="0"/>
                                      <w:marTop w:val="0"/>
                                      <w:marBottom w:val="0"/>
                                      <w:divBdr>
                                        <w:top w:val="none" w:sz="0" w:space="0" w:color="auto"/>
                                        <w:left w:val="none" w:sz="0" w:space="0" w:color="auto"/>
                                        <w:bottom w:val="none" w:sz="0" w:space="0" w:color="auto"/>
                                        <w:right w:val="none" w:sz="0" w:space="0" w:color="auto"/>
                                      </w:divBdr>
                                    </w:div>
                                    <w:div w:id="1520773615">
                                      <w:marLeft w:val="0"/>
                                      <w:marRight w:val="0"/>
                                      <w:marTop w:val="0"/>
                                      <w:marBottom w:val="0"/>
                                      <w:divBdr>
                                        <w:top w:val="none" w:sz="0" w:space="0" w:color="auto"/>
                                        <w:left w:val="none" w:sz="0" w:space="0" w:color="auto"/>
                                        <w:bottom w:val="none" w:sz="0" w:space="0" w:color="auto"/>
                                        <w:right w:val="none" w:sz="0" w:space="0" w:color="auto"/>
                                      </w:divBdr>
                                    </w:div>
                                    <w:div w:id="1347097321">
                                      <w:marLeft w:val="0"/>
                                      <w:marRight w:val="0"/>
                                      <w:marTop w:val="0"/>
                                      <w:marBottom w:val="0"/>
                                      <w:divBdr>
                                        <w:top w:val="none" w:sz="0" w:space="0" w:color="auto"/>
                                        <w:left w:val="none" w:sz="0" w:space="0" w:color="auto"/>
                                        <w:bottom w:val="none" w:sz="0" w:space="0" w:color="auto"/>
                                        <w:right w:val="none" w:sz="0" w:space="0" w:color="auto"/>
                                      </w:divBdr>
                                    </w:div>
                                    <w:div w:id="259416809">
                                      <w:marLeft w:val="0"/>
                                      <w:marRight w:val="0"/>
                                      <w:marTop w:val="0"/>
                                      <w:marBottom w:val="0"/>
                                      <w:divBdr>
                                        <w:top w:val="none" w:sz="0" w:space="0" w:color="auto"/>
                                        <w:left w:val="none" w:sz="0" w:space="0" w:color="auto"/>
                                        <w:bottom w:val="none" w:sz="0" w:space="0" w:color="auto"/>
                                        <w:right w:val="none" w:sz="0" w:space="0" w:color="auto"/>
                                      </w:divBdr>
                                    </w:div>
                                    <w:div w:id="749428091">
                                      <w:marLeft w:val="0"/>
                                      <w:marRight w:val="0"/>
                                      <w:marTop w:val="0"/>
                                      <w:marBottom w:val="0"/>
                                      <w:divBdr>
                                        <w:top w:val="none" w:sz="0" w:space="0" w:color="auto"/>
                                        <w:left w:val="none" w:sz="0" w:space="0" w:color="auto"/>
                                        <w:bottom w:val="none" w:sz="0" w:space="0" w:color="auto"/>
                                        <w:right w:val="none" w:sz="0" w:space="0" w:color="auto"/>
                                      </w:divBdr>
                                    </w:div>
                                    <w:div w:id="1699357654">
                                      <w:marLeft w:val="0"/>
                                      <w:marRight w:val="0"/>
                                      <w:marTop w:val="0"/>
                                      <w:marBottom w:val="0"/>
                                      <w:divBdr>
                                        <w:top w:val="none" w:sz="0" w:space="0" w:color="auto"/>
                                        <w:left w:val="none" w:sz="0" w:space="0" w:color="auto"/>
                                        <w:bottom w:val="none" w:sz="0" w:space="0" w:color="auto"/>
                                        <w:right w:val="none" w:sz="0" w:space="0" w:color="auto"/>
                                      </w:divBdr>
                                    </w:div>
                                    <w:div w:id="1410425150">
                                      <w:marLeft w:val="0"/>
                                      <w:marRight w:val="0"/>
                                      <w:marTop w:val="0"/>
                                      <w:marBottom w:val="0"/>
                                      <w:divBdr>
                                        <w:top w:val="none" w:sz="0" w:space="0" w:color="auto"/>
                                        <w:left w:val="none" w:sz="0" w:space="0" w:color="auto"/>
                                        <w:bottom w:val="none" w:sz="0" w:space="0" w:color="auto"/>
                                        <w:right w:val="none" w:sz="0" w:space="0" w:color="auto"/>
                                      </w:divBdr>
                                    </w:div>
                                    <w:div w:id="686098434">
                                      <w:marLeft w:val="0"/>
                                      <w:marRight w:val="0"/>
                                      <w:marTop w:val="0"/>
                                      <w:marBottom w:val="0"/>
                                      <w:divBdr>
                                        <w:top w:val="none" w:sz="0" w:space="0" w:color="auto"/>
                                        <w:left w:val="none" w:sz="0" w:space="0" w:color="auto"/>
                                        <w:bottom w:val="none" w:sz="0" w:space="0" w:color="auto"/>
                                        <w:right w:val="none" w:sz="0" w:space="0" w:color="auto"/>
                                      </w:divBdr>
                                    </w:div>
                                    <w:div w:id="1298608349">
                                      <w:marLeft w:val="0"/>
                                      <w:marRight w:val="0"/>
                                      <w:marTop w:val="0"/>
                                      <w:marBottom w:val="0"/>
                                      <w:divBdr>
                                        <w:top w:val="none" w:sz="0" w:space="0" w:color="auto"/>
                                        <w:left w:val="none" w:sz="0" w:space="0" w:color="auto"/>
                                        <w:bottom w:val="none" w:sz="0" w:space="0" w:color="auto"/>
                                        <w:right w:val="none" w:sz="0" w:space="0" w:color="auto"/>
                                      </w:divBdr>
                                    </w:div>
                                    <w:div w:id="436557531">
                                      <w:marLeft w:val="0"/>
                                      <w:marRight w:val="0"/>
                                      <w:marTop w:val="0"/>
                                      <w:marBottom w:val="0"/>
                                      <w:divBdr>
                                        <w:top w:val="none" w:sz="0" w:space="0" w:color="auto"/>
                                        <w:left w:val="none" w:sz="0" w:space="0" w:color="auto"/>
                                        <w:bottom w:val="none" w:sz="0" w:space="0" w:color="auto"/>
                                        <w:right w:val="none" w:sz="0" w:space="0" w:color="auto"/>
                                      </w:divBdr>
                                    </w:div>
                                    <w:div w:id="821770684">
                                      <w:marLeft w:val="0"/>
                                      <w:marRight w:val="0"/>
                                      <w:marTop w:val="0"/>
                                      <w:marBottom w:val="0"/>
                                      <w:divBdr>
                                        <w:top w:val="none" w:sz="0" w:space="0" w:color="auto"/>
                                        <w:left w:val="none" w:sz="0" w:space="0" w:color="auto"/>
                                        <w:bottom w:val="none" w:sz="0" w:space="0" w:color="auto"/>
                                        <w:right w:val="none" w:sz="0" w:space="0" w:color="auto"/>
                                      </w:divBdr>
                                    </w:div>
                                    <w:div w:id="1991016237">
                                      <w:marLeft w:val="0"/>
                                      <w:marRight w:val="0"/>
                                      <w:marTop w:val="0"/>
                                      <w:marBottom w:val="0"/>
                                      <w:divBdr>
                                        <w:top w:val="none" w:sz="0" w:space="0" w:color="auto"/>
                                        <w:left w:val="none" w:sz="0" w:space="0" w:color="auto"/>
                                        <w:bottom w:val="none" w:sz="0" w:space="0" w:color="auto"/>
                                        <w:right w:val="none" w:sz="0" w:space="0" w:color="auto"/>
                                      </w:divBdr>
                                    </w:div>
                                    <w:div w:id="258609371">
                                      <w:marLeft w:val="0"/>
                                      <w:marRight w:val="0"/>
                                      <w:marTop w:val="0"/>
                                      <w:marBottom w:val="0"/>
                                      <w:divBdr>
                                        <w:top w:val="none" w:sz="0" w:space="0" w:color="auto"/>
                                        <w:left w:val="none" w:sz="0" w:space="0" w:color="auto"/>
                                        <w:bottom w:val="none" w:sz="0" w:space="0" w:color="auto"/>
                                        <w:right w:val="none" w:sz="0" w:space="0" w:color="auto"/>
                                      </w:divBdr>
                                    </w:div>
                                    <w:div w:id="704643168">
                                      <w:marLeft w:val="0"/>
                                      <w:marRight w:val="0"/>
                                      <w:marTop w:val="0"/>
                                      <w:marBottom w:val="0"/>
                                      <w:divBdr>
                                        <w:top w:val="none" w:sz="0" w:space="0" w:color="auto"/>
                                        <w:left w:val="none" w:sz="0" w:space="0" w:color="auto"/>
                                        <w:bottom w:val="none" w:sz="0" w:space="0" w:color="auto"/>
                                        <w:right w:val="none" w:sz="0" w:space="0" w:color="auto"/>
                                      </w:divBdr>
                                    </w:div>
                                    <w:div w:id="1655914047">
                                      <w:marLeft w:val="0"/>
                                      <w:marRight w:val="0"/>
                                      <w:marTop w:val="0"/>
                                      <w:marBottom w:val="0"/>
                                      <w:divBdr>
                                        <w:top w:val="none" w:sz="0" w:space="0" w:color="auto"/>
                                        <w:left w:val="none" w:sz="0" w:space="0" w:color="auto"/>
                                        <w:bottom w:val="none" w:sz="0" w:space="0" w:color="auto"/>
                                        <w:right w:val="none" w:sz="0" w:space="0" w:color="auto"/>
                                      </w:divBdr>
                                    </w:div>
                                    <w:div w:id="13244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5832624">
      <w:bodyDiv w:val="1"/>
      <w:marLeft w:val="0"/>
      <w:marRight w:val="0"/>
      <w:marTop w:val="0"/>
      <w:marBottom w:val="0"/>
      <w:divBdr>
        <w:top w:val="none" w:sz="0" w:space="0" w:color="auto"/>
        <w:left w:val="none" w:sz="0" w:space="0" w:color="auto"/>
        <w:bottom w:val="none" w:sz="0" w:space="0" w:color="auto"/>
        <w:right w:val="none" w:sz="0" w:space="0" w:color="auto"/>
      </w:divBdr>
      <w:divsChild>
        <w:div w:id="286132845">
          <w:marLeft w:val="0"/>
          <w:marRight w:val="0"/>
          <w:marTop w:val="0"/>
          <w:marBottom w:val="0"/>
          <w:divBdr>
            <w:top w:val="none" w:sz="0" w:space="0" w:color="auto"/>
            <w:left w:val="none" w:sz="0" w:space="0" w:color="auto"/>
            <w:bottom w:val="none" w:sz="0" w:space="0" w:color="auto"/>
            <w:right w:val="none" w:sz="0" w:space="0" w:color="auto"/>
          </w:divBdr>
        </w:div>
        <w:div w:id="1160196949">
          <w:marLeft w:val="0"/>
          <w:marRight w:val="0"/>
          <w:marTop w:val="0"/>
          <w:marBottom w:val="300"/>
          <w:divBdr>
            <w:top w:val="none" w:sz="0" w:space="0" w:color="auto"/>
            <w:left w:val="none" w:sz="0" w:space="0" w:color="auto"/>
            <w:bottom w:val="none" w:sz="0" w:space="0" w:color="auto"/>
            <w:right w:val="none" w:sz="0" w:space="0" w:color="auto"/>
          </w:divBdr>
          <w:divsChild>
            <w:div w:id="675113186">
              <w:marLeft w:val="0"/>
              <w:marRight w:val="0"/>
              <w:marTop w:val="0"/>
              <w:marBottom w:val="0"/>
              <w:divBdr>
                <w:top w:val="none" w:sz="0" w:space="0" w:color="auto"/>
                <w:left w:val="none" w:sz="0" w:space="0" w:color="auto"/>
                <w:bottom w:val="none" w:sz="0" w:space="0" w:color="auto"/>
                <w:right w:val="none" w:sz="0" w:space="0" w:color="auto"/>
              </w:divBdr>
              <w:divsChild>
                <w:div w:id="2041851998">
                  <w:marLeft w:val="0"/>
                  <w:marRight w:val="0"/>
                  <w:marTop w:val="0"/>
                  <w:marBottom w:val="0"/>
                  <w:divBdr>
                    <w:top w:val="single" w:sz="6" w:space="0" w:color="DDDDDD"/>
                    <w:left w:val="single" w:sz="6" w:space="4" w:color="DDDDDD"/>
                    <w:bottom w:val="single" w:sz="6" w:space="0" w:color="DDDDDD"/>
                    <w:right w:val="single" w:sz="6" w:space="4" w:color="DDDDDD"/>
                  </w:divBdr>
                  <w:divsChild>
                    <w:div w:id="281692021">
                      <w:marLeft w:val="0"/>
                      <w:marRight w:val="0"/>
                      <w:marTop w:val="0"/>
                      <w:marBottom w:val="150"/>
                      <w:divBdr>
                        <w:top w:val="none" w:sz="0" w:space="0" w:color="auto"/>
                        <w:left w:val="none" w:sz="0" w:space="0" w:color="auto"/>
                        <w:bottom w:val="none" w:sz="0" w:space="0" w:color="auto"/>
                        <w:right w:val="none" w:sz="0" w:space="0" w:color="auto"/>
                      </w:divBdr>
                      <w:divsChild>
                        <w:div w:id="822935983">
                          <w:marLeft w:val="0"/>
                          <w:marRight w:val="0"/>
                          <w:marTop w:val="0"/>
                          <w:marBottom w:val="0"/>
                          <w:divBdr>
                            <w:top w:val="none" w:sz="0" w:space="0" w:color="auto"/>
                            <w:left w:val="none" w:sz="0" w:space="0" w:color="auto"/>
                            <w:bottom w:val="none" w:sz="0" w:space="0" w:color="auto"/>
                            <w:right w:val="none" w:sz="0" w:space="0" w:color="auto"/>
                          </w:divBdr>
                          <w:divsChild>
                            <w:div w:id="1355809029">
                              <w:marLeft w:val="0"/>
                              <w:marRight w:val="0"/>
                              <w:marTop w:val="0"/>
                              <w:marBottom w:val="0"/>
                              <w:divBdr>
                                <w:top w:val="none" w:sz="0" w:space="0" w:color="auto"/>
                                <w:left w:val="none" w:sz="0" w:space="0" w:color="auto"/>
                                <w:bottom w:val="none" w:sz="0" w:space="0" w:color="auto"/>
                                <w:right w:val="none" w:sz="0" w:space="0" w:color="auto"/>
                              </w:divBdr>
                              <w:divsChild>
                                <w:div w:id="263852392">
                                  <w:marLeft w:val="0"/>
                                  <w:marRight w:val="0"/>
                                  <w:marTop w:val="0"/>
                                  <w:marBottom w:val="0"/>
                                  <w:divBdr>
                                    <w:top w:val="none" w:sz="0" w:space="0" w:color="auto"/>
                                    <w:left w:val="none" w:sz="0" w:space="0" w:color="auto"/>
                                    <w:bottom w:val="none" w:sz="0" w:space="0" w:color="auto"/>
                                    <w:right w:val="none" w:sz="0" w:space="0" w:color="auto"/>
                                  </w:divBdr>
                                  <w:divsChild>
                                    <w:div w:id="86633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76775">
                          <w:marLeft w:val="0"/>
                          <w:marRight w:val="0"/>
                          <w:marTop w:val="0"/>
                          <w:marBottom w:val="0"/>
                          <w:divBdr>
                            <w:top w:val="none" w:sz="0" w:space="0" w:color="auto"/>
                            <w:left w:val="none" w:sz="0" w:space="0" w:color="auto"/>
                            <w:bottom w:val="none" w:sz="0" w:space="0" w:color="auto"/>
                            <w:right w:val="none" w:sz="0" w:space="0" w:color="auto"/>
                          </w:divBdr>
                          <w:divsChild>
                            <w:div w:id="2104564312">
                              <w:marLeft w:val="0"/>
                              <w:marRight w:val="0"/>
                              <w:marTop w:val="0"/>
                              <w:marBottom w:val="0"/>
                              <w:divBdr>
                                <w:top w:val="none" w:sz="0" w:space="0" w:color="auto"/>
                                <w:left w:val="none" w:sz="0" w:space="0" w:color="auto"/>
                                <w:bottom w:val="none" w:sz="0" w:space="0" w:color="auto"/>
                                <w:right w:val="none" w:sz="0" w:space="0" w:color="auto"/>
                              </w:divBdr>
                              <w:divsChild>
                                <w:div w:id="1673798628">
                                  <w:marLeft w:val="0"/>
                                  <w:marRight w:val="0"/>
                                  <w:marTop w:val="0"/>
                                  <w:marBottom w:val="0"/>
                                  <w:divBdr>
                                    <w:top w:val="none" w:sz="0" w:space="0" w:color="auto"/>
                                    <w:left w:val="none" w:sz="0" w:space="0" w:color="auto"/>
                                    <w:bottom w:val="none" w:sz="0" w:space="0" w:color="auto"/>
                                    <w:right w:val="none" w:sz="0" w:space="0" w:color="auto"/>
                                  </w:divBdr>
                                  <w:divsChild>
                                    <w:div w:id="735469589">
                                      <w:marLeft w:val="0"/>
                                      <w:marRight w:val="0"/>
                                      <w:marTop w:val="0"/>
                                      <w:marBottom w:val="0"/>
                                      <w:divBdr>
                                        <w:top w:val="none" w:sz="0" w:space="0" w:color="auto"/>
                                        <w:left w:val="none" w:sz="0" w:space="0" w:color="auto"/>
                                        <w:bottom w:val="none" w:sz="0" w:space="0" w:color="auto"/>
                                        <w:right w:val="none" w:sz="0" w:space="0" w:color="auto"/>
                                      </w:divBdr>
                                    </w:div>
                                    <w:div w:id="427695140">
                                      <w:marLeft w:val="0"/>
                                      <w:marRight w:val="0"/>
                                      <w:marTop w:val="0"/>
                                      <w:marBottom w:val="0"/>
                                      <w:divBdr>
                                        <w:top w:val="none" w:sz="0" w:space="0" w:color="auto"/>
                                        <w:left w:val="none" w:sz="0" w:space="0" w:color="auto"/>
                                        <w:bottom w:val="none" w:sz="0" w:space="0" w:color="auto"/>
                                        <w:right w:val="none" w:sz="0" w:space="0" w:color="auto"/>
                                      </w:divBdr>
                                    </w:div>
                                    <w:div w:id="767851503">
                                      <w:marLeft w:val="0"/>
                                      <w:marRight w:val="0"/>
                                      <w:marTop w:val="0"/>
                                      <w:marBottom w:val="0"/>
                                      <w:divBdr>
                                        <w:top w:val="none" w:sz="0" w:space="0" w:color="auto"/>
                                        <w:left w:val="none" w:sz="0" w:space="0" w:color="auto"/>
                                        <w:bottom w:val="none" w:sz="0" w:space="0" w:color="auto"/>
                                        <w:right w:val="none" w:sz="0" w:space="0" w:color="auto"/>
                                      </w:divBdr>
                                    </w:div>
                                    <w:div w:id="830946836">
                                      <w:marLeft w:val="0"/>
                                      <w:marRight w:val="0"/>
                                      <w:marTop w:val="0"/>
                                      <w:marBottom w:val="0"/>
                                      <w:divBdr>
                                        <w:top w:val="none" w:sz="0" w:space="0" w:color="auto"/>
                                        <w:left w:val="none" w:sz="0" w:space="0" w:color="auto"/>
                                        <w:bottom w:val="none" w:sz="0" w:space="0" w:color="auto"/>
                                        <w:right w:val="none" w:sz="0" w:space="0" w:color="auto"/>
                                      </w:divBdr>
                                    </w:div>
                                    <w:div w:id="608003789">
                                      <w:marLeft w:val="0"/>
                                      <w:marRight w:val="0"/>
                                      <w:marTop w:val="0"/>
                                      <w:marBottom w:val="0"/>
                                      <w:divBdr>
                                        <w:top w:val="none" w:sz="0" w:space="0" w:color="auto"/>
                                        <w:left w:val="none" w:sz="0" w:space="0" w:color="auto"/>
                                        <w:bottom w:val="none" w:sz="0" w:space="0" w:color="auto"/>
                                        <w:right w:val="none" w:sz="0" w:space="0" w:color="auto"/>
                                      </w:divBdr>
                                    </w:div>
                                    <w:div w:id="2091195272">
                                      <w:marLeft w:val="0"/>
                                      <w:marRight w:val="0"/>
                                      <w:marTop w:val="0"/>
                                      <w:marBottom w:val="0"/>
                                      <w:divBdr>
                                        <w:top w:val="none" w:sz="0" w:space="0" w:color="auto"/>
                                        <w:left w:val="none" w:sz="0" w:space="0" w:color="auto"/>
                                        <w:bottom w:val="none" w:sz="0" w:space="0" w:color="auto"/>
                                        <w:right w:val="none" w:sz="0" w:space="0" w:color="auto"/>
                                      </w:divBdr>
                                    </w:div>
                                    <w:div w:id="1277912247">
                                      <w:marLeft w:val="0"/>
                                      <w:marRight w:val="0"/>
                                      <w:marTop w:val="0"/>
                                      <w:marBottom w:val="0"/>
                                      <w:divBdr>
                                        <w:top w:val="none" w:sz="0" w:space="0" w:color="auto"/>
                                        <w:left w:val="none" w:sz="0" w:space="0" w:color="auto"/>
                                        <w:bottom w:val="none" w:sz="0" w:space="0" w:color="auto"/>
                                        <w:right w:val="none" w:sz="0" w:space="0" w:color="auto"/>
                                      </w:divBdr>
                                    </w:div>
                                    <w:div w:id="1555118569">
                                      <w:marLeft w:val="0"/>
                                      <w:marRight w:val="0"/>
                                      <w:marTop w:val="0"/>
                                      <w:marBottom w:val="0"/>
                                      <w:divBdr>
                                        <w:top w:val="none" w:sz="0" w:space="0" w:color="auto"/>
                                        <w:left w:val="none" w:sz="0" w:space="0" w:color="auto"/>
                                        <w:bottom w:val="none" w:sz="0" w:space="0" w:color="auto"/>
                                        <w:right w:val="none" w:sz="0" w:space="0" w:color="auto"/>
                                      </w:divBdr>
                                    </w:div>
                                    <w:div w:id="976685800">
                                      <w:marLeft w:val="0"/>
                                      <w:marRight w:val="0"/>
                                      <w:marTop w:val="0"/>
                                      <w:marBottom w:val="0"/>
                                      <w:divBdr>
                                        <w:top w:val="none" w:sz="0" w:space="0" w:color="auto"/>
                                        <w:left w:val="none" w:sz="0" w:space="0" w:color="auto"/>
                                        <w:bottom w:val="none" w:sz="0" w:space="0" w:color="auto"/>
                                        <w:right w:val="none" w:sz="0" w:space="0" w:color="auto"/>
                                      </w:divBdr>
                                    </w:div>
                                    <w:div w:id="1671831666">
                                      <w:marLeft w:val="0"/>
                                      <w:marRight w:val="0"/>
                                      <w:marTop w:val="0"/>
                                      <w:marBottom w:val="0"/>
                                      <w:divBdr>
                                        <w:top w:val="none" w:sz="0" w:space="0" w:color="auto"/>
                                        <w:left w:val="none" w:sz="0" w:space="0" w:color="auto"/>
                                        <w:bottom w:val="none" w:sz="0" w:space="0" w:color="auto"/>
                                        <w:right w:val="none" w:sz="0" w:space="0" w:color="auto"/>
                                      </w:divBdr>
                                    </w:div>
                                    <w:div w:id="1271202638">
                                      <w:marLeft w:val="0"/>
                                      <w:marRight w:val="0"/>
                                      <w:marTop w:val="0"/>
                                      <w:marBottom w:val="0"/>
                                      <w:divBdr>
                                        <w:top w:val="none" w:sz="0" w:space="0" w:color="auto"/>
                                        <w:left w:val="none" w:sz="0" w:space="0" w:color="auto"/>
                                        <w:bottom w:val="none" w:sz="0" w:space="0" w:color="auto"/>
                                        <w:right w:val="none" w:sz="0" w:space="0" w:color="auto"/>
                                      </w:divBdr>
                                    </w:div>
                                    <w:div w:id="1588610522">
                                      <w:marLeft w:val="0"/>
                                      <w:marRight w:val="0"/>
                                      <w:marTop w:val="0"/>
                                      <w:marBottom w:val="0"/>
                                      <w:divBdr>
                                        <w:top w:val="none" w:sz="0" w:space="0" w:color="auto"/>
                                        <w:left w:val="none" w:sz="0" w:space="0" w:color="auto"/>
                                        <w:bottom w:val="none" w:sz="0" w:space="0" w:color="auto"/>
                                        <w:right w:val="none" w:sz="0" w:space="0" w:color="auto"/>
                                      </w:divBdr>
                                    </w:div>
                                    <w:div w:id="1767383480">
                                      <w:marLeft w:val="0"/>
                                      <w:marRight w:val="0"/>
                                      <w:marTop w:val="0"/>
                                      <w:marBottom w:val="0"/>
                                      <w:divBdr>
                                        <w:top w:val="none" w:sz="0" w:space="0" w:color="auto"/>
                                        <w:left w:val="none" w:sz="0" w:space="0" w:color="auto"/>
                                        <w:bottom w:val="none" w:sz="0" w:space="0" w:color="auto"/>
                                        <w:right w:val="none" w:sz="0" w:space="0" w:color="auto"/>
                                      </w:divBdr>
                                    </w:div>
                                    <w:div w:id="858352017">
                                      <w:marLeft w:val="0"/>
                                      <w:marRight w:val="0"/>
                                      <w:marTop w:val="0"/>
                                      <w:marBottom w:val="0"/>
                                      <w:divBdr>
                                        <w:top w:val="none" w:sz="0" w:space="0" w:color="auto"/>
                                        <w:left w:val="none" w:sz="0" w:space="0" w:color="auto"/>
                                        <w:bottom w:val="none" w:sz="0" w:space="0" w:color="auto"/>
                                        <w:right w:val="none" w:sz="0" w:space="0" w:color="auto"/>
                                      </w:divBdr>
                                    </w:div>
                                    <w:div w:id="2042317853">
                                      <w:marLeft w:val="0"/>
                                      <w:marRight w:val="0"/>
                                      <w:marTop w:val="0"/>
                                      <w:marBottom w:val="0"/>
                                      <w:divBdr>
                                        <w:top w:val="none" w:sz="0" w:space="0" w:color="auto"/>
                                        <w:left w:val="none" w:sz="0" w:space="0" w:color="auto"/>
                                        <w:bottom w:val="none" w:sz="0" w:space="0" w:color="auto"/>
                                        <w:right w:val="none" w:sz="0" w:space="0" w:color="auto"/>
                                      </w:divBdr>
                                    </w:div>
                                    <w:div w:id="378238097">
                                      <w:marLeft w:val="0"/>
                                      <w:marRight w:val="0"/>
                                      <w:marTop w:val="0"/>
                                      <w:marBottom w:val="0"/>
                                      <w:divBdr>
                                        <w:top w:val="none" w:sz="0" w:space="0" w:color="auto"/>
                                        <w:left w:val="none" w:sz="0" w:space="0" w:color="auto"/>
                                        <w:bottom w:val="none" w:sz="0" w:space="0" w:color="auto"/>
                                        <w:right w:val="none" w:sz="0" w:space="0" w:color="auto"/>
                                      </w:divBdr>
                                    </w:div>
                                    <w:div w:id="409159062">
                                      <w:marLeft w:val="0"/>
                                      <w:marRight w:val="0"/>
                                      <w:marTop w:val="0"/>
                                      <w:marBottom w:val="0"/>
                                      <w:divBdr>
                                        <w:top w:val="none" w:sz="0" w:space="0" w:color="auto"/>
                                        <w:left w:val="none" w:sz="0" w:space="0" w:color="auto"/>
                                        <w:bottom w:val="none" w:sz="0" w:space="0" w:color="auto"/>
                                        <w:right w:val="none" w:sz="0" w:space="0" w:color="auto"/>
                                      </w:divBdr>
                                    </w:div>
                                    <w:div w:id="801387599">
                                      <w:marLeft w:val="0"/>
                                      <w:marRight w:val="0"/>
                                      <w:marTop w:val="0"/>
                                      <w:marBottom w:val="0"/>
                                      <w:divBdr>
                                        <w:top w:val="none" w:sz="0" w:space="0" w:color="auto"/>
                                        <w:left w:val="none" w:sz="0" w:space="0" w:color="auto"/>
                                        <w:bottom w:val="none" w:sz="0" w:space="0" w:color="auto"/>
                                        <w:right w:val="none" w:sz="0" w:space="0" w:color="auto"/>
                                      </w:divBdr>
                                    </w:div>
                                    <w:div w:id="1538856646">
                                      <w:marLeft w:val="0"/>
                                      <w:marRight w:val="0"/>
                                      <w:marTop w:val="0"/>
                                      <w:marBottom w:val="0"/>
                                      <w:divBdr>
                                        <w:top w:val="none" w:sz="0" w:space="0" w:color="auto"/>
                                        <w:left w:val="none" w:sz="0" w:space="0" w:color="auto"/>
                                        <w:bottom w:val="none" w:sz="0" w:space="0" w:color="auto"/>
                                        <w:right w:val="none" w:sz="0" w:space="0" w:color="auto"/>
                                      </w:divBdr>
                                    </w:div>
                                    <w:div w:id="754010234">
                                      <w:marLeft w:val="0"/>
                                      <w:marRight w:val="0"/>
                                      <w:marTop w:val="0"/>
                                      <w:marBottom w:val="0"/>
                                      <w:divBdr>
                                        <w:top w:val="none" w:sz="0" w:space="0" w:color="auto"/>
                                        <w:left w:val="none" w:sz="0" w:space="0" w:color="auto"/>
                                        <w:bottom w:val="none" w:sz="0" w:space="0" w:color="auto"/>
                                        <w:right w:val="none" w:sz="0" w:space="0" w:color="auto"/>
                                      </w:divBdr>
                                    </w:div>
                                    <w:div w:id="428090028">
                                      <w:marLeft w:val="0"/>
                                      <w:marRight w:val="0"/>
                                      <w:marTop w:val="0"/>
                                      <w:marBottom w:val="0"/>
                                      <w:divBdr>
                                        <w:top w:val="none" w:sz="0" w:space="0" w:color="auto"/>
                                        <w:left w:val="none" w:sz="0" w:space="0" w:color="auto"/>
                                        <w:bottom w:val="none" w:sz="0" w:space="0" w:color="auto"/>
                                        <w:right w:val="none" w:sz="0" w:space="0" w:color="auto"/>
                                      </w:divBdr>
                                    </w:div>
                                    <w:div w:id="670067502">
                                      <w:marLeft w:val="0"/>
                                      <w:marRight w:val="0"/>
                                      <w:marTop w:val="0"/>
                                      <w:marBottom w:val="0"/>
                                      <w:divBdr>
                                        <w:top w:val="none" w:sz="0" w:space="0" w:color="auto"/>
                                        <w:left w:val="none" w:sz="0" w:space="0" w:color="auto"/>
                                        <w:bottom w:val="none" w:sz="0" w:space="0" w:color="auto"/>
                                        <w:right w:val="none" w:sz="0" w:space="0" w:color="auto"/>
                                      </w:divBdr>
                                    </w:div>
                                    <w:div w:id="1743868998">
                                      <w:marLeft w:val="0"/>
                                      <w:marRight w:val="0"/>
                                      <w:marTop w:val="0"/>
                                      <w:marBottom w:val="0"/>
                                      <w:divBdr>
                                        <w:top w:val="none" w:sz="0" w:space="0" w:color="auto"/>
                                        <w:left w:val="none" w:sz="0" w:space="0" w:color="auto"/>
                                        <w:bottom w:val="none" w:sz="0" w:space="0" w:color="auto"/>
                                        <w:right w:val="none" w:sz="0" w:space="0" w:color="auto"/>
                                      </w:divBdr>
                                    </w:div>
                                    <w:div w:id="773212643">
                                      <w:marLeft w:val="0"/>
                                      <w:marRight w:val="0"/>
                                      <w:marTop w:val="0"/>
                                      <w:marBottom w:val="0"/>
                                      <w:divBdr>
                                        <w:top w:val="none" w:sz="0" w:space="0" w:color="auto"/>
                                        <w:left w:val="none" w:sz="0" w:space="0" w:color="auto"/>
                                        <w:bottom w:val="none" w:sz="0" w:space="0" w:color="auto"/>
                                        <w:right w:val="none" w:sz="0" w:space="0" w:color="auto"/>
                                      </w:divBdr>
                                    </w:div>
                                    <w:div w:id="876115407">
                                      <w:marLeft w:val="0"/>
                                      <w:marRight w:val="0"/>
                                      <w:marTop w:val="0"/>
                                      <w:marBottom w:val="0"/>
                                      <w:divBdr>
                                        <w:top w:val="none" w:sz="0" w:space="0" w:color="auto"/>
                                        <w:left w:val="none" w:sz="0" w:space="0" w:color="auto"/>
                                        <w:bottom w:val="none" w:sz="0" w:space="0" w:color="auto"/>
                                        <w:right w:val="none" w:sz="0" w:space="0" w:color="auto"/>
                                      </w:divBdr>
                                    </w:div>
                                    <w:div w:id="1142238322">
                                      <w:marLeft w:val="0"/>
                                      <w:marRight w:val="0"/>
                                      <w:marTop w:val="0"/>
                                      <w:marBottom w:val="0"/>
                                      <w:divBdr>
                                        <w:top w:val="none" w:sz="0" w:space="0" w:color="auto"/>
                                        <w:left w:val="none" w:sz="0" w:space="0" w:color="auto"/>
                                        <w:bottom w:val="none" w:sz="0" w:space="0" w:color="auto"/>
                                        <w:right w:val="none" w:sz="0" w:space="0" w:color="auto"/>
                                      </w:divBdr>
                                    </w:div>
                                    <w:div w:id="603541502">
                                      <w:marLeft w:val="0"/>
                                      <w:marRight w:val="0"/>
                                      <w:marTop w:val="0"/>
                                      <w:marBottom w:val="0"/>
                                      <w:divBdr>
                                        <w:top w:val="none" w:sz="0" w:space="0" w:color="auto"/>
                                        <w:left w:val="none" w:sz="0" w:space="0" w:color="auto"/>
                                        <w:bottom w:val="none" w:sz="0" w:space="0" w:color="auto"/>
                                        <w:right w:val="none" w:sz="0" w:space="0" w:color="auto"/>
                                      </w:divBdr>
                                    </w:div>
                                    <w:div w:id="1585842706">
                                      <w:marLeft w:val="0"/>
                                      <w:marRight w:val="0"/>
                                      <w:marTop w:val="0"/>
                                      <w:marBottom w:val="0"/>
                                      <w:divBdr>
                                        <w:top w:val="none" w:sz="0" w:space="0" w:color="auto"/>
                                        <w:left w:val="none" w:sz="0" w:space="0" w:color="auto"/>
                                        <w:bottom w:val="none" w:sz="0" w:space="0" w:color="auto"/>
                                        <w:right w:val="none" w:sz="0" w:space="0" w:color="auto"/>
                                      </w:divBdr>
                                    </w:div>
                                    <w:div w:id="1297645358">
                                      <w:marLeft w:val="0"/>
                                      <w:marRight w:val="0"/>
                                      <w:marTop w:val="0"/>
                                      <w:marBottom w:val="0"/>
                                      <w:divBdr>
                                        <w:top w:val="none" w:sz="0" w:space="0" w:color="auto"/>
                                        <w:left w:val="none" w:sz="0" w:space="0" w:color="auto"/>
                                        <w:bottom w:val="none" w:sz="0" w:space="0" w:color="auto"/>
                                        <w:right w:val="none" w:sz="0" w:space="0" w:color="auto"/>
                                      </w:divBdr>
                                    </w:div>
                                    <w:div w:id="825896141">
                                      <w:marLeft w:val="0"/>
                                      <w:marRight w:val="0"/>
                                      <w:marTop w:val="0"/>
                                      <w:marBottom w:val="0"/>
                                      <w:divBdr>
                                        <w:top w:val="none" w:sz="0" w:space="0" w:color="auto"/>
                                        <w:left w:val="none" w:sz="0" w:space="0" w:color="auto"/>
                                        <w:bottom w:val="none" w:sz="0" w:space="0" w:color="auto"/>
                                        <w:right w:val="none" w:sz="0" w:space="0" w:color="auto"/>
                                      </w:divBdr>
                                    </w:div>
                                    <w:div w:id="1168015253">
                                      <w:marLeft w:val="0"/>
                                      <w:marRight w:val="0"/>
                                      <w:marTop w:val="0"/>
                                      <w:marBottom w:val="0"/>
                                      <w:divBdr>
                                        <w:top w:val="none" w:sz="0" w:space="0" w:color="auto"/>
                                        <w:left w:val="none" w:sz="0" w:space="0" w:color="auto"/>
                                        <w:bottom w:val="none" w:sz="0" w:space="0" w:color="auto"/>
                                        <w:right w:val="none" w:sz="0" w:space="0" w:color="auto"/>
                                      </w:divBdr>
                                    </w:div>
                                    <w:div w:id="399209172">
                                      <w:marLeft w:val="0"/>
                                      <w:marRight w:val="0"/>
                                      <w:marTop w:val="0"/>
                                      <w:marBottom w:val="0"/>
                                      <w:divBdr>
                                        <w:top w:val="none" w:sz="0" w:space="0" w:color="auto"/>
                                        <w:left w:val="none" w:sz="0" w:space="0" w:color="auto"/>
                                        <w:bottom w:val="none" w:sz="0" w:space="0" w:color="auto"/>
                                        <w:right w:val="none" w:sz="0" w:space="0" w:color="auto"/>
                                      </w:divBdr>
                                    </w:div>
                                    <w:div w:id="1542671530">
                                      <w:marLeft w:val="0"/>
                                      <w:marRight w:val="0"/>
                                      <w:marTop w:val="0"/>
                                      <w:marBottom w:val="0"/>
                                      <w:divBdr>
                                        <w:top w:val="none" w:sz="0" w:space="0" w:color="auto"/>
                                        <w:left w:val="none" w:sz="0" w:space="0" w:color="auto"/>
                                        <w:bottom w:val="none" w:sz="0" w:space="0" w:color="auto"/>
                                        <w:right w:val="none" w:sz="0" w:space="0" w:color="auto"/>
                                      </w:divBdr>
                                    </w:div>
                                    <w:div w:id="881092916">
                                      <w:marLeft w:val="0"/>
                                      <w:marRight w:val="0"/>
                                      <w:marTop w:val="0"/>
                                      <w:marBottom w:val="0"/>
                                      <w:divBdr>
                                        <w:top w:val="none" w:sz="0" w:space="0" w:color="auto"/>
                                        <w:left w:val="none" w:sz="0" w:space="0" w:color="auto"/>
                                        <w:bottom w:val="none" w:sz="0" w:space="0" w:color="auto"/>
                                        <w:right w:val="none" w:sz="0" w:space="0" w:color="auto"/>
                                      </w:divBdr>
                                    </w:div>
                                    <w:div w:id="492188974">
                                      <w:marLeft w:val="0"/>
                                      <w:marRight w:val="0"/>
                                      <w:marTop w:val="0"/>
                                      <w:marBottom w:val="0"/>
                                      <w:divBdr>
                                        <w:top w:val="none" w:sz="0" w:space="0" w:color="auto"/>
                                        <w:left w:val="none" w:sz="0" w:space="0" w:color="auto"/>
                                        <w:bottom w:val="none" w:sz="0" w:space="0" w:color="auto"/>
                                        <w:right w:val="none" w:sz="0" w:space="0" w:color="auto"/>
                                      </w:divBdr>
                                    </w:div>
                                    <w:div w:id="1061708190">
                                      <w:marLeft w:val="0"/>
                                      <w:marRight w:val="0"/>
                                      <w:marTop w:val="0"/>
                                      <w:marBottom w:val="0"/>
                                      <w:divBdr>
                                        <w:top w:val="none" w:sz="0" w:space="0" w:color="auto"/>
                                        <w:left w:val="none" w:sz="0" w:space="0" w:color="auto"/>
                                        <w:bottom w:val="none" w:sz="0" w:space="0" w:color="auto"/>
                                        <w:right w:val="none" w:sz="0" w:space="0" w:color="auto"/>
                                      </w:divBdr>
                                    </w:div>
                                    <w:div w:id="411128898">
                                      <w:marLeft w:val="0"/>
                                      <w:marRight w:val="0"/>
                                      <w:marTop w:val="0"/>
                                      <w:marBottom w:val="0"/>
                                      <w:divBdr>
                                        <w:top w:val="none" w:sz="0" w:space="0" w:color="auto"/>
                                        <w:left w:val="none" w:sz="0" w:space="0" w:color="auto"/>
                                        <w:bottom w:val="none" w:sz="0" w:space="0" w:color="auto"/>
                                        <w:right w:val="none" w:sz="0" w:space="0" w:color="auto"/>
                                      </w:divBdr>
                                    </w:div>
                                    <w:div w:id="2093769998">
                                      <w:marLeft w:val="0"/>
                                      <w:marRight w:val="0"/>
                                      <w:marTop w:val="0"/>
                                      <w:marBottom w:val="0"/>
                                      <w:divBdr>
                                        <w:top w:val="none" w:sz="0" w:space="0" w:color="auto"/>
                                        <w:left w:val="none" w:sz="0" w:space="0" w:color="auto"/>
                                        <w:bottom w:val="none" w:sz="0" w:space="0" w:color="auto"/>
                                        <w:right w:val="none" w:sz="0" w:space="0" w:color="auto"/>
                                      </w:divBdr>
                                    </w:div>
                                    <w:div w:id="1681004846">
                                      <w:marLeft w:val="0"/>
                                      <w:marRight w:val="0"/>
                                      <w:marTop w:val="0"/>
                                      <w:marBottom w:val="0"/>
                                      <w:divBdr>
                                        <w:top w:val="none" w:sz="0" w:space="0" w:color="auto"/>
                                        <w:left w:val="none" w:sz="0" w:space="0" w:color="auto"/>
                                        <w:bottom w:val="none" w:sz="0" w:space="0" w:color="auto"/>
                                        <w:right w:val="none" w:sz="0" w:space="0" w:color="auto"/>
                                      </w:divBdr>
                                    </w:div>
                                    <w:div w:id="90710654">
                                      <w:marLeft w:val="0"/>
                                      <w:marRight w:val="0"/>
                                      <w:marTop w:val="0"/>
                                      <w:marBottom w:val="0"/>
                                      <w:divBdr>
                                        <w:top w:val="none" w:sz="0" w:space="0" w:color="auto"/>
                                        <w:left w:val="none" w:sz="0" w:space="0" w:color="auto"/>
                                        <w:bottom w:val="none" w:sz="0" w:space="0" w:color="auto"/>
                                        <w:right w:val="none" w:sz="0" w:space="0" w:color="auto"/>
                                      </w:divBdr>
                                    </w:div>
                                    <w:div w:id="1315721953">
                                      <w:marLeft w:val="0"/>
                                      <w:marRight w:val="0"/>
                                      <w:marTop w:val="0"/>
                                      <w:marBottom w:val="0"/>
                                      <w:divBdr>
                                        <w:top w:val="none" w:sz="0" w:space="0" w:color="auto"/>
                                        <w:left w:val="none" w:sz="0" w:space="0" w:color="auto"/>
                                        <w:bottom w:val="none" w:sz="0" w:space="0" w:color="auto"/>
                                        <w:right w:val="none" w:sz="0" w:space="0" w:color="auto"/>
                                      </w:divBdr>
                                    </w:div>
                                    <w:div w:id="774208946">
                                      <w:marLeft w:val="0"/>
                                      <w:marRight w:val="0"/>
                                      <w:marTop w:val="0"/>
                                      <w:marBottom w:val="0"/>
                                      <w:divBdr>
                                        <w:top w:val="none" w:sz="0" w:space="0" w:color="auto"/>
                                        <w:left w:val="none" w:sz="0" w:space="0" w:color="auto"/>
                                        <w:bottom w:val="none" w:sz="0" w:space="0" w:color="auto"/>
                                        <w:right w:val="none" w:sz="0" w:space="0" w:color="auto"/>
                                      </w:divBdr>
                                    </w:div>
                                    <w:div w:id="1313948249">
                                      <w:marLeft w:val="0"/>
                                      <w:marRight w:val="0"/>
                                      <w:marTop w:val="0"/>
                                      <w:marBottom w:val="0"/>
                                      <w:divBdr>
                                        <w:top w:val="none" w:sz="0" w:space="0" w:color="auto"/>
                                        <w:left w:val="none" w:sz="0" w:space="0" w:color="auto"/>
                                        <w:bottom w:val="none" w:sz="0" w:space="0" w:color="auto"/>
                                        <w:right w:val="none" w:sz="0" w:space="0" w:color="auto"/>
                                      </w:divBdr>
                                    </w:div>
                                    <w:div w:id="1773748030">
                                      <w:marLeft w:val="0"/>
                                      <w:marRight w:val="0"/>
                                      <w:marTop w:val="0"/>
                                      <w:marBottom w:val="0"/>
                                      <w:divBdr>
                                        <w:top w:val="none" w:sz="0" w:space="0" w:color="auto"/>
                                        <w:left w:val="none" w:sz="0" w:space="0" w:color="auto"/>
                                        <w:bottom w:val="none" w:sz="0" w:space="0" w:color="auto"/>
                                        <w:right w:val="none" w:sz="0" w:space="0" w:color="auto"/>
                                      </w:divBdr>
                                    </w:div>
                                    <w:div w:id="1305886826">
                                      <w:marLeft w:val="0"/>
                                      <w:marRight w:val="0"/>
                                      <w:marTop w:val="0"/>
                                      <w:marBottom w:val="0"/>
                                      <w:divBdr>
                                        <w:top w:val="none" w:sz="0" w:space="0" w:color="auto"/>
                                        <w:left w:val="none" w:sz="0" w:space="0" w:color="auto"/>
                                        <w:bottom w:val="none" w:sz="0" w:space="0" w:color="auto"/>
                                        <w:right w:val="none" w:sz="0" w:space="0" w:color="auto"/>
                                      </w:divBdr>
                                    </w:div>
                                    <w:div w:id="1273709471">
                                      <w:marLeft w:val="0"/>
                                      <w:marRight w:val="0"/>
                                      <w:marTop w:val="0"/>
                                      <w:marBottom w:val="0"/>
                                      <w:divBdr>
                                        <w:top w:val="none" w:sz="0" w:space="0" w:color="auto"/>
                                        <w:left w:val="none" w:sz="0" w:space="0" w:color="auto"/>
                                        <w:bottom w:val="none" w:sz="0" w:space="0" w:color="auto"/>
                                        <w:right w:val="none" w:sz="0" w:space="0" w:color="auto"/>
                                      </w:divBdr>
                                    </w:div>
                                    <w:div w:id="1313175240">
                                      <w:marLeft w:val="0"/>
                                      <w:marRight w:val="0"/>
                                      <w:marTop w:val="0"/>
                                      <w:marBottom w:val="0"/>
                                      <w:divBdr>
                                        <w:top w:val="none" w:sz="0" w:space="0" w:color="auto"/>
                                        <w:left w:val="none" w:sz="0" w:space="0" w:color="auto"/>
                                        <w:bottom w:val="none" w:sz="0" w:space="0" w:color="auto"/>
                                        <w:right w:val="none" w:sz="0" w:space="0" w:color="auto"/>
                                      </w:divBdr>
                                    </w:div>
                                    <w:div w:id="1977486894">
                                      <w:marLeft w:val="0"/>
                                      <w:marRight w:val="0"/>
                                      <w:marTop w:val="0"/>
                                      <w:marBottom w:val="0"/>
                                      <w:divBdr>
                                        <w:top w:val="none" w:sz="0" w:space="0" w:color="auto"/>
                                        <w:left w:val="none" w:sz="0" w:space="0" w:color="auto"/>
                                        <w:bottom w:val="none" w:sz="0" w:space="0" w:color="auto"/>
                                        <w:right w:val="none" w:sz="0" w:space="0" w:color="auto"/>
                                      </w:divBdr>
                                    </w:div>
                                    <w:div w:id="47582024">
                                      <w:marLeft w:val="0"/>
                                      <w:marRight w:val="0"/>
                                      <w:marTop w:val="0"/>
                                      <w:marBottom w:val="0"/>
                                      <w:divBdr>
                                        <w:top w:val="none" w:sz="0" w:space="0" w:color="auto"/>
                                        <w:left w:val="none" w:sz="0" w:space="0" w:color="auto"/>
                                        <w:bottom w:val="none" w:sz="0" w:space="0" w:color="auto"/>
                                        <w:right w:val="none" w:sz="0" w:space="0" w:color="auto"/>
                                      </w:divBdr>
                                    </w:div>
                                    <w:div w:id="1146121896">
                                      <w:marLeft w:val="0"/>
                                      <w:marRight w:val="0"/>
                                      <w:marTop w:val="0"/>
                                      <w:marBottom w:val="0"/>
                                      <w:divBdr>
                                        <w:top w:val="none" w:sz="0" w:space="0" w:color="auto"/>
                                        <w:left w:val="none" w:sz="0" w:space="0" w:color="auto"/>
                                        <w:bottom w:val="none" w:sz="0" w:space="0" w:color="auto"/>
                                        <w:right w:val="none" w:sz="0" w:space="0" w:color="auto"/>
                                      </w:divBdr>
                                    </w:div>
                                    <w:div w:id="1299147168">
                                      <w:marLeft w:val="0"/>
                                      <w:marRight w:val="0"/>
                                      <w:marTop w:val="0"/>
                                      <w:marBottom w:val="0"/>
                                      <w:divBdr>
                                        <w:top w:val="none" w:sz="0" w:space="0" w:color="auto"/>
                                        <w:left w:val="none" w:sz="0" w:space="0" w:color="auto"/>
                                        <w:bottom w:val="none" w:sz="0" w:space="0" w:color="auto"/>
                                        <w:right w:val="none" w:sz="0" w:space="0" w:color="auto"/>
                                      </w:divBdr>
                                    </w:div>
                                    <w:div w:id="989208148">
                                      <w:marLeft w:val="0"/>
                                      <w:marRight w:val="0"/>
                                      <w:marTop w:val="0"/>
                                      <w:marBottom w:val="0"/>
                                      <w:divBdr>
                                        <w:top w:val="none" w:sz="0" w:space="0" w:color="auto"/>
                                        <w:left w:val="none" w:sz="0" w:space="0" w:color="auto"/>
                                        <w:bottom w:val="none" w:sz="0" w:space="0" w:color="auto"/>
                                        <w:right w:val="none" w:sz="0" w:space="0" w:color="auto"/>
                                      </w:divBdr>
                                    </w:div>
                                    <w:div w:id="20211758">
                                      <w:marLeft w:val="0"/>
                                      <w:marRight w:val="0"/>
                                      <w:marTop w:val="0"/>
                                      <w:marBottom w:val="0"/>
                                      <w:divBdr>
                                        <w:top w:val="none" w:sz="0" w:space="0" w:color="auto"/>
                                        <w:left w:val="none" w:sz="0" w:space="0" w:color="auto"/>
                                        <w:bottom w:val="none" w:sz="0" w:space="0" w:color="auto"/>
                                        <w:right w:val="none" w:sz="0" w:space="0" w:color="auto"/>
                                      </w:divBdr>
                                    </w:div>
                                    <w:div w:id="1612974701">
                                      <w:marLeft w:val="0"/>
                                      <w:marRight w:val="0"/>
                                      <w:marTop w:val="0"/>
                                      <w:marBottom w:val="0"/>
                                      <w:divBdr>
                                        <w:top w:val="none" w:sz="0" w:space="0" w:color="auto"/>
                                        <w:left w:val="none" w:sz="0" w:space="0" w:color="auto"/>
                                        <w:bottom w:val="none" w:sz="0" w:space="0" w:color="auto"/>
                                        <w:right w:val="none" w:sz="0" w:space="0" w:color="auto"/>
                                      </w:divBdr>
                                    </w:div>
                                    <w:div w:id="276107437">
                                      <w:marLeft w:val="0"/>
                                      <w:marRight w:val="0"/>
                                      <w:marTop w:val="0"/>
                                      <w:marBottom w:val="0"/>
                                      <w:divBdr>
                                        <w:top w:val="none" w:sz="0" w:space="0" w:color="auto"/>
                                        <w:left w:val="none" w:sz="0" w:space="0" w:color="auto"/>
                                        <w:bottom w:val="none" w:sz="0" w:space="0" w:color="auto"/>
                                        <w:right w:val="none" w:sz="0" w:space="0" w:color="auto"/>
                                      </w:divBdr>
                                    </w:div>
                                    <w:div w:id="1369144056">
                                      <w:marLeft w:val="0"/>
                                      <w:marRight w:val="0"/>
                                      <w:marTop w:val="0"/>
                                      <w:marBottom w:val="0"/>
                                      <w:divBdr>
                                        <w:top w:val="none" w:sz="0" w:space="0" w:color="auto"/>
                                        <w:left w:val="none" w:sz="0" w:space="0" w:color="auto"/>
                                        <w:bottom w:val="none" w:sz="0" w:space="0" w:color="auto"/>
                                        <w:right w:val="none" w:sz="0" w:space="0" w:color="auto"/>
                                      </w:divBdr>
                                    </w:div>
                                    <w:div w:id="802966630">
                                      <w:marLeft w:val="0"/>
                                      <w:marRight w:val="0"/>
                                      <w:marTop w:val="0"/>
                                      <w:marBottom w:val="0"/>
                                      <w:divBdr>
                                        <w:top w:val="none" w:sz="0" w:space="0" w:color="auto"/>
                                        <w:left w:val="none" w:sz="0" w:space="0" w:color="auto"/>
                                        <w:bottom w:val="none" w:sz="0" w:space="0" w:color="auto"/>
                                        <w:right w:val="none" w:sz="0" w:space="0" w:color="auto"/>
                                      </w:divBdr>
                                    </w:div>
                                    <w:div w:id="170341302">
                                      <w:marLeft w:val="0"/>
                                      <w:marRight w:val="0"/>
                                      <w:marTop w:val="0"/>
                                      <w:marBottom w:val="0"/>
                                      <w:divBdr>
                                        <w:top w:val="none" w:sz="0" w:space="0" w:color="auto"/>
                                        <w:left w:val="none" w:sz="0" w:space="0" w:color="auto"/>
                                        <w:bottom w:val="none" w:sz="0" w:space="0" w:color="auto"/>
                                        <w:right w:val="none" w:sz="0" w:space="0" w:color="auto"/>
                                      </w:divBdr>
                                    </w:div>
                                    <w:div w:id="1654918004">
                                      <w:marLeft w:val="0"/>
                                      <w:marRight w:val="0"/>
                                      <w:marTop w:val="0"/>
                                      <w:marBottom w:val="0"/>
                                      <w:divBdr>
                                        <w:top w:val="none" w:sz="0" w:space="0" w:color="auto"/>
                                        <w:left w:val="none" w:sz="0" w:space="0" w:color="auto"/>
                                        <w:bottom w:val="none" w:sz="0" w:space="0" w:color="auto"/>
                                        <w:right w:val="none" w:sz="0" w:space="0" w:color="auto"/>
                                      </w:divBdr>
                                    </w:div>
                                    <w:div w:id="1771242694">
                                      <w:marLeft w:val="0"/>
                                      <w:marRight w:val="0"/>
                                      <w:marTop w:val="0"/>
                                      <w:marBottom w:val="0"/>
                                      <w:divBdr>
                                        <w:top w:val="none" w:sz="0" w:space="0" w:color="auto"/>
                                        <w:left w:val="none" w:sz="0" w:space="0" w:color="auto"/>
                                        <w:bottom w:val="none" w:sz="0" w:space="0" w:color="auto"/>
                                        <w:right w:val="none" w:sz="0" w:space="0" w:color="auto"/>
                                      </w:divBdr>
                                    </w:div>
                                    <w:div w:id="553660248">
                                      <w:marLeft w:val="0"/>
                                      <w:marRight w:val="0"/>
                                      <w:marTop w:val="0"/>
                                      <w:marBottom w:val="0"/>
                                      <w:divBdr>
                                        <w:top w:val="none" w:sz="0" w:space="0" w:color="auto"/>
                                        <w:left w:val="none" w:sz="0" w:space="0" w:color="auto"/>
                                        <w:bottom w:val="none" w:sz="0" w:space="0" w:color="auto"/>
                                        <w:right w:val="none" w:sz="0" w:space="0" w:color="auto"/>
                                      </w:divBdr>
                                    </w:div>
                                    <w:div w:id="1760561826">
                                      <w:marLeft w:val="0"/>
                                      <w:marRight w:val="0"/>
                                      <w:marTop w:val="0"/>
                                      <w:marBottom w:val="0"/>
                                      <w:divBdr>
                                        <w:top w:val="none" w:sz="0" w:space="0" w:color="auto"/>
                                        <w:left w:val="none" w:sz="0" w:space="0" w:color="auto"/>
                                        <w:bottom w:val="none" w:sz="0" w:space="0" w:color="auto"/>
                                        <w:right w:val="none" w:sz="0" w:space="0" w:color="auto"/>
                                      </w:divBdr>
                                    </w:div>
                                    <w:div w:id="1668249154">
                                      <w:marLeft w:val="0"/>
                                      <w:marRight w:val="0"/>
                                      <w:marTop w:val="0"/>
                                      <w:marBottom w:val="0"/>
                                      <w:divBdr>
                                        <w:top w:val="none" w:sz="0" w:space="0" w:color="auto"/>
                                        <w:left w:val="none" w:sz="0" w:space="0" w:color="auto"/>
                                        <w:bottom w:val="none" w:sz="0" w:space="0" w:color="auto"/>
                                        <w:right w:val="none" w:sz="0" w:space="0" w:color="auto"/>
                                      </w:divBdr>
                                    </w:div>
                                    <w:div w:id="2041276237">
                                      <w:marLeft w:val="0"/>
                                      <w:marRight w:val="0"/>
                                      <w:marTop w:val="0"/>
                                      <w:marBottom w:val="0"/>
                                      <w:divBdr>
                                        <w:top w:val="none" w:sz="0" w:space="0" w:color="auto"/>
                                        <w:left w:val="none" w:sz="0" w:space="0" w:color="auto"/>
                                        <w:bottom w:val="none" w:sz="0" w:space="0" w:color="auto"/>
                                        <w:right w:val="none" w:sz="0" w:space="0" w:color="auto"/>
                                      </w:divBdr>
                                    </w:div>
                                    <w:div w:id="596914228">
                                      <w:marLeft w:val="0"/>
                                      <w:marRight w:val="0"/>
                                      <w:marTop w:val="0"/>
                                      <w:marBottom w:val="0"/>
                                      <w:divBdr>
                                        <w:top w:val="none" w:sz="0" w:space="0" w:color="auto"/>
                                        <w:left w:val="none" w:sz="0" w:space="0" w:color="auto"/>
                                        <w:bottom w:val="none" w:sz="0" w:space="0" w:color="auto"/>
                                        <w:right w:val="none" w:sz="0" w:space="0" w:color="auto"/>
                                      </w:divBdr>
                                    </w:div>
                                    <w:div w:id="1508325964">
                                      <w:marLeft w:val="0"/>
                                      <w:marRight w:val="0"/>
                                      <w:marTop w:val="0"/>
                                      <w:marBottom w:val="0"/>
                                      <w:divBdr>
                                        <w:top w:val="none" w:sz="0" w:space="0" w:color="auto"/>
                                        <w:left w:val="none" w:sz="0" w:space="0" w:color="auto"/>
                                        <w:bottom w:val="none" w:sz="0" w:space="0" w:color="auto"/>
                                        <w:right w:val="none" w:sz="0" w:space="0" w:color="auto"/>
                                      </w:divBdr>
                                    </w:div>
                                    <w:div w:id="414135350">
                                      <w:marLeft w:val="0"/>
                                      <w:marRight w:val="0"/>
                                      <w:marTop w:val="0"/>
                                      <w:marBottom w:val="0"/>
                                      <w:divBdr>
                                        <w:top w:val="none" w:sz="0" w:space="0" w:color="auto"/>
                                        <w:left w:val="none" w:sz="0" w:space="0" w:color="auto"/>
                                        <w:bottom w:val="none" w:sz="0" w:space="0" w:color="auto"/>
                                        <w:right w:val="none" w:sz="0" w:space="0" w:color="auto"/>
                                      </w:divBdr>
                                    </w:div>
                                    <w:div w:id="468783548">
                                      <w:marLeft w:val="0"/>
                                      <w:marRight w:val="0"/>
                                      <w:marTop w:val="0"/>
                                      <w:marBottom w:val="0"/>
                                      <w:divBdr>
                                        <w:top w:val="none" w:sz="0" w:space="0" w:color="auto"/>
                                        <w:left w:val="none" w:sz="0" w:space="0" w:color="auto"/>
                                        <w:bottom w:val="none" w:sz="0" w:space="0" w:color="auto"/>
                                        <w:right w:val="none" w:sz="0" w:space="0" w:color="auto"/>
                                      </w:divBdr>
                                    </w:div>
                                    <w:div w:id="1510025906">
                                      <w:marLeft w:val="0"/>
                                      <w:marRight w:val="0"/>
                                      <w:marTop w:val="0"/>
                                      <w:marBottom w:val="0"/>
                                      <w:divBdr>
                                        <w:top w:val="none" w:sz="0" w:space="0" w:color="auto"/>
                                        <w:left w:val="none" w:sz="0" w:space="0" w:color="auto"/>
                                        <w:bottom w:val="none" w:sz="0" w:space="0" w:color="auto"/>
                                        <w:right w:val="none" w:sz="0" w:space="0" w:color="auto"/>
                                      </w:divBdr>
                                    </w:div>
                                    <w:div w:id="316227237">
                                      <w:marLeft w:val="0"/>
                                      <w:marRight w:val="0"/>
                                      <w:marTop w:val="0"/>
                                      <w:marBottom w:val="0"/>
                                      <w:divBdr>
                                        <w:top w:val="none" w:sz="0" w:space="0" w:color="auto"/>
                                        <w:left w:val="none" w:sz="0" w:space="0" w:color="auto"/>
                                        <w:bottom w:val="none" w:sz="0" w:space="0" w:color="auto"/>
                                        <w:right w:val="none" w:sz="0" w:space="0" w:color="auto"/>
                                      </w:divBdr>
                                    </w:div>
                                    <w:div w:id="1559824084">
                                      <w:marLeft w:val="0"/>
                                      <w:marRight w:val="0"/>
                                      <w:marTop w:val="0"/>
                                      <w:marBottom w:val="0"/>
                                      <w:divBdr>
                                        <w:top w:val="none" w:sz="0" w:space="0" w:color="auto"/>
                                        <w:left w:val="none" w:sz="0" w:space="0" w:color="auto"/>
                                        <w:bottom w:val="none" w:sz="0" w:space="0" w:color="auto"/>
                                        <w:right w:val="none" w:sz="0" w:space="0" w:color="auto"/>
                                      </w:divBdr>
                                    </w:div>
                                    <w:div w:id="174417729">
                                      <w:marLeft w:val="0"/>
                                      <w:marRight w:val="0"/>
                                      <w:marTop w:val="0"/>
                                      <w:marBottom w:val="0"/>
                                      <w:divBdr>
                                        <w:top w:val="none" w:sz="0" w:space="0" w:color="auto"/>
                                        <w:left w:val="none" w:sz="0" w:space="0" w:color="auto"/>
                                        <w:bottom w:val="none" w:sz="0" w:space="0" w:color="auto"/>
                                        <w:right w:val="none" w:sz="0" w:space="0" w:color="auto"/>
                                      </w:divBdr>
                                    </w:div>
                                    <w:div w:id="1109743813">
                                      <w:marLeft w:val="0"/>
                                      <w:marRight w:val="0"/>
                                      <w:marTop w:val="0"/>
                                      <w:marBottom w:val="0"/>
                                      <w:divBdr>
                                        <w:top w:val="none" w:sz="0" w:space="0" w:color="auto"/>
                                        <w:left w:val="none" w:sz="0" w:space="0" w:color="auto"/>
                                        <w:bottom w:val="none" w:sz="0" w:space="0" w:color="auto"/>
                                        <w:right w:val="none" w:sz="0" w:space="0" w:color="auto"/>
                                      </w:divBdr>
                                    </w:div>
                                    <w:div w:id="730274406">
                                      <w:marLeft w:val="0"/>
                                      <w:marRight w:val="0"/>
                                      <w:marTop w:val="0"/>
                                      <w:marBottom w:val="0"/>
                                      <w:divBdr>
                                        <w:top w:val="none" w:sz="0" w:space="0" w:color="auto"/>
                                        <w:left w:val="none" w:sz="0" w:space="0" w:color="auto"/>
                                        <w:bottom w:val="none" w:sz="0" w:space="0" w:color="auto"/>
                                        <w:right w:val="none" w:sz="0" w:space="0" w:color="auto"/>
                                      </w:divBdr>
                                    </w:div>
                                    <w:div w:id="1535388448">
                                      <w:marLeft w:val="0"/>
                                      <w:marRight w:val="0"/>
                                      <w:marTop w:val="0"/>
                                      <w:marBottom w:val="0"/>
                                      <w:divBdr>
                                        <w:top w:val="none" w:sz="0" w:space="0" w:color="auto"/>
                                        <w:left w:val="none" w:sz="0" w:space="0" w:color="auto"/>
                                        <w:bottom w:val="none" w:sz="0" w:space="0" w:color="auto"/>
                                        <w:right w:val="none" w:sz="0" w:space="0" w:color="auto"/>
                                      </w:divBdr>
                                    </w:div>
                                    <w:div w:id="120612961">
                                      <w:marLeft w:val="0"/>
                                      <w:marRight w:val="0"/>
                                      <w:marTop w:val="0"/>
                                      <w:marBottom w:val="0"/>
                                      <w:divBdr>
                                        <w:top w:val="none" w:sz="0" w:space="0" w:color="auto"/>
                                        <w:left w:val="none" w:sz="0" w:space="0" w:color="auto"/>
                                        <w:bottom w:val="none" w:sz="0" w:space="0" w:color="auto"/>
                                        <w:right w:val="none" w:sz="0" w:space="0" w:color="auto"/>
                                      </w:divBdr>
                                    </w:div>
                                    <w:div w:id="1908607156">
                                      <w:marLeft w:val="0"/>
                                      <w:marRight w:val="0"/>
                                      <w:marTop w:val="0"/>
                                      <w:marBottom w:val="0"/>
                                      <w:divBdr>
                                        <w:top w:val="none" w:sz="0" w:space="0" w:color="auto"/>
                                        <w:left w:val="none" w:sz="0" w:space="0" w:color="auto"/>
                                        <w:bottom w:val="none" w:sz="0" w:space="0" w:color="auto"/>
                                        <w:right w:val="none" w:sz="0" w:space="0" w:color="auto"/>
                                      </w:divBdr>
                                    </w:div>
                                    <w:div w:id="1896118143">
                                      <w:marLeft w:val="0"/>
                                      <w:marRight w:val="0"/>
                                      <w:marTop w:val="0"/>
                                      <w:marBottom w:val="0"/>
                                      <w:divBdr>
                                        <w:top w:val="none" w:sz="0" w:space="0" w:color="auto"/>
                                        <w:left w:val="none" w:sz="0" w:space="0" w:color="auto"/>
                                        <w:bottom w:val="none" w:sz="0" w:space="0" w:color="auto"/>
                                        <w:right w:val="none" w:sz="0" w:space="0" w:color="auto"/>
                                      </w:divBdr>
                                    </w:div>
                                    <w:div w:id="1882594059">
                                      <w:marLeft w:val="0"/>
                                      <w:marRight w:val="0"/>
                                      <w:marTop w:val="0"/>
                                      <w:marBottom w:val="0"/>
                                      <w:divBdr>
                                        <w:top w:val="none" w:sz="0" w:space="0" w:color="auto"/>
                                        <w:left w:val="none" w:sz="0" w:space="0" w:color="auto"/>
                                        <w:bottom w:val="none" w:sz="0" w:space="0" w:color="auto"/>
                                        <w:right w:val="none" w:sz="0" w:space="0" w:color="auto"/>
                                      </w:divBdr>
                                    </w:div>
                                    <w:div w:id="162666892">
                                      <w:marLeft w:val="0"/>
                                      <w:marRight w:val="0"/>
                                      <w:marTop w:val="0"/>
                                      <w:marBottom w:val="0"/>
                                      <w:divBdr>
                                        <w:top w:val="none" w:sz="0" w:space="0" w:color="auto"/>
                                        <w:left w:val="none" w:sz="0" w:space="0" w:color="auto"/>
                                        <w:bottom w:val="none" w:sz="0" w:space="0" w:color="auto"/>
                                        <w:right w:val="none" w:sz="0" w:space="0" w:color="auto"/>
                                      </w:divBdr>
                                    </w:div>
                                    <w:div w:id="722409879">
                                      <w:marLeft w:val="0"/>
                                      <w:marRight w:val="0"/>
                                      <w:marTop w:val="0"/>
                                      <w:marBottom w:val="0"/>
                                      <w:divBdr>
                                        <w:top w:val="none" w:sz="0" w:space="0" w:color="auto"/>
                                        <w:left w:val="none" w:sz="0" w:space="0" w:color="auto"/>
                                        <w:bottom w:val="none" w:sz="0" w:space="0" w:color="auto"/>
                                        <w:right w:val="none" w:sz="0" w:space="0" w:color="auto"/>
                                      </w:divBdr>
                                    </w:div>
                                    <w:div w:id="1248803656">
                                      <w:marLeft w:val="0"/>
                                      <w:marRight w:val="0"/>
                                      <w:marTop w:val="0"/>
                                      <w:marBottom w:val="0"/>
                                      <w:divBdr>
                                        <w:top w:val="none" w:sz="0" w:space="0" w:color="auto"/>
                                        <w:left w:val="none" w:sz="0" w:space="0" w:color="auto"/>
                                        <w:bottom w:val="none" w:sz="0" w:space="0" w:color="auto"/>
                                        <w:right w:val="none" w:sz="0" w:space="0" w:color="auto"/>
                                      </w:divBdr>
                                    </w:div>
                                    <w:div w:id="1626080538">
                                      <w:marLeft w:val="0"/>
                                      <w:marRight w:val="0"/>
                                      <w:marTop w:val="0"/>
                                      <w:marBottom w:val="0"/>
                                      <w:divBdr>
                                        <w:top w:val="none" w:sz="0" w:space="0" w:color="auto"/>
                                        <w:left w:val="none" w:sz="0" w:space="0" w:color="auto"/>
                                        <w:bottom w:val="none" w:sz="0" w:space="0" w:color="auto"/>
                                        <w:right w:val="none" w:sz="0" w:space="0" w:color="auto"/>
                                      </w:divBdr>
                                    </w:div>
                                    <w:div w:id="887376586">
                                      <w:marLeft w:val="0"/>
                                      <w:marRight w:val="0"/>
                                      <w:marTop w:val="0"/>
                                      <w:marBottom w:val="0"/>
                                      <w:divBdr>
                                        <w:top w:val="none" w:sz="0" w:space="0" w:color="auto"/>
                                        <w:left w:val="none" w:sz="0" w:space="0" w:color="auto"/>
                                        <w:bottom w:val="none" w:sz="0" w:space="0" w:color="auto"/>
                                        <w:right w:val="none" w:sz="0" w:space="0" w:color="auto"/>
                                      </w:divBdr>
                                    </w:div>
                                    <w:div w:id="1176265717">
                                      <w:marLeft w:val="0"/>
                                      <w:marRight w:val="0"/>
                                      <w:marTop w:val="0"/>
                                      <w:marBottom w:val="0"/>
                                      <w:divBdr>
                                        <w:top w:val="none" w:sz="0" w:space="0" w:color="auto"/>
                                        <w:left w:val="none" w:sz="0" w:space="0" w:color="auto"/>
                                        <w:bottom w:val="none" w:sz="0" w:space="0" w:color="auto"/>
                                        <w:right w:val="none" w:sz="0" w:space="0" w:color="auto"/>
                                      </w:divBdr>
                                    </w:div>
                                    <w:div w:id="1141074397">
                                      <w:marLeft w:val="0"/>
                                      <w:marRight w:val="0"/>
                                      <w:marTop w:val="0"/>
                                      <w:marBottom w:val="0"/>
                                      <w:divBdr>
                                        <w:top w:val="none" w:sz="0" w:space="0" w:color="auto"/>
                                        <w:left w:val="none" w:sz="0" w:space="0" w:color="auto"/>
                                        <w:bottom w:val="none" w:sz="0" w:space="0" w:color="auto"/>
                                        <w:right w:val="none" w:sz="0" w:space="0" w:color="auto"/>
                                      </w:divBdr>
                                    </w:div>
                                    <w:div w:id="1637760213">
                                      <w:marLeft w:val="0"/>
                                      <w:marRight w:val="0"/>
                                      <w:marTop w:val="0"/>
                                      <w:marBottom w:val="0"/>
                                      <w:divBdr>
                                        <w:top w:val="none" w:sz="0" w:space="0" w:color="auto"/>
                                        <w:left w:val="none" w:sz="0" w:space="0" w:color="auto"/>
                                        <w:bottom w:val="none" w:sz="0" w:space="0" w:color="auto"/>
                                        <w:right w:val="none" w:sz="0" w:space="0" w:color="auto"/>
                                      </w:divBdr>
                                    </w:div>
                                    <w:div w:id="1405487963">
                                      <w:marLeft w:val="0"/>
                                      <w:marRight w:val="0"/>
                                      <w:marTop w:val="0"/>
                                      <w:marBottom w:val="0"/>
                                      <w:divBdr>
                                        <w:top w:val="none" w:sz="0" w:space="0" w:color="auto"/>
                                        <w:left w:val="none" w:sz="0" w:space="0" w:color="auto"/>
                                        <w:bottom w:val="none" w:sz="0" w:space="0" w:color="auto"/>
                                        <w:right w:val="none" w:sz="0" w:space="0" w:color="auto"/>
                                      </w:divBdr>
                                    </w:div>
                                    <w:div w:id="1056664338">
                                      <w:marLeft w:val="0"/>
                                      <w:marRight w:val="0"/>
                                      <w:marTop w:val="0"/>
                                      <w:marBottom w:val="0"/>
                                      <w:divBdr>
                                        <w:top w:val="none" w:sz="0" w:space="0" w:color="auto"/>
                                        <w:left w:val="none" w:sz="0" w:space="0" w:color="auto"/>
                                        <w:bottom w:val="none" w:sz="0" w:space="0" w:color="auto"/>
                                        <w:right w:val="none" w:sz="0" w:space="0" w:color="auto"/>
                                      </w:divBdr>
                                    </w:div>
                                    <w:div w:id="808480854">
                                      <w:marLeft w:val="0"/>
                                      <w:marRight w:val="0"/>
                                      <w:marTop w:val="0"/>
                                      <w:marBottom w:val="0"/>
                                      <w:divBdr>
                                        <w:top w:val="none" w:sz="0" w:space="0" w:color="auto"/>
                                        <w:left w:val="none" w:sz="0" w:space="0" w:color="auto"/>
                                        <w:bottom w:val="none" w:sz="0" w:space="0" w:color="auto"/>
                                        <w:right w:val="none" w:sz="0" w:space="0" w:color="auto"/>
                                      </w:divBdr>
                                    </w:div>
                                    <w:div w:id="1187714650">
                                      <w:marLeft w:val="0"/>
                                      <w:marRight w:val="0"/>
                                      <w:marTop w:val="0"/>
                                      <w:marBottom w:val="0"/>
                                      <w:divBdr>
                                        <w:top w:val="none" w:sz="0" w:space="0" w:color="auto"/>
                                        <w:left w:val="none" w:sz="0" w:space="0" w:color="auto"/>
                                        <w:bottom w:val="none" w:sz="0" w:space="0" w:color="auto"/>
                                        <w:right w:val="none" w:sz="0" w:space="0" w:color="auto"/>
                                      </w:divBdr>
                                    </w:div>
                                    <w:div w:id="226846250">
                                      <w:marLeft w:val="0"/>
                                      <w:marRight w:val="0"/>
                                      <w:marTop w:val="0"/>
                                      <w:marBottom w:val="0"/>
                                      <w:divBdr>
                                        <w:top w:val="none" w:sz="0" w:space="0" w:color="auto"/>
                                        <w:left w:val="none" w:sz="0" w:space="0" w:color="auto"/>
                                        <w:bottom w:val="none" w:sz="0" w:space="0" w:color="auto"/>
                                        <w:right w:val="none" w:sz="0" w:space="0" w:color="auto"/>
                                      </w:divBdr>
                                    </w:div>
                                    <w:div w:id="1837719093">
                                      <w:marLeft w:val="0"/>
                                      <w:marRight w:val="0"/>
                                      <w:marTop w:val="0"/>
                                      <w:marBottom w:val="0"/>
                                      <w:divBdr>
                                        <w:top w:val="none" w:sz="0" w:space="0" w:color="auto"/>
                                        <w:left w:val="none" w:sz="0" w:space="0" w:color="auto"/>
                                        <w:bottom w:val="none" w:sz="0" w:space="0" w:color="auto"/>
                                        <w:right w:val="none" w:sz="0" w:space="0" w:color="auto"/>
                                      </w:divBdr>
                                    </w:div>
                                    <w:div w:id="1208570851">
                                      <w:marLeft w:val="0"/>
                                      <w:marRight w:val="0"/>
                                      <w:marTop w:val="0"/>
                                      <w:marBottom w:val="0"/>
                                      <w:divBdr>
                                        <w:top w:val="none" w:sz="0" w:space="0" w:color="auto"/>
                                        <w:left w:val="none" w:sz="0" w:space="0" w:color="auto"/>
                                        <w:bottom w:val="none" w:sz="0" w:space="0" w:color="auto"/>
                                        <w:right w:val="none" w:sz="0" w:space="0" w:color="auto"/>
                                      </w:divBdr>
                                    </w:div>
                                    <w:div w:id="1601910326">
                                      <w:marLeft w:val="0"/>
                                      <w:marRight w:val="0"/>
                                      <w:marTop w:val="0"/>
                                      <w:marBottom w:val="0"/>
                                      <w:divBdr>
                                        <w:top w:val="none" w:sz="0" w:space="0" w:color="auto"/>
                                        <w:left w:val="none" w:sz="0" w:space="0" w:color="auto"/>
                                        <w:bottom w:val="none" w:sz="0" w:space="0" w:color="auto"/>
                                        <w:right w:val="none" w:sz="0" w:space="0" w:color="auto"/>
                                      </w:divBdr>
                                    </w:div>
                                    <w:div w:id="1295940672">
                                      <w:marLeft w:val="0"/>
                                      <w:marRight w:val="0"/>
                                      <w:marTop w:val="0"/>
                                      <w:marBottom w:val="0"/>
                                      <w:divBdr>
                                        <w:top w:val="none" w:sz="0" w:space="0" w:color="auto"/>
                                        <w:left w:val="none" w:sz="0" w:space="0" w:color="auto"/>
                                        <w:bottom w:val="none" w:sz="0" w:space="0" w:color="auto"/>
                                        <w:right w:val="none" w:sz="0" w:space="0" w:color="auto"/>
                                      </w:divBdr>
                                    </w:div>
                                    <w:div w:id="1512141516">
                                      <w:marLeft w:val="0"/>
                                      <w:marRight w:val="0"/>
                                      <w:marTop w:val="0"/>
                                      <w:marBottom w:val="0"/>
                                      <w:divBdr>
                                        <w:top w:val="none" w:sz="0" w:space="0" w:color="auto"/>
                                        <w:left w:val="none" w:sz="0" w:space="0" w:color="auto"/>
                                        <w:bottom w:val="none" w:sz="0" w:space="0" w:color="auto"/>
                                        <w:right w:val="none" w:sz="0" w:space="0" w:color="auto"/>
                                      </w:divBdr>
                                    </w:div>
                                    <w:div w:id="899439513">
                                      <w:marLeft w:val="0"/>
                                      <w:marRight w:val="0"/>
                                      <w:marTop w:val="0"/>
                                      <w:marBottom w:val="0"/>
                                      <w:divBdr>
                                        <w:top w:val="none" w:sz="0" w:space="0" w:color="auto"/>
                                        <w:left w:val="none" w:sz="0" w:space="0" w:color="auto"/>
                                        <w:bottom w:val="none" w:sz="0" w:space="0" w:color="auto"/>
                                        <w:right w:val="none" w:sz="0" w:space="0" w:color="auto"/>
                                      </w:divBdr>
                                    </w:div>
                                    <w:div w:id="856772423">
                                      <w:marLeft w:val="0"/>
                                      <w:marRight w:val="0"/>
                                      <w:marTop w:val="0"/>
                                      <w:marBottom w:val="0"/>
                                      <w:divBdr>
                                        <w:top w:val="none" w:sz="0" w:space="0" w:color="auto"/>
                                        <w:left w:val="none" w:sz="0" w:space="0" w:color="auto"/>
                                        <w:bottom w:val="none" w:sz="0" w:space="0" w:color="auto"/>
                                        <w:right w:val="none" w:sz="0" w:space="0" w:color="auto"/>
                                      </w:divBdr>
                                    </w:div>
                                    <w:div w:id="1804233552">
                                      <w:marLeft w:val="0"/>
                                      <w:marRight w:val="0"/>
                                      <w:marTop w:val="0"/>
                                      <w:marBottom w:val="0"/>
                                      <w:divBdr>
                                        <w:top w:val="none" w:sz="0" w:space="0" w:color="auto"/>
                                        <w:left w:val="none" w:sz="0" w:space="0" w:color="auto"/>
                                        <w:bottom w:val="none" w:sz="0" w:space="0" w:color="auto"/>
                                        <w:right w:val="none" w:sz="0" w:space="0" w:color="auto"/>
                                      </w:divBdr>
                                    </w:div>
                                    <w:div w:id="1560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257802">
          <w:marLeft w:val="0"/>
          <w:marRight w:val="0"/>
          <w:marTop w:val="0"/>
          <w:marBottom w:val="0"/>
          <w:divBdr>
            <w:top w:val="none" w:sz="0" w:space="0" w:color="auto"/>
            <w:left w:val="none" w:sz="0" w:space="0" w:color="auto"/>
            <w:bottom w:val="none" w:sz="0" w:space="0" w:color="auto"/>
            <w:right w:val="none" w:sz="0" w:space="0" w:color="auto"/>
          </w:divBdr>
        </w:div>
      </w:divsChild>
    </w:div>
    <w:div w:id="1895045337">
      <w:bodyDiv w:val="1"/>
      <w:marLeft w:val="0"/>
      <w:marRight w:val="0"/>
      <w:marTop w:val="0"/>
      <w:marBottom w:val="0"/>
      <w:divBdr>
        <w:top w:val="none" w:sz="0" w:space="0" w:color="auto"/>
        <w:left w:val="none" w:sz="0" w:space="0" w:color="auto"/>
        <w:bottom w:val="none" w:sz="0" w:space="0" w:color="auto"/>
        <w:right w:val="none" w:sz="0" w:space="0" w:color="auto"/>
      </w:divBdr>
      <w:divsChild>
        <w:div w:id="856845062">
          <w:marLeft w:val="0"/>
          <w:marRight w:val="0"/>
          <w:marTop w:val="0"/>
          <w:marBottom w:val="0"/>
          <w:divBdr>
            <w:top w:val="none" w:sz="0" w:space="0" w:color="auto"/>
            <w:left w:val="none" w:sz="0" w:space="0" w:color="auto"/>
            <w:bottom w:val="none" w:sz="0" w:space="0" w:color="auto"/>
            <w:right w:val="none" w:sz="0" w:space="0" w:color="auto"/>
          </w:divBdr>
          <w:divsChild>
            <w:div w:id="2106878104">
              <w:marLeft w:val="0"/>
              <w:marRight w:val="0"/>
              <w:marTop w:val="0"/>
              <w:marBottom w:val="150"/>
              <w:divBdr>
                <w:top w:val="none" w:sz="0" w:space="0" w:color="auto"/>
                <w:left w:val="none" w:sz="0" w:space="0" w:color="auto"/>
                <w:bottom w:val="none" w:sz="0" w:space="0" w:color="auto"/>
                <w:right w:val="none" w:sz="0" w:space="0" w:color="auto"/>
              </w:divBdr>
              <w:divsChild>
                <w:div w:id="128207069">
                  <w:marLeft w:val="0"/>
                  <w:marRight w:val="0"/>
                  <w:marTop w:val="0"/>
                  <w:marBottom w:val="0"/>
                  <w:divBdr>
                    <w:top w:val="none" w:sz="0" w:space="0" w:color="auto"/>
                    <w:left w:val="none" w:sz="0" w:space="0" w:color="auto"/>
                    <w:bottom w:val="none" w:sz="0" w:space="0" w:color="auto"/>
                    <w:right w:val="none" w:sz="0" w:space="0" w:color="auto"/>
                  </w:divBdr>
                  <w:divsChild>
                    <w:div w:id="993532009">
                      <w:marLeft w:val="0"/>
                      <w:marRight w:val="0"/>
                      <w:marTop w:val="0"/>
                      <w:marBottom w:val="0"/>
                      <w:divBdr>
                        <w:top w:val="none" w:sz="0" w:space="0" w:color="auto"/>
                        <w:left w:val="none" w:sz="0" w:space="0" w:color="auto"/>
                        <w:bottom w:val="none" w:sz="0" w:space="0" w:color="auto"/>
                        <w:right w:val="none" w:sz="0" w:space="0" w:color="auto"/>
                      </w:divBdr>
                      <w:divsChild>
                        <w:div w:id="1365713684">
                          <w:marLeft w:val="0"/>
                          <w:marRight w:val="0"/>
                          <w:marTop w:val="0"/>
                          <w:marBottom w:val="0"/>
                          <w:divBdr>
                            <w:top w:val="none" w:sz="0" w:space="0" w:color="auto"/>
                            <w:left w:val="none" w:sz="0" w:space="0" w:color="auto"/>
                            <w:bottom w:val="none" w:sz="0" w:space="0" w:color="auto"/>
                            <w:right w:val="none" w:sz="0" w:space="0" w:color="auto"/>
                          </w:divBdr>
                          <w:divsChild>
                            <w:div w:id="10479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1665">
                  <w:marLeft w:val="0"/>
                  <w:marRight w:val="0"/>
                  <w:marTop w:val="0"/>
                  <w:marBottom w:val="0"/>
                  <w:divBdr>
                    <w:top w:val="none" w:sz="0" w:space="0" w:color="auto"/>
                    <w:left w:val="none" w:sz="0" w:space="0" w:color="auto"/>
                    <w:bottom w:val="none" w:sz="0" w:space="0" w:color="auto"/>
                    <w:right w:val="none" w:sz="0" w:space="0" w:color="auto"/>
                  </w:divBdr>
                  <w:divsChild>
                    <w:div w:id="1565095288">
                      <w:marLeft w:val="0"/>
                      <w:marRight w:val="0"/>
                      <w:marTop w:val="0"/>
                      <w:marBottom w:val="0"/>
                      <w:divBdr>
                        <w:top w:val="none" w:sz="0" w:space="0" w:color="auto"/>
                        <w:left w:val="none" w:sz="0" w:space="0" w:color="auto"/>
                        <w:bottom w:val="none" w:sz="0" w:space="0" w:color="auto"/>
                        <w:right w:val="none" w:sz="0" w:space="0" w:color="auto"/>
                      </w:divBdr>
                      <w:divsChild>
                        <w:div w:id="1312907621">
                          <w:marLeft w:val="0"/>
                          <w:marRight w:val="0"/>
                          <w:marTop w:val="0"/>
                          <w:marBottom w:val="0"/>
                          <w:divBdr>
                            <w:top w:val="none" w:sz="0" w:space="0" w:color="auto"/>
                            <w:left w:val="none" w:sz="0" w:space="0" w:color="auto"/>
                            <w:bottom w:val="none" w:sz="0" w:space="0" w:color="auto"/>
                            <w:right w:val="none" w:sz="0" w:space="0" w:color="auto"/>
                          </w:divBdr>
                          <w:divsChild>
                            <w:div w:id="1554079458">
                              <w:marLeft w:val="0"/>
                              <w:marRight w:val="0"/>
                              <w:marTop w:val="0"/>
                              <w:marBottom w:val="0"/>
                              <w:divBdr>
                                <w:top w:val="none" w:sz="0" w:space="0" w:color="auto"/>
                                <w:left w:val="none" w:sz="0" w:space="0" w:color="auto"/>
                                <w:bottom w:val="none" w:sz="0" w:space="0" w:color="auto"/>
                                <w:right w:val="none" w:sz="0" w:space="0" w:color="auto"/>
                              </w:divBdr>
                            </w:div>
                            <w:div w:id="890917803">
                              <w:marLeft w:val="0"/>
                              <w:marRight w:val="0"/>
                              <w:marTop w:val="0"/>
                              <w:marBottom w:val="0"/>
                              <w:divBdr>
                                <w:top w:val="none" w:sz="0" w:space="0" w:color="auto"/>
                                <w:left w:val="none" w:sz="0" w:space="0" w:color="auto"/>
                                <w:bottom w:val="none" w:sz="0" w:space="0" w:color="auto"/>
                                <w:right w:val="none" w:sz="0" w:space="0" w:color="auto"/>
                              </w:divBdr>
                            </w:div>
                            <w:div w:id="1520002489">
                              <w:marLeft w:val="0"/>
                              <w:marRight w:val="0"/>
                              <w:marTop w:val="0"/>
                              <w:marBottom w:val="0"/>
                              <w:divBdr>
                                <w:top w:val="none" w:sz="0" w:space="0" w:color="auto"/>
                                <w:left w:val="none" w:sz="0" w:space="0" w:color="auto"/>
                                <w:bottom w:val="none" w:sz="0" w:space="0" w:color="auto"/>
                                <w:right w:val="none" w:sz="0" w:space="0" w:color="auto"/>
                              </w:divBdr>
                            </w:div>
                            <w:div w:id="412626670">
                              <w:marLeft w:val="0"/>
                              <w:marRight w:val="0"/>
                              <w:marTop w:val="0"/>
                              <w:marBottom w:val="0"/>
                              <w:divBdr>
                                <w:top w:val="none" w:sz="0" w:space="0" w:color="auto"/>
                                <w:left w:val="none" w:sz="0" w:space="0" w:color="auto"/>
                                <w:bottom w:val="none" w:sz="0" w:space="0" w:color="auto"/>
                                <w:right w:val="none" w:sz="0" w:space="0" w:color="auto"/>
                              </w:divBdr>
                            </w:div>
                            <w:div w:id="1995908153">
                              <w:marLeft w:val="0"/>
                              <w:marRight w:val="0"/>
                              <w:marTop w:val="0"/>
                              <w:marBottom w:val="0"/>
                              <w:divBdr>
                                <w:top w:val="none" w:sz="0" w:space="0" w:color="auto"/>
                                <w:left w:val="none" w:sz="0" w:space="0" w:color="auto"/>
                                <w:bottom w:val="none" w:sz="0" w:space="0" w:color="auto"/>
                                <w:right w:val="none" w:sz="0" w:space="0" w:color="auto"/>
                              </w:divBdr>
                            </w:div>
                            <w:div w:id="661351969">
                              <w:marLeft w:val="0"/>
                              <w:marRight w:val="0"/>
                              <w:marTop w:val="0"/>
                              <w:marBottom w:val="0"/>
                              <w:divBdr>
                                <w:top w:val="none" w:sz="0" w:space="0" w:color="auto"/>
                                <w:left w:val="none" w:sz="0" w:space="0" w:color="auto"/>
                                <w:bottom w:val="none" w:sz="0" w:space="0" w:color="auto"/>
                                <w:right w:val="none" w:sz="0" w:space="0" w:color="auto"/>
                              </w:divBdr>
                            </w:div>
                            <w:div w:id="55398191">
                              <w:marLeft w:val="0"/>
                              <w:marRight w:val="0"/>
                              <w:marTop w:val="0"/>
                              <w:marBottom w:val="0"/>
                              <w:divBdr>
                                <w:top w:val="none" w:sz="0" w:space="0" w:color="auto"/>
                                <w:left w:val="none" w:sz="0" w:space="0" w:color="auto"/>
                                <w:bottom w:val="none" w:sz="0" w:space="0" w:color="auto"/>
                                <w:right w:val="none" w:sz="0" w:space="0" w:color="auto"/>
                              </w:divBdr>
                            </w:div>
                            <w:div w:id="1565675780">
                              <w:marLeft w:val="0"/>
                              <w:marRight w:val="0"/>
                              <w:marTop w:val="0"/>
                              <w:marBottom w:val="0"/>
                              <w:divBdr>
                                <w:top w:val="none" w:sz="0" w:space="0" w:color="auto"/>
                                <w:left w:val="none" w:sz="0" w:space="0" w:color="auto"/>
                                <w:bottom w:val="none" w:sz="0" w:space="0" w:color="auto"/>
                                <w:right w:val="none" w:sz="0" w:space="0" w:color="auto"/>
                              </w:divBdr>
                            </w:div>
                            <w:div w:id="900676526">
                              <w:marLeft w:val="0"/>
                              <w:marRight w:val="0"/>
                              <w:marTop w:val="0"/>
                              <w:marBottom w:val="0"/>
                              <w:divBdr>
                                <w:top w:val="none" w:sz="0" w:space="0" w:color="auto"/>
                                <w:left w:val="none" w:sz="0" w:space="0" w:color="auto"/>
                                <w:bottom w:val="none" w:sz="0" w:space="0" w:color="auto"/>
                                <w:right w:val="none" w:sz="0" w:space="0" w:color="auto"/>
                              </w:divBdr>
                            </w:div>
                            <w:div w:id="754089201">
                              <w:marLeft w:val="0"/>
                              <w:marRight w:val="0"/>
                              <w:marTop w:val="0"/>
                              <w:marBottom w:val="0"/>
                              <w:divBdr>
                                <w:top w:val="none" w:sz="0" w:space="0" w:color="auto"/>
                                <w:left w:val="none" w:sz="0" w:space="0" w:color="auto"/>
                                <w:bottom w:val="none" w:sz="0" w:space="0" w:color="auto"/>
                                <w:right w:val="none" w:sz="0" w:space="0" w:color="auto"/>
                              </w:divBdr>
                            </w:div>
                            <w:div w:id="1770587627">
                              <w:marLeft w:val="0"/>
                              <w:marRight w:val="0"/>
                              <w:marTop w:val="0"/>
                              <w:marBottom w:val="0"/>
                              <w:divBdr>
                                <w:top w:val="none" w:sz="0" w:space="0" w:color="auto"/>
                                <w:left w:val="none" w:sz="0" w:space="0" w:color="auto"/>
                                <w:bottom w:val="none" w:sz="0" w:space="0" w:color="auto"/>
                                <w:right w:val="none" w:sz="0" w:space="0" w:color="auto"/>
                              </w:divBdr>
                            </w:div>
                            <w:div w:id="615908555">
                              <w:marLeft w:val="0"/>
                              <w:marRight w:val="0"/>
                              <w:marTop w:val="0"/>
                              <w:marBottom w:val="0"/>
                              <w:divBdr>
                                <w:top w:val="none" w:sz="0" w:space="0" w:color="auto"/>
                                <w:left w:val="none" w:sz="0" w:space="0" w:color="auto"/>
                                <w:bottom w:val="none" w:sz="0" w:space="0" w:color="auto"/>
                                <w:right w:val="none" w:sz="0" w:space="0" w:color="auto"/>
                              </w:divBdr>
                            </w:div>
                            <w:div w:id="2032102707">
                              <w:marLeft w:val="0"/>
                              <w:marRight w:val="0"/>
                              <w:marTop w:val="0"/>
                              <w:marBottom w:val="0"/>
                              <w:divBdr>
                                <w:top w:val="none" w:sz="0" w:space="0" w:color="auto"/>
                                <w:left w:val="none" w:sz="0" w:space="0" w:color="auto"/>
                                <w:bottom w:val="none" w:sz="0" w:space="0" w:color="auto"/>
                                <w:right w:val="none" w:sz="0" w:space="0" w:color="auto"/>
                              </w:divBdr>
                            </w:div>
                            <w:div w:id="1438064453">
                              <w:marLeft w:val="0"/>
                              <w:marRight w:val="0"/>
                              <w:marTop w:val="0"/>
                              <w:marBottom w:val="0"/>
                              <w:divBdr>
                                <w:top w:val="none" w:sz="0" w:space="0" w:color="auto"/>
                                <w:left w:val="none" w:sz="0" w:space="0" w:color="auto"/>
                                <w:bottom w:val="none" w:sz="0" w:space="0" w:color="auto"/>
                                <w:right w:val="none" w:sz="0" w:space="0" w:color="auto"/>
                              </w:divBdr>
                            </w:div>
                            <w:div w:id="443890076">
                              <w:marLeft w:val="0"/>
                              <w:marRight w:val="0"/>
                              <w:marTop w:val="0"/>
                              <w:marBottom w:val="0"/>
                              <w:divBdr>
                                <w:top w:val="none" w:sz="0" w:space="0" w:color="auto"/>
                                <w:left w:val="none" w:sz="0" w:space="0" w:color="auto"/>
                                <w:bottom w:val="none" w:sz="0" w:space="0" w:color="auto"/>
                                <w:right w:val="none" w:sz="0" w:space="0" w:color="auto"/>
                              </w:divBdr>
                            </w:div>
                            <w:div w:id="839155659">
                              <w:marLeft w:val="0"/>
                              <w:marRight w:val="0"/>
                              <w:marTop w:val="0"/>
                              <w:marBottom w:val="0"/>
                              <w:divBdr>
                                <w:top w:val="none" w:sz="0" w:space="0" w:color="auto"/>
                                <w:left w:val="none" w:sz="0" w:space="0" w:color="auto"/>
                                <w:bottom w:val="none" w:sz="0" w:space="0" w:color="auto"/>
                                <w:right w:val="none" w:sz="0" w:space="0" w:color="auto"/>
                              </w:divBdr>
                            </w:div>
                            <w:div w:id="1142432055">
                              <w:marLeft w:val="0"/>
                              <w:marRight w:val="0"/>
                              <w:marTop w:val="0"/>
                              <w:marBottom w:val="0"/>
                              <w:divBdr>
                                <w:top w:val="none" w:sz="0" w:space="0" w:color="auto"/>
                                <w:left w:val="none" w:sz="0" w:space="0" w:color="auto"/>
                                <w:bottom w:val="none" w:sz="0" w:space="0" w:color="auto"/>
                                <w:right w:val="none" w:sz="0" w:space="0" w:color="auto"/>
                              </w:divBdr>
                            </w:div>
                            <w:div w:id="1606038743">
                              <w:marLeft w:val="0"/>
                              <w:marRight w:val="0"/>
                              <w:marTop w:val="0"/>
                              <w:marBottom w:val="0"/>
                              <w:divBdr>
                                <w:top w:val="none" w:sz="0" w:space="0" w:color="auto"/>
                                <w:left w:val="none" w:sz="0" w:space="0" w:color="auto"/>
                                <w:bottom w:val="none" w:sz="0" w:space="0" w:color="auto"/>
                                <w:right w:val="none" w:sz="0" w:space="0" w:color="auto"/>
                              </w:divBdr>
                            </w:div>
                            <w:div w:id="657079783">
                              <w:marLeft w:val="0"/>
                              <w:marRight w:val="0"/>
                              <w:marTop w:val="0"/>
                              <w:marBottom w:val="0"/>
                              <w:divBdr>
                                <w:top w:val="none" w:sz="0" w:space="0" w:color="auto"/>
                                <w:left w:val="none" w:sz="0" w:space="0" w:color="auto"/>
                                <w:bottom w:val="none" w:sz="0" w:space="0" w:color="auto"/>
                                <w:right w:val="none" w:sz="0" w:space="0" w:color="auto"/>
                              </w:divBdr>
                            </w:div>
                            <w:div w:id="1615551929">
                              <w:marLeft w:val="0"/>
                              <w:marRight w:val="0"/>
                              <w:marTop w:val="0"/>
                              <w:marBottom w:val="0"/>
                              <w:divBdr>
                                <w:top w:val="none" w:sz="0" w:space="0" w:color="auto"/>
                                <w:left w:val="none" w:sz="0" w:space="0" w:color="auto"/>
                                <w:bottom w:val="none" w:sz="0" w:space="0" w:color="auto"/>
                                <w:right w:val="none" w:sz="0" w:space="0" w:color="auto"/>
                              </w:divBdr>
                            </w:div>
                            <w:div w:id="655643914">
                              <w:marLeft w:val="0"/>
                              <w:marRight w:val="0"/>
                              <w:marTop w:val="0"/>
                              <w:marBottom w:val="0"/>
                              <w:divBdr>
                                <w:top w:val="none" w:sz="0" w:space="0" w:color="auto"/>
                                <w:left w:val="none" w:sz="0" w:space="0" w:color="auto"/>
                                <w:bottom w:val="none" w:sz="0" w:space="0" w:color="auto"/>
                                <w:right w:val="none" w:sz="0" w:space="0" w:color="auto"/>
                              </w:divBdr>
                            </w:div>
                            <w:div w:id="170994448">
                              <w:marLeft w:val="0"/>
                              <w:marRight w:val="0"/>
                              <w:marTop w:val="0"/>
                              <w:marBottom w:val="0"/>
                              <w:divBdr>
                                <w:top w:val="none" w:sz="0" w:space="0" w:color="auto"/>
                                <w:left w:val="none" w:sz="0" w:space="0" w:color="auto"/>
                                <w:bottom w:val="none" w:sz="0" w:space="0" w:color="auto"/>
                                <w:right w:val="none" w:sz="0" w:space="0" w:color="auto"/>
                              </w:divBdr>
                            </w:div>
                            <w:div w:id="304165558">
                              <w:marLeft w:val="0"/>
                              <w:marRight w:val="0"/>
                              <w:marTop w:val="0"/>
                              <w:marBottom w:val="0"/>
                              <w:divBdr>
                                <w:top w:val="none" w:sz="0" w:space="0" w:color="auto"/>
                                <w:left w:val="none" w:sz="0" w:space="0" w:color="auto"/>
                                <w:bottom w:val="none" w:sz="0" w:space="0" w:color="auto"/>
                                <w:right w:val="none" w:sz="0" w:space="0" w:color="auto"/>
                              </w:divBdr>
                            </w:div>
                            <w:div w:id="246813706">
                              <w:marLeft w:val="0"/>
                              <w:marRight w:val="0"/>
                              <w:marTop w:val="0"/>
                              <w:marBottom w:val="0"/>
                              <w:divBdr>
                                <w:top w:val="none" w:sz="0" w:space="0" w:color="auto"/>
                                <w:left w:val="none" w:sz="0" w:space="0" w:color="auto"/>
                                <w:bottom w:val="none" w:sz="0" w:space="0" w:color="auto"/>
                                <w:right w:val="none" w:sz="0" w:space="0" w:color="auto"/>
                              </w:divBdr>
                            </w:div>
                            <w:div w:id="1402603289">
                              <w:marLeft w:val="0"/>
                              <w:marRight w:val="0"/>
                              <w:marTop w:val="0"/>
                              <w:marBottom w:val="0"/>
                              <w:divBdr>
                                <w:top w:val="none" w:sz="0" w:space="0" w:color="auto"/>
                                <w:left w:val="none" w:sz="0" w:space="0" w:color="auto"/>
                                <w:bottom w:val="none" w:sz="0" w:space="0" w:color="auto"/>
                                <w:right w:val="none" w:sz="0" w:space="0" w:color="auto"/>
                              </w:divBdr>
                            </w:div>
                            <w:div w:id="1489129975">
                              <w:marLeft w:val="0"/>
                              <w:marRight w:val="0"/>
                              <w:marTop w:val="0"/>
                              <w:marBottom w:val="0"/>
                              <w:divBdr>
                                <w:top w:val="none" w:sz="0" w:space="0" w:color="auto"/>
                                <w:left w:val="none" w:sz="0" w:space="0" w:color="auto"/>
                                <w:bottom w:val="none" w:sz="0" w:space="0" w:color="auto"/>
                                <w:right w:val="none" w:sz="0" w:space="0" w:color="auto"/>
                              </w:divBdr>
                            </w:div>
                            <w:div w:id="160196111">
                              <w:marLeft w:val="0"/>
                              <w:marRight w:val="0"/>
                              <w:marTop w:val="0"/>
                              <w:marBottom w:val="0"/>
                              <w:divBdr>
                                <w:top w:val="none" w:sz="0" w:space="0" w:color="auto"/>
                                <w:left w:val="none" w:sz="0" w:space="0" w:color="auto"/>
                                <w:bottom w:val="none" w:sz="0" w:space="0" w:color="auto"/>
                                <w:right w:val="none" w:sz="0" w:space="0" w:color="auto"/>
                              </w:divBdr>
                            </w:div>
                            <w:div w:id="2078546747">
                              <w:marLeft w:val="0"/>
                              <w:marRight w:val="0"/>
                              <w:marTop w:val="0"/>
                              <w:marBottom w:val="0"/>
                              <w:divBdr>
                                <w:top w:val="none" w:sz="0" w:space="0" w:color="auto"/>
                                <w:left w:val="none" w:sz="0" w:space="0" w:color="auto"/>
                                <w:bottom w:val="none" w:sz="0" w:space="0" w:color="auto"/>
                                <w:right w:val="none" w:sz="0" w:space="0" w:color="auto"/>
                              </w:divBdr>
                            </w:div>
                            <w:div w:id="1048186089">
                              <w:marLeft w:val="0"/>
                              <w:marRight w:val="0"/>
                              <w:marTop w:val="0"/>
                              <w:marBottom w:val="0"/>
                              <w:divBdr>
                                <w:top w:val="none" w:sz="0" w:space="0" w:color="auto"/>
                                <w:left w:val="none" w:sz="0" w:space="0" w:color="auto"/>
                                <w:bottom w:val="none" w:sz="0" w:space="0" w:color="auto"/>
                                <w:right w:val="none" w:sz="0" w:space="0" w:color="auto"/>
                              </w:divBdr>
                            </w:div>
                            <w:div w:id="1336767041">
                              <w:marLeft w:val="0"/>
                              <w:marRight w:val="0"/>
                              <w:marTop w:val="0"/>
                              <w:marBottom w:val="0"/>
                              <w:divBdr>
                                <w:top w:val="none" w:sz="0" w:space="0" w:color="auto"/>
                                <w:left w:val="none" w:sz="0" w:space="0" w:color="auto"/>
                                <w:bottom w:val="none" w:sz="0" w:space="0" w:color="auto"/>
                                <w:right w:val="none" w:sz="0" w:space="0" w:color="auto"/>
                              </w:divBdr>
                            </w:div>
                            <w:div w:id="1368599485">
                              <w:marLeft w:val="0"/>
                              <w:marRight w:val="0"/>
                              <w:marTop w:val="0"/>
                              <w:marBottom w:val="0"/>
                              <w:divBdr>
                                <w:top w:val="none" w:sz="0" w:space="0" w:color="auto"/>
                                <w:left w:val="none" w:sz="0" w:space="0" w:color="auto"/>
                                <w:bottom w:val="none" w:sz="0" w:space="0" w:color="auto"/>
                                <w:right w:val="none" w:sz="0" w:space="0" w:color="auto"/>
                              </w:divBdr>
                            </w:div>
                            <w:div w:id="352538139">
                              <w:marLeft w:val="0"/>
                              <w:marRight w:val="0"/>
                              <w:marTop w:val="0"/>
                              <w:marBottom w:val="0"/>
                              <w:divBdr>
                                <w:top w:val="none" w:sz="0" w:space="0" w:color="auto"/>
                                <w:left w:val="none" w:sz="0" w:space="0" w:color="auto"/>
                                <w:bottom w:val="none" w:sz="0" w:space="0" w:color="auto"/>
                                <w:right w:val="none" w:sz="0" w:space="0" w:color="auto"/>
                              </w:divBdr>
                            </w:div>
                            <w:div w:id="336425613">
                              <w:marLeft w:val="0"/>
                              <w:marRight w:val="0"/>
                              <w:marTop w:val="0"/>
                              <w:marBottom w:val="0"/>
                              <w:divBdr>
                                <w:top w:val="none" w:sz="0" w:space="0" w:color="auto"/>
                                <w:left w:val="none" w:sz="0" w:space="0" w:color="auto"/>
                                <w:bottom w:val="none" w:sz="0" w:space="0" w:color="auto"/>
                                <w:right w:val="none" w:sz="0" w:space="0" w:color="auto"/>
                              </w:divBdr>
                            </w:div>
                            <w:div w:id="1143355435">
                              <w:marLeft w:val="0"/>
                              <w:marRight w:val="0"/>
                              <w:marTop w:val="0"/>
                              <w:marBottom w:val="0"/>
                              <w:divBdr>
                                <w:top w:val="none" w:sz="0" w:space="0" w:color="auto"/>
                                <w:left w:val="none" w:sz="0" w:space="0" w:color="auto"/>
                                <w:bottom w:val="none" w:sz="0" w:space="0" w:color="auto"/>
                                <w:right w:val="none" w:sz="0" w:space="0" w:color="auto"/>
                              </w:divBdr>
                            </w:div>
                            <w:div w:id="1905874526">
                              <w:marLeft w:val="0"/>
                              <w:marRight w:val="0"/>
                              <w:marTop w:val="0"/>
                              <w:marBottom w:val="0"/>
                              <w:divBdr>
                                <w:top w:val="none" w:sz="0" w:space="0" w:color="auto"/>
                                <w:left w:val="none" w:sz="0" w:space="0" w:color="auto"/>
                                <w:bottom w:val="none" w:sz="0" w:space="0" w:color="auto"/>
                                <w:right w:val="none" w:sz="0" w:space="0" w:color="auto"/>
                              </w:divBdr>
                            </w:div>
                            <w:div w:id="1709140583">
                              <w:marLeft w:val="0"/>
                              <w:marRight w:val="0"/>
                              <w:marTop w:val="0"/>
                              <w:marBottom w:val="0"/>
                              <w:divBdr>
                                <w:top w:val="none" w:sz="0" w:space="0" w:color="auto"/>
                                <w:left w:val="none" w:sz="0" w:space="0" w:color="auto"/>
                                <w:bottom w:val="none" w:sz="0" w:space="0" w:color="auto"/>
                                <w:right w:val="none" w:sz="0" w:space="0" w:color="auto"/>
                              </w:divBdr>
                            </w:div>
                            <w:div w:id="196237956">
                              <w:marLeft w:val="0"/>
                              <w:marRight w:val="0"/>
                              <w:marTop w:val="0"/>
                              <w:marBottom w:val="0"/>
                              <w:divBdr>
                                <w:top w:val="none" w:sz="0" w:space="0" w:color="auto"/>
                                <w:left w:val="none" w:sz="0" w:space="0" w:color="auto"/>
                                <w:bottom w:val="none" w:sz="0" w:space="0" w:color="auto"/>
                                <w:right w:val="none" w:sz="0" w:space="0" w:color="auto"/>
                              </w:divBdr>
                            </w:div>
                            <w:div w:id="493375111">
                              <w:marLeft w:val="0"/>
                              <w:marRight w:val="0"/>
                              <w:marTop w:val="0"/>
                              <w:marBottom w:val="0"/>
                              <w:divBdr>
                                <w:top w:val="none" w:sz="0" w:space="0" w:color="auto"/>
                                <w:left w:val="none" w:sz="0" w:space="0" w:color="auto"/>
                                <w:bottom w:val="none" w:sz="0" w:space="0" w:color="auto"/>
                                <w:right w:val="none" w:sz="0" w:space="0" w:color="auto"/>
                              </w:divBdr>
                            </w:div>
                            <w:div w:id="1103846136">
                              <w:marLeft w:val="0"/>
                              <w:marRight w:val="0"/>
                              <w:marTop w:val="0"/>
                              <w:marBottom w:val="0"/>
                              <w:divBdr>
                                <w:top w:val="none" w:sz="0" w:space="0" w:color="auto"/>
                                <w:left w:val="none" w:sz="0" w:space="0" w:color="auto"/>
                                <w:bottom w:val="none" w:sz="0" w:space="0" w:color="auto"/>
                                <w:right w:val="none" w:sz="0" w:space="0" w:color="auto"/>
                              </w:divBdr>
                            </w:div>
                            <w:div w:id="158159050">
                              <w:marLeft w:val="0"/>
                              <w:marRight w:val="0"/>
                              <w:marTop w:val="0"/>
                              <w:marBottom w:val="0"/>
                              <w:divBdr>
                                <w:top w:val="none" w:sz="0" w:space="0" w:color="auto"/>
                                <w:left w:val="none" w:sz="0" w:space="0" w:color="auto"/>
                                <w:bottom w:val="none" w:sz="0" w:space="0" w:color="auto"/>
                                <w:right w:val="none" w:sz="0" w:space="0" w:color="auto"/>
                              </w:divBdr>
                            </w:div>
                            <w:div w:id="1714888674">
                              <w:marLeft w:val="0"/>
                              <w:marRight w:val="0"/>
                              <w:marTop w:val="0"/>
                              <w:marBottom w:val="0"/>
                              <w:divBdr>
                                <w:top w:val="none" w:sz="0" w:space="0" w:color="auto"/>
                                <w:left w:val="none" w:sz="0" w:space="0" w:color="auto"/>
                                <w:bottom w:val="none" w:sz="0" w:space="0" w:color="auto"/>
                                <w:right w:val="none" w:sz="0" w:space="0" w:color="auto"/>
                              </w:divBdr>
                            </w:div>
                            <w:div w:id="1014842000">
                              <w:marLeft w:val="0"/>
                              <w:marRight w:val="0"/>
                              <w:marTop w:val="0"/>
                              <w:marBottom w:val="0"/>
                              <w:divBdr>
                                <w:top w:val="none" w:sz="0" w:space="0" w:color="auto"/>
                                <w:left w:val="none" w:sz="0" w:space="0" w:color="auto"/>
                                <w:bottom w:val="none" w:sz="0" w:space="0" w:color="auto"/>
                                <w:right w:val="none" w:sz="0" w:space="0" w:color="auto"/>
                              </w:divBdr>
                            </w:div>
                            <w:div w:id="843862809">
                              <w:marLeft w:val="0"/>
                              <w:marRight w:val="0"/>
                              <w:marTop w:val="0"/>
                              <w:marBottom w:val="0"/>
                              <w:divBdr>
                                <w:top w:val="none" w:sz="0" w:space="0" w:color="auto"/>
                                <w:left w:val="none" w:sz="0" w:space="0" w:color="auto"/>
                                <w:bottom w:val="none" w:sz="0" w:space="0" w:color="auto"/>
                                <w:right w:val="none" w:sz="0" w:space="0" w:color="auto"/>
                              </w:divBdr>
                            </w:div>
                            <w:div w:id="406608352">
                              <w:marLeft w:val="0"/>
                              <w:marRight w:val="0"/>
                              <w:marTop w:val="0"/>
                              <w:marBottom w:val="0"/>
                              <w:divBdr>
                                <w:top w:val="none" w:sz="0" w:space="0" w:color="auto"/>
                                <w:left w:val="none" w:sz="0" w:space="0" w:color="auto"/>
                                <w:bottom w:val="none" w:sz="0" w:space="0" w:color="auto"/>
                                <w:right w:val="none" w:sz="0" w:space="0" w:color="auto"/>
                              </w:divBdr>
                            </w:div>
                            <w:div w:id="455367387">
                              <w:marLeft w:val="0"/>
                              <w:marRight w:val="0"/>
                              <w:marTop w:val="0"/>
                              <w:marBottom w:val="0"/>
                              <w:divBdr>
                                <w:top w:val="none" w:sz="0" w:space="0" w:color="auto"/>
                                <w:left w:val="none" w:sz="0" w:space="0" w:color="auto"/>
                                <w:bottom w:val="none" w:sz="0" w:space="0" w:color="auto"/>
                                <w:right w:val="none" w:sz="0" w:space="0" w:color="auto"/>
                              </w:divBdr>
                            </w:div>
                            <w:div w:id="904871955">
                              <w:marLeft w:val="0"/>
                              <w:marRight w:val="0"/>
                              <w:marTop w:val="0"/>
                              <w:marBottom w:val="0"/>
                              <w:divBdr>
                                <w:top w:val="none" w:sz="0" w:space="0" w:color="auto"/>
                                <w:left w:val="none" w:sz="0" w:space="0" w:color="auto"/>
                                <w:bottom w:val="none" w:sz="0" w:space="0" w:color="auto"/>
                                <w:right w:val="none" w:sz="0" w:space="0" w:color="auto"/>
                              </w:divBdr>
                            </w:div>
                            <w:div w:id="1084644830">
                              <w:marLeft w:val="0"/>
                              <w:marRight w:val="0"/>
                              <w:marTop w:val="0"/>
                              <w:marBottom w:val="0"/>
                              <w:divBdr>
                                <w:top w:val="none" w:sz="0" w:space="0" w:color="auto"/>
                                <w:left w:val="none" w:sz="0" w:space="0" w:color="auto"/>
                                <w:bottom w:val="none" w:sz="0" w:space="0" w:color="auto"/>
                                <w:right w:val="none" w:sz="0" w:space="0" w:color="auto"/>
                              </w:divBdr>
                            </w:div>
                            <w:div w:id="570428636">
                              <w:marLeft w:val="0"/>
                              <w:marRight w:val="0"/>
                              <w:marTop w:val="0"/>
                              <w:marBottom w:val="0"/>
                              <w:divBdr>
                                <w:top w:val="none" w:sz="0" w:space="0" w:color="auto"/>
                                <w:left w:val="none" w:sz="0" w:space="0" w:color="auto"/>
                                <w:bottom w:val="none" w:sz="0" w:space="0" w:color="auto"/>
                                <w:right w:val="none" w:sz="0" w:space="0" w:color="auto"/>
                              </w:divBdr>
                            </w:div>
                            <w:div w:id="1619601179">
                              <w:marLeft w:val="0"/>
                              <w:marRight w:val="0"/>
                              <w:marTop w:val="0"/>
                              <w:marBottom w:val="0"/>
                              <w:divBdr>
                                <w:top w:val="none" w:sz="0" w:space="0" w:color="auto"/>
                                <w:left w:val="none" w:sz="0" w:space="0" w:color="auto"/>
                                <w:bottom w:val="none" w:sz="0" w:space="0" w:color="auto"/>
                                <w:right w:val="none" w:sz="0" w:space="0" w:color="auto"/>
                              </w:divBdr>
                            </w:div>
                            <w:div w:id="1379163659">
                              <w:marLeft w:val="0"/>
                              <w:marRight w:val="0"/>
                              <w:marTop w:val="0"/>
                              <w:marBottom w:val="0"/>
                              <w:divBdr>
                                <w:top w:val="none" w:sz="0" w:space="0" w:color="auto"/>
                                <w:left w:val="none" w:sz="0" w:space="0" w:color="auto"/>
                                <w:bottom w:val="none" w:sz="0" w:space="0" w:color="auto"/>
                                <w:right w:val="none" w:sz="0" w:space="0" w:color="auto"/>
                              </w:divBdr>
                            </w:div>
                            <w:div w:id="1826046022">
                              <w:marLeft w:val="0"/>
                              <w:marRight w:val="0"/>
                              <w:marTop w:val="0"/>
                              <w:marBottom w:val="0"/>
                              <w:divBdr>
                                <w:top w:val="none" w:sz="0" w:space="0" w:color="auto"/>
                                <w:left w:val="none" w:sz="0" w:space="0" w:color="auto"/>
                                <w:bottom w:val="none" w:sz="0" w:space="0" w:color="auto"/>
                                <w:right w:val="none" w:sz="0" w:space="0" w:color="auto"/>
                              </w:divBdr>
                            </w:div>
                            <w:div w:id="1485732369">
                              <w:marLeft w:val="0"/>
                              <w:marRight w:val="0"/>
                              <w:marTop w:val="0"/>
                              <w:marBottom w:val="0"/>
                              <w:divBdr>
                                <w:top w:val="none" w:sz="0" w:space="0" w:color="auto"/>
                                <w:left w:val="none" w:sz="0" w:space="0" w:color="auto"/>
                                <w:bottom w:val="none" w:sz="0" w:space="0" w:color="auto"/>
                                <w:right w:val="none" w:sz="0" w:space="0" w:color="auto"/>
                              </w:divBdr>
                            </w:div>
                            <w:div w:id="146938999">
                              <w:marLeft w:val="0"/>
                              <w:marRight w:val="0"/>
                              <w:marTop w:val="0"/>
                              <w:marBottom w:val="0"/>
                              <w:divBdr>
                                <w:top w:val="none" w:sz="0" w:space="0" w:color="auto"/>
                                <w:left w:val="none" w:sz="0" w:space="0" w:color="auto"/>
                                <w:bottom w:val="none" w:sz="0" w:space="0" w:color="auto"/>
                                <w:right w:val="none" w:sz="0" w:space="0" w:color="auto"/>
                              </w:divBdr>
                            </w:div>
                            <w:div w:id="148637985">
                              <w:marLeft w:val="0"/>
                              <w:marRight w:val="0"/>
                              <w:marTop w:val="0"/>
                              <w:marBottom w:val="0"/>
                              <w:divBdr>
                                <w:top w:val="none" w:sz="0" w:space="0" w:color="auto"/>
                                <w:left w:val="none" w:sz="0" w:space="0" w:color="auto"/>
                                <w:bottom w:val="none" w:sz="0" w:space="0" w:color="auto"/>
                                <w:right w:val="none" w:sz="0" w:space="0" w:color="auto"/>
                              </w:divBdr>
                            </w:div>
                            <w:div w:id="1054357474">
                              <w:marLeft w:val="0"/>
                              <w:marRight w:val="0"/>
                              <w:marTop w:val="0"/>
                              <w:marBottom w:val="0"/>
                              <w:divBdr>
                                <w:top w:val="none" w:sz="0" w:space="0" w:color="auto"/>
                                <w:left w:val="none" w:sz="0" w:space="0" w:color="auto"/>
                                <w:bottom w:val="none" w:sz="0" w:space="0" w:color="auto"/>
                                <w:right w:val="none" w:sz="0" w:space="0" w:color="auto"/>
                              </w:divBdr>
                            </w:div>
                            <w:div w:id="2105031521">
                              <w:marLeft w:val="0"/>
                              <w:marRight w:val="0"/>
                              <w:marTop w:val="0"/>
                              <w:marBottom w:val="0"/>
                              <w:divBdr>
                                <w:top w:val="none" w:sz="0" w:space="0" w:color="auto"/>
                                <w:left w:val="none" w:sz="0" w:space="0" w:color="auto"/>
                                <w:bottom w:val="none" w:sz="0" w:space="0" w:color="auto"/>
                                <w:right w:val="none" w:sz="0" w:space="0" w:color="auto"/>
                              </w:divBdr>
                            </w:div>
                            <w:div w:id="195894127">
                              <w:marLeft w:val="0"/>
                              <w:marRight w:val="0"/>
                              <w:marTop w:val="0"/>
                              <w:marBottom w:val="0"/>
                              <w:divBdr>
                                <w:top w:val="none" w:sz="0" w:space="0" w:color="auto"/>
                                <w:left w:val="none" w:sz="0" w:space="0" w:color="auto"/>
                                <w:bottom w:val="none" w:sz="0" w:space="0" w:color="auto"/>
                                <w:right w:val="none" w:sz="0" w:space="0" w:color="auto"/>
                              </w:divBdr>
                            </w:div>
                            <w:div w:id="2132281291">
                              <w:marLeft w:val="0"/>
                              <w:marRight w:val="0"/>
                              <w:marTop w:val="0"/>
                              <w:marBottom w:val="0"/>
                              <w:divBdr>
                                <w:top w:val="none" w:sz="0" w:space="0" w:color="auto"/>
                                <w:left w:val="none" w:sz="0" w:space="0" w:color="auto"/>
                                <w:bottom w:val="none" w:sz="0" w:space="0" w:color="auto"/>
                                <w:right w:val="none" w:sz="0" w:space="0" w:color="auto"/>
                              </w:divBdr>
                            </w:div>
                            <w:div w:id="3439254">
                              <w:marLeft w:val="0"/>
                              <w:marRight w:val="0"/>
                              <w:marTop w:val="0"/>
                              <w:marBottom w:val="0"/>
                              <w:divBdr>
                                <w:top w:val="none" w:sz="0" w:space="0" w:color="auto"/>
                                <w:left w:val="none" w:sz="0" w:space="0" w:color="auto"/>
                                <w:bottom w:val="none" w:sz="0" w:space="0" w:color="auto"/>
                                <w:right w:val="none" w:sz="0" w:space="0" w:color="auto"/>
                              </w:divBdr>
                            </w:div>
                            <w:div w:id="1780181887">
                              <w:marLeft w:val="0"/>
                              <w:marRight w:val="0"/>
                              <w:marTop w:val="0"/>
                              <w:marBottom w:val="0"/>
                              <w:divBdr>
                                <w:top w:val="none" w:sz="0" w:space="0" w:color="auto"/>
                                <w:left w:val="none" w:sz="0" w:space="0" w:color="auto"/>
                                <w:bottom w:val="none" w:sz="0" w:space="0" w:color="auto"/>
                                <w:right w:val="none" w:sz="0" w:space="0" w:color="auto"/>
                              </w:divBdr>
                            </w:div>
                            <w:div w:id="466435487">
                              <w:marLeft w:val="0"/>
                              <w:marRight w:val="0"/>
                              <w:marTop w:val="0"/>
                              <w:marBottom w:val="0"/>
                              <w:divBdr>
                                <w:top w:val="none" w:sz="0" w:space="0" w:color="auto"/>
                                <w:left w:val="none" w:sz="0" w:space="0" w:color="auto"/>
                                <w:bottom w:val="none" w:sz="0" w:space="0" w:color="auto"/>
                                <w:right w:val="none" w:sz="0" w:space="0" w:color="auto"/>
                              </w:divBdr>
                            </w:div>
                            <w:div w:id="185486917">
                              <w:marLeft w:val="0"/>
                              <w:marRight w:val="0"/>
                              <w:marTop w:val="0"/>
                              <w:marBottom w:val="0"/>
                              <w:divBdr>
                                <w:top w:val="none" w:sz="0" w:space="0" w:color="auto"/>
                                <w:left w:val="none" w:sz="0" w:space="0" w:color="auto"/>
                                <w:bottom w:val="none" w:sz="0" w:space="0" w:color="auto"/>
                                <w:right w:val="none" w:sz="0" w:space="0" w:color="auto"/>
                              </w:divBdr>
                            </w:div>
                            <w:div w:id="1124881552">
                              <w:marLeft w:val="0"/>
                              <w:marRight w:val="0"/>
                              <w:marTop w:val="0"/>
                              <w:marBottom w:val="0"/>
                              <w:divBdr>
                                <w:top w:val="none" w:sz="0" w:space="0" w:color="auto"/>
                                <w:left w:val="none" w:sz="0" w:space="0" w:color="auto"/>
                                <w:bottom w:val="none" w:sz="0" w:space="0" w:color="auto"/>
                                <w:right w:val="none" w:sz="0" w:space="0" w:color="auto"/>
                              </w:divBdr>
                            </w:div>
                            <w:div w:id="915239242">
                              <w:marLeft w:val="0"/>
                              <w:marRight w:val="0"/>
                              <w:marTop w:val="0"/>
                              <w:marBottom w:val="0"/>
                              <w:divBdr>
                                <w:top w:val="none" w:sz="0" w:space="0" w:color="auto"/>
                                <w:left w:val="none" w:sz="0" w:space="0" w:color="auto"/>
                                <w:bottom w:val="none" w:sz="0" w:space="0" w:color="auto"/>
                                <w:right w:val="none" w:sz="0" w:space="0" w:color="auto"/>
                              </w:divBdr>
                            </w:div>
                            <w:div w:id="1081680530">
                              <w:marLeft w:val="0"/>
                              <w:marRight w:val="0"/>
                              <w:marTop w:val="0"/>
                              <w:marBottom w:val="0"/>
                              <w:divBdr>
                                <w:top w:val="none" w:sz="0" w:space="0" w:color="auto"/>
                                <w:left w:val="none" w:sz="0" w:space="0" w:color="auto"/>
                                <w:bottom w:val="none" w:sz="0" w:space="0" w:color="auto"/>
                                <w:right w:val="none" w:sz="0" w:space="0" w:color="auto"/>
                              </w:divBdr>
                            </w:div>
                            <w:div w:id="1126239264">
                              <w:marLeft w:val="0"/>
                              <w:marRight w:val="0"/>
                              <w:marTop w:val="0"/>
                              <w:marBottom w:val="0"/>
                              <w:divBdr>
                                <w:top w:val="none" w:sz="0" w:space="0" w:color="auto"/>
                                <w:left w:val="none" w:sz="0" w:space="0" w:color="auto"/>
                                <w:bottom w:val="none" w:sz="0" w:space="0" w:color="auto"/>
                                <w:right w:val="none" w:sz="0" w:space="0" w:color="auto"/>
                              </w:divBdr>
                            </w:div>
                            <w:div w:id="581716595">
                              <w:marLeft w:val="0"/>
                              <w:marRight w:val="0"/>
                              <w:marTop w:val="0"/>
                              <w:marBottom w:val="0"/>
                              <w:divBdr>
                                <w:top w:val="none" w:sz="0" w:space="0" w:color="auto"/>
                                <w:left w:val="none" w:sz="0" w:space="0" w:color="auto"/>
                                <w:bottom w:val="none" w:sz="0" w:space="0" w:color="auto"/>
                                <w:right w:val="none" w:sz="0" w:space="0" w:color="auto"/>
                              </w:divBdr>
                            </w:div>
                            <w:div w:id="1047679902">
                              <w:marLeft w:val="0"/>
                              <w:marRight w:val="0"/>
                              <w:marTop w:val="0"/>
                              <w:marBottom w:val="0"/>
                              <w:divBdr>
                                <w:top w:val="none" w:sz="0" w:space="0" w:color="auto"/>
                                <w:left w:val="none" w:sz="0" w:space="0" w:color="auto"/>
                                <w:bottom w:val="none" w:sz="0" w:space="0" w:color="auto"/>
                                <w:right w:val="none" w:sz="0" w:space="0" w:color="auto"/>
                              </w:divBdr>
                            </w:div>
                            <w:div w:id="1995254313">
                              <w:marLeft w:val="0"/>
                              <w:marRight w:val="0"/>
                              <w:marTop w:val="0"/>
                              <w:marBottom w:val="0"/>
                              <w:divBdr>
                                <w:top w:val="none" w:sz="0" w:space="0" w:color="auto"/>
                                <w:left w:val="none" w:sz="0" w:space="0" w:color="auto"/>
                                <w:bottom w:val="none" w:sz="0" w:space="0" w:color="auto"/>
                                <w:right w:val="none" w:sz="0" w:space="0" w:color="auto"/>
                              </w:divBdr>
                            </w:div>
                            <w:div w:id="19597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303460">
      <w:bodyDiv w:val="1"/>
      <w:marLeft w:val="0"/>
      <w:marRight w:val="0"/>
      <w:marTop w:val="0"/>
      <w:marBottom w:val="0"/>
      <w:divBdr>
        <w:top w:val="none" w:sz="0" w:space="0" w:color="auto"/>
        <w:left w:val="none" w:sz="0" w:space="0" w:color="auto"/>
        <w:bottom w:val="none" w:sz="0" w:space="0" w:color="auto"/>
        <w:right w:val="none" w:sz="0" w:space="0" w:color="auto"/>
      </w:divBdr>
      <w:divsChild>
        <w:div w:id="726799015">
          <w:marLeft w:val="0"/>
          <w:marRight w:val="0"/>
          <w:marTop w:val="0"/>
          <w:marBottom w:val="0"/>
          <w:divBdr>
            <w:top w:val="none" w:sz="0" w:space="0" w:color="auto"/>
            <w:left w:val="none" w:sz="0" w:space="0" w:color="auto"/>
            <w:bottom w:val="none" w:sz="0" w:space="0" w:color="auto"/>
            <w:right w:val="none" w:sz="0" w:space="0" w:color="auto"/>
          </w:divBdr>
        </w:div>
        <w:div w:id="396323471">
          <w:marLeft w:val="0"/>
          <w:marRight w:val="0"/>
          <w:marTop w:val="0"/>
          <w:marBottom w:val="300"/>
          <w:divBdr>
            <w:top w:val="none" w:sz="0" w:space="0" w:color="auto"/>
            <w:left w:val="none" w:sz="0" w:space="0" w:color="auto"/>
            <w:bottom w:val="none" w:sz="0" w:space="0" w:color="auto"/>
            <w:right w:val="none" w:sz="0" w:space="0" w:color="auto"/>
          </w:divBdr>
          <w:divsChild>
            <w:div w:id="198278113">
              <w:marLeft w:val="0"/>
              <w:marRight w:val="0"/>
              <w:marTop w:val="0"/>
              <w:marBottom w:val="0"/>
              <w:divBdr>
                <w:top w:val="none" w:sz="0" w:space="0" w:color="auto"/>
                <w:left w:val="none" w:sz="0" w:space="0" w:color="auto"/>
                <w:bottom w:val="none" w:sz="0" w:space="0" w:color="auto"/>
                <w:right w:val="none" w:sz="0" w:space="0" w:color="auto"/>
              </w:divBdr>
              <w:divsChild>
                <w:div w:id="883906306">
                  <w:marLeft w:val="0"/>
                  <w:marRight w:val="0"/>
                  <w:marTop w:val="0"/>
                  <w:marBottom w:val="0"/>
                  <w:divBdr>
                    <w:top w:val="single" w:sz="6" w:space="0" w:color="DDDDDD"/>
                    <w:left w:val="single" w:sz="6" w:space="4" w:color="DDDDDD"/>
                    <w:bottom w:val="single" w:sz="6" w:space="0" w:color="DDDDDD"/>
                    <w:right w:val="single" w:sz="6" w:space="4" w:color="DDDDDD"/>
                  </w:divBdr>
                  <w:divsChild>
                    <w:div w:id="1351689216">
                      <w:marLeft w:val="0"/>
                      <w:marRight w:val="0"/>
                      <w:marTop w:val="0"/>
                      <w:marBottom w:val="150"/>
                      <w:divBdr>
                        <w:top w:val="none" w:sz="0" w:space="0" w:color="auto"/>
                        <w:left w:val="none" w:sz="0" w:space="0" w:color="auto"/>
                        <w:bottom w:val="none" w:sz="0" w:space="0" w:color="auto"/>
                        <w:right w:val="none" w:sz="0" w:space="0" w:color="auto"/>
                      </w:divBdr>
                      <w:divsChild>
                        <w:div w:id="1390574178">
                          <w:marLeft w:val="0"/>
                          <w:marRight w:val="0"/>
                          <w:marTop w:val="0"/>
                          <w:marBottom w:val="0"/>
                          <w:divBdr>
                            <w:top w:val="none" w:sz="0" w:space="0" w:color="auto"/>
                            <w:left w:val="none" w:sz="0" w:space="0" w:color="auto"/>
                            <w:bottom w:val="none" w:sz="0" w:space="0" w:color="auto"/>
                            <w:right w:val="none" w:sz="0" w:space="0" w:color="auto"/>
                          </w:divBdr>
                          <w:divsChild>
                            <w:div w:id="2097283745">
                              <w:marLeft w:val="0"/>
                              <w:marRight w:val="0"/>
                              <w:marTop w:val="0"/>
                              <w:marBottom w:val="0"/>
                              <w:divBdr>
                                <w:top w:val="none" w:sz="0" w:space="0" w:color="auto"/>
                                <w:left w:val="none" w:sz="0" w:space="0" w:color="auto"/>
                                <w:bottom w:val="none" w:sz="0" w:space="0" w:color="auto"/>
                                <w:right w:val="none" w:sz="0" w:space="0" w:color="auto"/>
                              </w:divBdr>
                              <w:divsChild>
                                <w:div w:id="1070006422">
                                  <w:marLeft w:val="0"/>
                                  <w:marRight w:val="0"/>
                                  <w:marTop w:val="0"/>
                                  <w:marBottom w:val="0"/>
                                  <w:divBdr>
                                    <w:top w:val="none" w:sz="0" w:space="0" w:color="auto"/>
                                    <w:left w:val="none" w:sz="0" w:space="0" w:color="auto"/>
                                    <w:bottom w:val="none" w:sz="0" w:space="0" w:color="auto"/>
                                    <w:right w:val="none" w:sz="0" w:space="0" w:color="auto"/>
                                  </w:divBdr>
                                  <w:divsChild>
                                    <w:div w:id="138302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3073">
                          <w:marLeft w:val="0"/>
                          <w:marRight w:val="0"/>
                          <w:marTop w:val="0"/>
                          <w:marBottom w:val="0"/>
                          <w:divBdr>
                            <w:top w:val="none" w:sz="0" w:space="0" w:color="auto"/>
                            <w:left w:val="none" w:sz="0" w:space="0" w:color="auto"/>
                            <w:bottom w:val="none" w:sz="0" w:space="0" w:color="auto"/>
                            <w:right w:val="none" w:sz="0" w:space="0" w:color="auto"/>
                          </w:divBdr>
                          <w:divsChild>
                            <w:div w:id="1722361552">
                              <w:marLeft w:val="0"/>
                              <w:marRight w:val="0"/>
                              <w:marTop w:val="0"/>
                              <w:marBottom w:val="0"/>
                              <w:divBdr>
                                <w:top w:val="none" w:sz="0" w:space="0" w:color="auto"/>
                                <w:left w:val="none" w:sz="0" w:space="0" w:color="auto"/>
                                <w:bottom w:val="none" w:sz="0" w:space="0" w:color="auto"/>
                                <w:right w:val="none" w:sz="0" w:space="0" w:color="auto"/>
                              </w:divBdr>
                              <w:divsChild>
                                <w:div w:id="1359702777">
                                  <w:marLeft w:val="0"/>
                                  <w:marRight w:val="0"/>
                                  <w:marTop w:val="0"/>
                                  <w:marBottom w:val="0"/>
                                  <w:divBdr>
                                    <w:top w:val="none" w:sz="0" w:space="0" w:color="auto"/>
                                    <w:left w:val="none" w:sz="0" w:space="0" w:color="auto"/>
                                    <w:bottom w:val="none" w:sz="0" w:space="0" w:color="auto"/>
                                    <w:right w:val="none" w:sz="0" w:space="0" w:color="auto"/>
                                  </w:divBdr>
                                  <w:divsChild>
                                    <w:div w:id="743530957">
                                      <w:marLeft w:val="0"/>
                                      <w:marRight w:val="0"/>
                                      <w:marTop w:val="0"/>
                                      <w:marBottom w:val="0"/>
                                      <w:divBdr>
                                        <w:top w:val="none" w:sz="0" w:space="0" w:color="auto"/>
                                        <w:left w:val="none" w:sz="0" w:space="0" w:color="auto"/>
                                        <w:bottom w:val="none" w:sz="0" w:space="0" w:color="auto"/>
                                        <w:right w:val="none" w:sz="0" w:space="0" w:color="auto"/>
                                      </w:divBdr>
                                    </w:div>
                                    <w:div w:id="423571288">
                                      <w:marLeft w:val="0"/>
                                      <w:marRight w:val="0"/>
                                      <w:marTop w:val="0"/>
                                      <w:marBottom w:val="0"/>
                                      <w:divBdr>
                                        <w:top w:val="none" w:sz="0" w:space="0" w:color="auto"/>
                                        <w:left w:val="none" w:sz="0" w:space="0" w:color="auto"/>
                                        <w:bottom w:val="none" w:sz="0" w:space="0" w:color="auto"/>
                                        <w:right w:val="none" w:sz="0" w:space="0" w:color="auto"/>
                                      </w:divBdr>
                                    </w:div>
                                    <w:div w:id="1701008458">
                                      <w:marLeft w:val="0"/>
                                      <w:marRight w:val="0"/>
                                      <w:marTop w:val="0"/>
                                      <w:marBottom w:val="0"/>
                                      <w:divBdr>
                                        <w:top w:val="none" w:sz="0" w:space="0" w:color="auto"/>
                                        <w:left w:val="none" w:sz="0" w:space="0" w:color="auto"/>
                                        <w:bottom w:val="none" w:sz="0" w:space="0" w:color="auto"/>
                                        <w:right w:val="none" w:sz="0" w:space="0" w:color="auto"/>
                                      </w:divBdr>
                                    </w:div>
                                    <w:div w:id="1064986595">
                                      <w:marLeft w:val="0"/>
                                      <w:marRight w:val="0"/>
                                      <w:marTop w:val="0"/>
                                      <w:marBottom w:val="0"/>
                                      <w:divBdr>
                                        <w:top w:val="none" w:sz="0" w:space="0" w:color="auto"/>
                                        <w:left w:val="none" w:sz="0" w:space="0" w:color="auto"/>
                                        <w:bottom w:val="none" w:sz="0" w:space="0" w:color="auto"/>
                                        <w:right w:val="none" w:sz="0" w:space="0" w:color="auto"/>
                                      </w:divBdr>
                                    </w:div>
                                    <w:div w:id="416680044">
                                      <w:marLeft w:val="0"/>
                                      <w:marRight w:val="0"/>
                                      <w:marTop w:val="0"/>
                                      <w:marBottom w:val="0"/>
                                      <w:divBdr>
                                        <w:top w:val="none" w:sz="0" w:space="0" w:color="auto"/>
                                        <w:left w:val="none" w:sz="0" w:space="0" w:color="auto"/>
                                        <w:bottom w:val="none" w:sz="0" w:space="0" w:color="auto"/>
                                        <w:right w:val="none" w:sz="0" w:space="0" w:color="auto"/>
                                      </w:divBdr>
                                    </w:div>
                                    <w:div w:id="287669194">
                                      <w:marLeft w:val="0"/>
                                      <w:marRight w:val="0"/>
                                      <w:marTop w:val="0"/>
                                      <w:marBottom w:val="0"/>
                                      <w:divBdr>
                                        <w:top w:val="none" w:sz="0" w:space="0" w:color="auto"/>
                                        <w:left w:val="none" w:sz="0" w:space="0" w:color="auto"/>
                                        <w:bottom w:val="none" w:sz="0" w:space="0" w:color="auto"/>
                                        <w:right w:val="none" w:sz="0" w:space="0" w:color="auto"/>
                                      </w:divBdr>
                                    </w:div>
                                    <w:div w:id="592978586">
                                      <w:marLeft w:val="0"/>
                                      <w:marRight w:val="0"/>
                                      <w:marTop w:val="0"/>
                                      <w:marBottom w:val="0"/>
                                      <w:divBdr>
                                        <w:top w:val="none" w:sz="0" w:space="0" w:color="auto"/>
                                        <w:left w:val="none" w:sz="0" w:space="0" w:color="auto"/>
                                        <w:bottom w:val="none" w:sz="0" w:space="0" w:color="auto"/>
                                        <w:right w:val="none" w:sz="0" w:space="0" w:color="auto"/>
                                      </w:divBdr>
                                    </w:div>
                                    <w:div w:id="69739218">
                                      <w:marLeft w:val="0"/>
                                      <w:marRight w:val="0"/>
                                      <w:marTop w:val="0"/>
                                      <w:marBottom w:val="0"/>
                                      <w:divBdr>
                                        <w:top w:val="none" w:sz="0" w:space="0" w:color="auto"/>
                                        <w:left w:val="none" w:sz="0" w:space="0" w:color="auto"/>
                                        <w:bottom w:val="none" w:sz="0" w:space="0" w:color="auto"/>
                                        <w:right w:val="none" w:sz="0" w:space="0" w:color="auto"/>
                                      </w:divBdr>
                                    </w:div>
                                    <w:div w:id="1860464126">
                                      <w:marLeft w:val="0"/>
                                      <w:marRight w:val="0"/>
                                      <w:marTop w:val="0"/>
                                      <w:marBottom w:val="0"/>
                                      <w:divBdr>
                                        <w:top w:val="none" w:sz="0" w:space="0" w:color="auto"/>
                                        <w:left w:val="none" w:sz="0" w:space="0" w:color="auto"/>
                                        <w:bottom w:val="none" w:sz="0" w:space="0" w:color="auto"/>
                                        <w:right w:val="none" w:sz="0" w:space="0" w:color="auto"/>
                                      </w:divBdr>
                                    </w:div>
                                    <w:div w:id="1637296372">
                                      <w:marLeft w:val="0"/>
                                      <w:marRight w:val="0"/>
                                      <w:marTop w:val="0"/>
                                      <w:marBottom w:val="0"/>
                                      <w:divBdr>
                                        <w:top w:val="none" w:sz="0" w:space="0" w:color="auto"/>
                                        <w:left w:val="none" w:sz="0" w:space="0" w:color="auto"/>
                                        <w:bottom w:val="none" w:sz="0" w:space="0" w:color="auto"/>
                                        <w:right w:val="none" w:sz="0" w:space="0" w:color="auto"/>
                                      </w:divBdr>
                                    </w:div>
                                    <w:div w:id="574164825">
                                      <w:marLeft w:val="0"/>
                                      <w:marRight w:val="0"/>
                                      <w:marTop w:val="0"/>
                                      <w:marBottom w:val="0"/>
                                      <w:divBdr>
                                        <w:top w:val="none" w:sz="0" w:space="0" w:color="auto"/>
                                        <w:left w:val="none" w:sz="0" w:space="0" w:color="auto"/>
                                        <w:bottom w:val="none" w:sz="0" w:space="0" w:color="auto"/>
                                        <w:right w:val="none" w:sz="0" w:space="0" w:color="auto"/>
                                      </w:divBdr>
                                    </w:div>
                                    <w:div w:id="1643919684">
                                      <w:marLeft w:val="0"/>
                                      <w:marRight w:val="0"/>
                                      <w:marTop w:val="0"/>
                                      <w:marBottom w:val="0"/>
                                      <w:divBdr>
                                        <w:top w:val="none" w:sz="0" w:space="0" w:color="auto"/>
                                        <w:left w:val="none" w:sz="0" w:space="0" w:color="auto"/>
                                        <w:bottom w:val="none" w:sz="0" w:space="0" w:color="auto"/>
                                        <w:right w:val="none" w:sz="0" w:space="0" w:color="auto"/>
                                      </w:divBdr>
                                    </w:div>
                                    <w:div w:id="118305157">
                                      <w:marLeft w:val="0"/>
                                      <w:marRight w:val="0"/>
                                      <w:marTop w:val="0"/>
                                      <w:marBottom w:val="0"/>
                                      <w:divBdr>
                                        <w:top w:val="none" w:sz="0" w:space="0" w:color="auto"/>
                                        <w:left w:val="none" w:sz="0" w:space="0" w:color="auto"/>
                                        <w:bottom w:val="none" w:sz="0" w:space="0" w:color="auto"/>
                                        <w:right w:val="none" w:sz="0" w:space="0" w:color="auto"/>
                                      </w:divBdr>
                                    </w:div>
                                    <w:div w:id="1494029592">
                                      <w:marLeft w:val="0"/>
                                      <w:marRight w:val="0"/>
                                      <w:marTop w:val="0"/>
                                      <w:marBottom w:val="0"/>
                                      <w:divBdr>
                                        <w:top w:val="none" w:sz="0" w:space="0" w:color="auto"/>
                                        <w:left w:val="none" w:sz="0" w:space="0" w:color="auto"/>
                                        <w:bottom w:val="none" w:sz="0" w:space="0" w:color="auto"/>
                                        <w:right w:val="none" w:sz="0" w:space="0" w:color="auto"/>
                                      </w:divBdr>
                                    </w:div>
                                    <w:div w:id="917128167">
                                      <w:marLeft w:val="0"/>
                                      <w:marRight w:val="0"/>
                                      <w:marTop w:val="0"/>
                                      <w:marBottom w:val="0"/>
                                      <w:divBdr>
                                        <w:top w:val="none" w:sz="0" w:space="0" w:color="auto"/>
                                        <w:left w:val="none" w:sz="0" w:space="0" w:color="auto"/>
                                        <w:bottom w:val="none" w:sz="0" w:space="0" w:color="auto"/>
                                        <w:right w:val="none" w:sz="0" w:space="0" w:color="auto"/>
                                      </w:divBdr>
                                    </w:div>
                                    <w:div w:id="566956399">
                                      <w:marLeft w:val="0"/>
                                      <w:marRight w:val="0"/>
                                      <w:marTop w:val="0"/>
                                      <w:marBottom w:val="0"/>
                                      <w:divBdr>
                                        <w:top w:val="none" w:sz="0" w:space="0" w:color="auto"/>
                                        <w:left w:val="none" w:sz="0" w:space="0" w:color="auto"/>
                                        <w:bottom w:val="none" w:sz="0" w:space="0" w:color="auto"/>
                                        <w:right w:val="none" w:sz="0" w:space="0" w:color="auto"/>
                                      </w:divBdr>
                                    </w:div>
                                    <w:div w:id="1403486152">
                                      <w:marLeft w:val="0"/>
                                      <w:marRight w:val="0"/>
                                      <w:marTop w:val="0"/>
                                      <w:marBottom w:val="0"/>
                                      <w:divBdr>
                                        <w:top w:val="none" w:sz="0" w:space="0" w:color="auto"/>
                                        <w:left w:val="none" w:sz="0" w:space="0" w:color="auto"/>
                                        <w:bottom w:val="none" w:sz="0" w:space="0" w:color="auto"/>
                                        <w:right w:val="none" w:sz="0" w:space="0" w:color="auto"/>
                                      </w:divBdr>
                                    </w:div>
                                    <w:div w:id="998459661">
                                      <w:marLeft w:val="0"/>
                                      <w:marRight w:val="0"/>
                                      <w:marTop w:val="0"/>
                                      <w:marBottom w:val="0"/>
                                      <w:divBdr>
                                        <w:top w:val="none" w:sz="0" w:space="0" w:color="auto"/>
                                        <w:left w:val="none" w:sz="0" w:space="0" w:color="auto"/>
                                        <w:bottom w:val="none" w:sz="0" w:space="0" w:color="auto"/>
                                        <w:right w:val="none" w:sz="0" w:space="0" w:color="auto"/>
                                      </w:divBdr>
                                    </w:div>
                                    <w:div w:id="276641691">
                                      <w:marLeft w:val="0"/>
                                      <w:marRight w:val="0"/>
                                      <w:marTop w:val="0"/>
                                      <w:marBottom w:val="0"/>
                                      <w:divBdr>
                                        <w:top w:val="none" w:sz="0" w:space="0" w:color="auto"/>
                                        <w:left w:val="none" w:sz="0" w:space="0" w:color="auto"/>
                                        <w:bottom w:val="none" w:sz="0" w:space="0" w:color="auto"/>
                                        <w:right w:val="none" w:sz="0" w:space="0" w:color="auto"/>
                                      </w:divBdr>
                                    </w:div>
                                    <w:div w:id="1299142405">
                                      <w:marLeft w:val="0"/>
                                      <w:marRight w:val="0"/>
                                      <w:marTop w:val="0"/>
                                      <w:marBottom w:val="0"/>
                                      <w:divBdr>
                                        <w:top w:val="none" w:sz="0" w:space="0" w:color="auto"/>
                                        <w:left w:val="none" w:sz="0" w:space="0" w:color="auto"/>
                                        <w:bottom w:val="none" w:sz="0" w:space="0" w:color="auto"/>
                                        <w:right w:val="none" w:sz="0" w:space="0" w:color="auto"/>
                                      </w:divBdr>
                                    </w:div>
                                    <w:div w:id="2002928899">
                                      <w:marLeft w:val="0"/>
                                      <w:marRight w:val="0"/>
                                      <w:marTop w:val="0"/>
                                      <w:marBottom w:val="0"/>
                                      <w:divBdr>
                                        <w:top w:val="none" w:sz="0" w:space="0" w:color="auto"/>
                                        <w:left w:val="none" w:sz="0" w:space="0" w:color="auto"/>
                                        <w:bottom w:val="none" w:sz="0" w:space="0" w:color="auto"/>
                                        <w:right w:val="none" w:sz="0" w:space="0" w:color="auto"/>
                                      </w:divBdr>
                                    </w:div>
                                    <w:div w:id="490952398">
                                      <w:marLeft w:val="0"/>
                                      <w:marRight w:val="0"/>
                                      <w:marTop w:val="0"/>
                                      <w:marBottom w:val="0"/>
                                      <w:divBdr>
                                        <w:top w:val="none" w:sz="0" w:space="0" w:color="auto"/>
                                        <w:left w:val="none" w:sz="0" w:space="0" w:color="auto"/>
                                        <w:bottom w:val="none" w:sz="0" w:space="0" w:color="auto"/>
                                        <w:right w:val="none" w:sz="0" w:space="0" w:color="auto"/>
                                      </w:divBdr>
                                    </w:div>
                                    <w:div w:id="1258321425">
                                      <w:marLeft w:val="0"/>
                                      <w:marRight w:val="0"/>
                                      <w:marTop w:val="0"/>
                                      <w:marBottom w:val="0"/>
                                      <w:divBdr>
                                        <w:top w:val="none" w:sz="0" w:space="0" w:color="auto"/>
                                        <w:left w:val="none" w:sz="0" w:space="0" w:color="auto"/>
                                        <w:bottom w:val="none" w:sz="0" w:space="0" w:color="auto"/>
                                        <w:right w:val="none" w:sz="0" w:space="0" w:color="auto"/>
                                      </w:divBdr>
                                    </w:div>
                                    <w:div w:id="285435410">
                                      <w:marLeft w:val="0"/>
                                      <w:marRight w:val="0"/>
                                      <w:marTop w:val="0"/>
                                      <w:marBottom w:val="0"/>
                                      <w:divBdr>
                                        <w:top w:val="none" w:sz="0" w:space="0" w:color="auto"/>
                                        <w:left w:val="none" w:sz="0" w:space="0" w:color="auto"/>
                                        <w:bottom w:val="none" w:sz="0" w:space="0" w:color="auto"/>
                                        <w:right w:val="none" w:sz="0" w:space="0" w:color="auto"/>
                                      </w:divBdr>
                                    </w:div>
                                    <w:div w:id="1764230186">
                                      <w:marLeft w:val="0"/>
                                      <w:marRight w:val="0"/>
                                      <w:marTop w:val="0"/>
                                      <w:marBottom w:val="0"/>
                                      <w:divBdr>
                                        <w:top w:val="none" w:sz="0" w:space="0" w:color="auto"/>
                                        <w:left w:val="none" w:sz="0" w:space="0" w:color="auto"/>
                                        <w:bottom w:val="none" w:sz="0" w:space="0" w:color="auto"/>
                                        <w:right w:val="none" w:sz="0" w:space="0" w:color="auto"/>
                                      </w:divBdr>
                                    </w:div>
                                    <w:div w:id="1016734483">
                                      <w:marLeft w:val="0"/>
                                      <w:marRight w:val="0"/>
                                      <w:marTop w:val="0"/>
                                      <w:marBottom w:val="0"/>
                                      <w:divBdr>
                                        <w:top w:val="none" w:sz="0" w:space="0" w:color="auto"/>
                                        <w:left w:val="none" w:sz="0" w:space="0" w:color="auto"/>
                                        <w:bottom w:val="none" w:sz="0" w:space="0" w:color="auto"/>
                                        <w:right w:val="none" w:sz="0" w:space="0" w:color="auto"/>
                                      </w:divBdr>
                                    </w:div>
                                    <w:div w:id="642781358">
                                      <w:marLeft w:val="0"/>
                                      <w:marRight w:val="0"/>
                                      <w:marTop w:val="0"/>
                                      <w:marBottom w:val="0"/>
                                      <w:divBdr>
                                        <w:top w:val="none" w:sz="0" w:space="0" w:color="auto"/>
                                        <w:left w:val="none" w:sz="0" w:space="0" w:color="auto"/>
                                        <w:bottom w:val="none" w:sz="0" w:space="0" w:color="auto"/>
                                        <w:right w:val="none" w:sz="0" w:space="0" w:color="auto"/>
                                      </w:divBdr>
                                    </w:div>
                                    <w:div w:id="1992905393">
                                      <w:marLeft w:val="0"/>
                                      <w:marRight w:val="0"/>
                                      <w:marTop w:val="0"/>
                                      <w:marBottom w:val="0"/>
                                      <w:divBdr>
                                        <w:top w:val="none" w:sz="0" w:space="0" w:color="auto"/>
                                        <w:left w:val="none" w:sz="0" w:space="0" w:color="auto"/>
                                        <w:bottom w:val="none" w:sz="0" w:space="0" w:color="auto"/>
                                        <w:right w:val="none" w:sz="0" w:space="0" w:color="auto"/>
                                      </w:divBdr>
                                    </w:div>
                                    <w:div w:id="1740206021">
                                      <w:marLeft w:val="0"/>
                                      <w:marRight w:val="0"/>
                                      <w:marTop w:val="0"/>
                                      <w:marBottom w:val="0"/>
                                      <w:divBdr>
                                        <w:top w:val="none" w:sz="0" w:space="0" w:color="auto"/>
                                        <w:left w:val="none" w:sz="0" w:space="0" w:color="auto"/>
                                        <w:bottom w:val="none" w:sz="0" w:space="0" w:color="auto"/>
                                        <w:right w:val="none" w:sz="0" w:space="0" w:color="auto"/>
                                      </w:divBdr>
                                    </w:div>
                                    <w:div w:id="1862429952">
                                      <w:marLeft w:val="0"/>
                                      <w:marRight w:val="0"/>
                                      <w:marTop w:val="0"/>
                                      <w:marBottom w:val="0"/>
                                      <w:divBdr>
                                        <w:top w:val="none" w:sz="0" w:space="0" w:color="auto"/>
                                        <w:left w:val="none" w:sz="0" w:space="0" w:color="auto"/>
                                        <w:bottom w:val="none" w:sz="0" w:space="0" w:color="auto"/>
                                        <w:right w:val="none" w:sz="0" w:space="0" w:color="auto"/>
                                      </w:divBdr>
                                    </w:div>
                                    <w:div w:id="1373923465">
                                      <w:marLeft w:val="0"/>
                                      <w:marRight w:val="0"/>
                                      <w:marTop w:val="0"/>
                                      <w:marBottom w:val="0"/>
                                      <w:divBdr>
                                        <w:top w:val="none" w:sz="0" w:space="0" w:color="auto"/>
                                        <w:left w:val="none" w:sz="0" w:space="0" w:color="auto"/>
                                        <w:bottom w:val="none" w:sz="0" w:space="0" w:color="auto"/>
                                        <w:right w:val="none" w:sz="0" w:space="0" w:color="auto"/>
                                      </w:divBdr>
                                    </w:div>
                                    <w:div w:id="1837724715">
                                      <w:marLeft w:val="0"/>
                                      <w:marRight w:val="0"/>
                                      <w:marTop w:val="0"/>
                                      <w:marBottom w:val="0"/>
                                      <w:divBdr>
                                        <w:top w:val="none" w:sz="0" w:space="0" w:color="auto"/>
                                        <w:left w:val="none" w:sz="0" w:space="0" w:color="auto"/>
                                        <w:bottom w:val="none" w:sz="0" w:space="0" w:color="auto"/>
                                        <w:right w:val="none" w:sz="0" w:space="0" w:color="auto"/>
                                      </w:divBdr>
                                    </w:div>
                                    <w:div w:id="1064917042">
                                      <w:marLeft w:val="0"/>
                                      <w:marRight w:val="0"/>
                                      <w:marTop w:val="0"/>
                                      <w:marBottom w:val="0"/>
                                      <w:divBdr>
                                        <w:top w:val="none" w:sz="0" w:space="0" w:color="auto"/>
                                        <w:left w:val="none" w:sz="0" w:space="0" w:color="auto"/>
                                        <w:bottom w:val="none" w:sz="0" w:space="0" w:color="auto"/>
                                        <w:right w:val="none" w:sz="0" w:space="0" w:color="auto"/>
                                      </w:divBdr>
                                    </w:div>
                                    <w:div w:id="153030477">
                                      <w:marLeft w:val="0"/>
                                      <w:marRight w:val="0"/>
                                      <w:marTop w:val="0"/>
                                      <w:marBottom w:val="0"/>
                                      <w:divBdr>
                                        <w:top w:val="none" w:sz="0" w:space="0" w:color="auto"/>
                                        <w:left w:val="none" w:sz="0" w:space="0" w:color="auto"/>
                                        <w:bottom w:val="none" w:sz="0" w:space="0" w:color="auto"/>
                                        <w:right w:val="none" w:sz="0" w:space="0" w:color="auto"/>
                                      </w:divBdr>
                                    </w:div>
                                    <w:div w:id="435715294">
                                      <w:marLeft w:val="0"/>
                                      <w:marRight w:val="0"/>
                                      <w:marTop w:val="0"/>
                                      <w:marBottom w:val="0"/>
                                      <w:divBdr>
                                        <w:top w:val="none" w:sz="0" w:space="0" w:color="auto"/>
                                        <w:left w:val="none" w:sz="0" w:space="0" w:color="auto"/>
                                        <w:bottom w:val="none" w:sz="0" w:space="0" w:color="auto"/>
                                        <w:right w:val="none" w:sz="0" w:space="0" w:color="auto"/>
                                      </w:divBdr>
                                    </w:div>
                                    <w:div w:id="225722036">
                                      <w:marLeft w:val="0"/>
                                      <w:marRight w:val="0"/>
                                      <w:marTop w:val="0"/>
                                      <w:marBottom w:val="0"/>
                                      <w:divBdr>
                                        <w:top w:val="none" w:sz="0" w:space="0" w:color="auto"/>
                                        <w:left w:val="none" w:sz="0" w:space="0" w:color="auto"/>
                                        <w:bottom w:val="none" w:sz="0" w:space="0" w:color="auto"/>
                                        <w:right w:val="none" w:sz="0" w:space="0" w:color="auto"/>
                                      </w:divBdr>
                                    </w:div>
                                    <w:div w:id="462505482">
                                      <w:marLeft w:val="0"/>
                                      <w:marRight w:val="0"/>
                                      <w:marTop w:val="0"/>
                                      <w:marBottom w:val="0"/>
                                      <w:divBdr>
                                        <w:top w:val="none" w:sz="0" w:space="0" w:color="auto"/>
                                        <w:left w:val="none" w:sz="0" w:space="0" w:color="auto"/>
                                        <w:bottom w:val="none" w:sz="0" w:space="0" w:color="auto"/>
                                        <w:right w:val="none" w:sz="0" w:space="0" w:color="auto"/>
                                      </w:divBdr>
                                    </w:div>
                                    <w:div w:id="82919301">
                                      <w:marLeft w:val="0"/>
                                      <w:marRight w:val="0"/>
                                      <w:marTop w:val="0"/>
                                      <w:marBottom w:val="0"/>
                                      <w:divBdr>
                                        <w:top w:val="none" w:sz="0" w:space="0" w:color="auto"/>
                                        <w:left w:val="none" w:sz="0" w:space="0" w:color="auto"/>
                                        <w:bottom w:val="none" w:sz="0" w:space="0" w:color="auto"/>
                                        <w:right w:val="none" w:sz="0" w:space="0" w:color="auto"/>
                                      </w:divBdr>
                                    </w:div>
                                    <w:div w:id="1747416818">
                                      <w:marLeft w:val="0"/>
                                      <w:marRight w:val="0"/>
                                      <w:marTop w:val="0"/>
                                      <w:marBottom w:val="0"/>
                                      <w:divBdr>
                                        <w:top w:val="none" w:sz="0" w:space="0" w:color="auto"/>
                                        <w:left w:val="none" w:sz="0" w:space="0" w:color="auto"/>
                                        <w:bottom w:val="none" w:sz="0" w:space="0" w:color="auto"/>
                                        <w:right w:val="none" w:sz="0" w:space="0" w:color="auto"/>
                                      </w:divBdr>
                                    </w:div>
                                    <w:div w:id="1440837178">
                                      <w:marLeft w:val="0"/>
                                      <w:marRight w:val="0"/>
                                      <w:marTop w:val="0"/>
                                      <w:marBottom w:val="0"/>
                                      <w:divBdr>
                                        <w:top w:val="none" w:sz="0" w:space="0" w:color="auto"/>
                                        <w:left w:val="none" w:sz="0" w:space="0" w:color="auto"/>
                                        <w:bottom w:val="none" w:sz="0" w:space="0" w:color="auto"/>
                                        <w:right w:val="none" w:sz="0" w:space="0" w:color="auto"/>
                                      </w:divBdr>
                                    </w:div>
                                    <w:div w:id="1566598034">
                                      <w:marLeft w:val="0"/>
                                      <w:marRight w:val="0"/>
                                      <w:marTop w:val="0"/>
                                      <w:marBottom w:val="0"/>
                                      <w:divBdr>
                                        <w:top w:val="none" w:sz="0" w:space="0" w:color="auto"/>
                                        <w:left w:val="none" w:sz="0" w:space="0" w:color="auto"/>
                                        <w:bottom w:val="none" w:sz="0" w:space="0" w:color="auto"/>
                                        <w:right w:val="none" w:sz="0" w:space="0" w:color="auto"/>
                                      </w:divBdr>
                                    </w:div>
                                    <w:div w:id="1885672577">
                                      <w:marLeft w:val="0"/>
                                      <w:marRight w:val="0"/>
                                      <w:marTop w:val="0"/>
                                      <w:marBottom w:val="0"/>
                                      <w:divBdr>
                                        <w:top w:val="none" w:sz="0" w:space="0" w:color="auto"/>
                                        <w:left w:val="none" w:sz="0" w:space="0" w:color="auto"/>
                                        <w:bottom w:val="none" w:sz="0" w:space="0" w:color="auto"/>
                                        <w:right w:val="none" w:sz="0" w:space="0" w:color="auto"/>
                                      </w:divBdr>
                                    </w:div>
                                    <w:div w:id="504630169">
                                      <w:marLeft w:val="0"/>
                                      <w:marRight w:val="0"/>
                                      <w:marTop w:val="0"/>
                                      <w:marBottom w:val="0"/>
                                      <w:divBdr>
                                        <w:top w:val="none" w:sz="0" w:space="0" w:color="auto"/>
                                        <w:left w:val="none" w:sz="0" w:space="0" w:color="auto"/>
                                        <w:bottom w:val="none" w:sz="0" w:space="0" w:color="auto"/>
                                        <w:right w:val="none" w:sz="0" w:space="0" w:color="auto"/>
                                      </w:divBdr>
                                    </w:div>
                                    <w:div w:id="2062555481">
                                      <w:marLeft w:val="0"/>
                                      <w:marRight w:val="0"/>
                                      <w:marTop w:val="0"/>
                                      <w:marBottom w:val="0"/>
                                      <w:divBdr>
                                        <w:top w:val="none" w:sz="0" w:space="0" w:color="auto"/>
                                        <w:left w:val="none" w:sz="0" w:space="0" w:color="auto"/>
                                        <w:bottom w:val="none" w:sz="0" w:space="0" w:color="auto"/>
                                        <w:right w:val="none" w:sz="0" w:space="0" w:color="auto"/>
                                      </w:divBdr>
                                    </w:div>
                                    <w:div w:id="2066753033">
                                      <w:marLeft w:val="0"/>
                                      <w:marRight w:val="0"/>
                                      <w:marTop w:val="0"/>
                                      <w:marBottom w:val="0"/>
                                      <w:divBdr>
                                        <w:top w:val="none" w:sz="0" w:space="0" w:color="auto"/>
                                        <w:left w:val="none" w:sz="0" w:space="0" w:color="auto"/>
                                        <w:bottom w:val="none" w:sz="0" w:space="0" w:color="auto"/>
                                        <w:right w:val="none" w:sz="0" w:space="0" w:color="auto"/>
                                      </w:divBdr>
                                    </w:div>
                                    <w:div w:id="1209954161">
                                      <w:marLeft w:val="0"/>
                                      <w:marRight w:val="0"/>
                                      <w:marTop w:val="0"/>
                                      <w:marBottom w:val="0"/>
                                      <w:divBdr>
                                        <w:top w:val="none" w:sz="0" w:space="0" w:color="auto"/>
                                        <w:left w:val="none" w:sz="0" w:space="0" w:color="auto"/>
                                        <w:bottom w:val="none" w:sz="0" w:space="0" w:color="auto"/>
                                        <w:right w:val="none" w:sz="0" w:space="0" w:color="auto"/>
                                      </w:divBdr>
                                    </w:div>
                                    <w:div w:id="2005356225">
                                      <w:marLeft w:val="0"/>
                                      <w:marRight w:val="0"/>
                                      <w:marTop w:val="0"/>
                                      <w:marBottom w:val="0"/>
                                      <w:divBdr>
                                        <w:top w:val="none" w:sz="0" w:space="0" w:color="auto"/>
                                        <w:left w:val="none" w:sz="0" w:space="0" w:color="auto"/>
                                        <w:bottom w:val="none" w:sz="0" w:space="0" w:color="auto"/>
                                        <w:right w:val="none" w:sz="0" w:space="0" w:color="auto"/>
                                      </w:divBdr>
                                    </w:div>
                                    <w:div w:id="13897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54415">
          <w:marLeft w:val="0"/>
          <w:marRight w:val="0"/>
          <w:marTop w:val="0"/>
          <w:marBottom w:val="0"/>
          <w:divBdr>
            <w:top w:val="none" w:sz="0" w:space="0" w:color="auto"/>
            <w:left w:val="none" w:sz="0" w:space="0" w:color="auto"/>
            <w:bottom w:val="none" w:sz="0" w:space="0" w:color="auto"/>
            <w:right w:val="none" w:sz="0" w:space="0" w:color="auto"/>
          </w:divBdr>
        </w:div>
      </w:divsChild>
    </w:div>
    <w:div w:id="1989747844">
      <w:bodyDiv w:val="1"/>
      <w:marLeft w:val="0"/>
      <w:marRight w:val="0"/>
      <w:marTop w:val="0"/>
      <w:marBottom w:val="0"/>
      <w:divBdr>
        <w:top w:val="none" w:sz="0" w:space="0" w:color="auto"/>
        <w:left w:val="none" w:sz="0" w:space="0" w:color="auto"/>
        <w:bottom w:val="none" w:sz="0" w:space="0" w:color="auto"/>
        <w:right w:val="none" w:sz="0" w:space="0" w:color="auto"/>
      </w:divBdr>
      <w:divsChild>
        <w:div w:id="1099452088">
          <w:marLeft w:val="0"/>
          <w:marRight w:val="0"/>
          <w:marTop w:val="0"/>
          <w:marBottom w:val="0"/>
          <w:divBdr>
            <w:top w:val="none" w:sz="0" w:space="0" w:color="auto"/>
            <w:left w:val="none" w:sz="0" w:space="0" w:color="auto"/>
            <w:bottom w:val="none" w:sz="0" w:space="0" w:color="auto"/>
            <w:right w:val="none" w:sz="0" w:space="0" w:color="auto"/>
          </w:divBdr>
        </w:div>
        <w:div w:id="1868827932">
          <w:marLeft w:val="0"/>
          <w:marRight w:val="0"/>
          <w:marTop w:val="0"/>
          <w:marBottom w:val="300"/>
          <w:divBdr>
            <w:top w:val="none" w:sz="0" w:space="0" w:color="auto"/>
            <w:left w:val="none" w:sz="0" w:space="0" w:color="auto"/>
            <w:bottom w:val="none" w:sz="0" w:space="0" w:color="auto"/>
            <w:right w:val="none" w:sz="0" w:space="0" w:color="auto"/>
          </w:divBdr>
          <w:divsChild>
            <w:div w:id="2008364926">
              <w:marLeft w:val="0"/>
              <w:marRight w:val="0"/>
              <w:marTop w:val="0"/>
              <w:marBottom w:val="0"/>
              <w:divBdr>
                <w:top w:val="none" w:sz="0" w:space="0" w:color="auto"/>
                <w:left w:val="none" w:sz="0" w:space="0" w:color="auto"/>
                <w:bottom w:val="none" w:sz="0" w:space="0" w:color="auto"/>
                <w:right w:val="none" w:sz="0" w:space="0" w:color="auto"/>
              </w:divBdr>
              <w:divsChild>
                <w:div w:id="571233055">
                  <w:marLeft w:val="0"/>
                  <w:marRight w:val="0"/>
                  <w:marTop w:val="0"/>
                  <w:marBottom w:val="0"/>
                  <w:divBdr>
                    <w:top w:val="single" w:sz="6" w:space="0" w:color="DDDDDD"/>
                    <w:left w:val="single" w:sz="6" w:space="4" w:color="DDDDDD"/>
                    <w:bottom w:val="single" w:sz="6" w:space="0" w:color="DDDDDD"/>
                    <w:right w:val="single" w:sz="6" w:space="4" w:color="DDDDDD"/>
                  </w:divBdr>
                  <w:divsChild>
                    <w:div w:id="1172531118">
                      <w:marLeft w:val="0"/>
                      <w:marRight w:val="0"/>
                      <w:marTop w:val="0"/>
                      <w:marBottom w:val="150"/>
                      <w:divBdr>
                        <w:top w:val="none" w:sz="0" w:space="0" w:color="auto"/>
                        <w:left w:val="none" w:sz="0" w:space="0" w:color="auto"/>
                        <w:bottom w:val="none" w:sz="0" w:space="0" w:color="auto"/>
                        <w:right w:val="none" w:sz="0" w:space="0" w:color="auto"/>
                      </w:divBdr>
                      <w:divsChild>
                        <w:div w:id="698164150">
                          <w:marLeft w:val="0"/>
                          <w:marRight w:val="0"/>
                          <w:marTop w:val="0"/>
                          <w:marBottom w:val="0"/>
                          <w:divBdr>
                            <w:top w:val="none" w:sz="0" w:space="0" w:color="auto"/>
                            <w:left w:val="none" w:sz="0" w:space="0" w:color="auto"/>
                            <w:bottom w:val="none" w:sz="0" w:space="0" w:color="auto"/>
                            <w:right w:val="none" w:sz="0" w:space="0" w:color="auto"/>
                          </w:divBdr>
                          <w:divsChild>
                            <w:div w:id="1344434622">
                              <w:marLeft w:val="0"/>
                              <w:marRight w:val="0"/>
                              <w:marTop w:val="0"/>
                              <w:marBottom w:val="0"/>
                              <w:divBdr>
                                <w:top w:val="none" w:sz="0" w:space="0" w:color="auto"/>
                                <w:left w:val="none" w:sz="0" w:space="0" w:color="auto"/>
                                <w:bottom w:val="none" w:sz="0" w:space="0" w:color="auto"/>
                                <w:right w:val="none" w:sz="0" w:space="0" w:color="auto"/>
                              </w:divBdr>
                              <w:divsChild>
                                <w:div w:id="1475247538">
                                  <w:marLeft w:val="0"/>
                                  <w:marRight w:val="0"/>
                                  <w:marTop w:val="0"/>
                                  <w:marBottom w:val="0"/>
                                  <w:divBdr>
                                    <w:top w:val="none" w:sz="0" w:space="0" w:color="auto"/>
                                    <w:left w:val="none" w:sz="0" w:space="0" w:color="auto"/>
                                    <w:bottom w:val="none" w:sz="0" w:space="0" w:color="auto"/>
                                    <w:right w:val="none" w:sz="0" w:space="0" w:color="auto"/>
                                  </w:divBdr>
                                  <w:divsChild>
                                    <w:div w:id="41189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655662">
                          <w:marLeft w:val="0"/>
                          <w:marRight w:val="0"/>
                          <w:marTop w:val="0"/>
                          <w:marBottom w:val="0"/>
                          <w:divBdr>
                            <w:top w:val="none" w:sz="0" w:space="0" w:color="auto"/>
                            <w:left w:val="none" w:sz="0" w:space="0" w:color="auto"/>
                            <w:bottom w:val="none" w:sz="0" w:space="0" w:color="auto"/>
                            <w:right w:val="none" w:sz="0" w:space="0" w:color="auto"/>
                          </w:divBdr>
                          <w:divsChild>
                            <w:div w:id="825586853">
                              <w:marLeft w:val="0"/>
                              <w:marRight w:val="0"/>
                              <w:marTop w:val="0"/>
                              <w:marBottom w:val="0"/>
                              <w:divBdr>
                                <w:top w:val="none" w:sz="0" w:space="0" w:color="auto"/>
                                <w:left w:val="none" w:sz="0" w:space="0" w:color="auto"/>
                                <w:bottom w:val="none" w:sz="0" w:space="0" w:color="auto"/>
                                <w:right w:val="none" w:sz="0" w:space="0" w:color="auto"/>
                              </w:divBdr>
                              <w:divsChild>
                                <w:div w:id="176818487">
                                  <w:marLeft w:val="0"/>
                                  <w:marRight w:val="0"/>
                                  <w:marTop w:val="0"/>
                                  <w:marBottom w:val="0"/>
                                  <w:divBdr>
                                    <w:top w:val="none" w:sz="0" w:space="0" w:color="auto"/>
                                    <w:left w:val="none" w:sz="0" w:space="0" w:color="auto"/>
                                    <w:bottom w:val="none" w:sz="0" w:space="0" w:color="auto"/>
                                    <w:right w:val="none" w:sz="0" w:space="0" w:color="auto"/>
                                  </w:divBdr>
                                  <w:divsChild>
                                    <w:div w:id="356734395">
                                      <w:marLeft w:val="0"/>
                                      <w:marRight w:val="0"/>
                                      <w:marTop w:val="0"/>
                                      <w:marBottom w:val="0"/>
                                      <w:divBdr>
                                        <w:top w:val="none" w:sz="0" w:space="0" w:color="auto"/>
                                        <w:left w:val="none" w:sz="0" w:space="0" w:color="auto"/>
                                        <w:bottom w:val="none" w:sz="0" w:space="0" w:color="auto"/>
                                        <w:right w:val="none" w:sz="0" w:space="0" w:color="auto"/>
                                      </w:divBdr>
                                    </w:div>
                                    <w:div w:id="315301659">
                                      <w:marLeft w:val="0"/>
                                      <w:marRight w:val="0"/>
                                      <w:marTop w:val="0"/>
                                      <w:marBottom w:val="0"/>
                                      <w:divBdr>
                                        <w:top w:val="none" w:sz="0" w:space="0" w:color="auto"/>
                                        <w:left w:val="none" w:sz="0" w:space="0" w:color="auto"/>
                                        <w:bottom w:val="none" w:sz="0" w:space="0" w:color="auto"/>
                                        <w:right w:val="none" w:sz="0" w:space="0" w:color="auto"/>
                                      </w:divBdr>
                                    </w:div>
                                    <w:div w:id="1863665105">
                                      <w:marLeft w:val="0"/>
                                      <w:marRight w:val="0"/>
                                      <w:marTop w:val="0"/>
                                      <w:marBottom w:val="0"/>
                                      <w:divBdr>
                                        <w:top w:val="none" w:sz="0" w:space="0" w:color="auto"/>
                                        <w:left w:val="none" w:sz="0" w:space="0" w:color="auto"/>
                                        <w:bottom w:val="none" w:sz="0" w:space="0" w:color="auto"/>
                                        <w:right w:val="none" w:sz="0" w:space="0" w:color="auto"/>
                                      </w:divBdr>
                                    </w:div>
                                    <w:div w:id="1840922991">
                                      <w:marLeft w:val="0"/>
                                      <w:marRight w:val="0"/>
                                      <w:marTop w:val="0"/>
                                      <w:marBottom w:val="0"/>
                                      <w:divBdr>
                                        <w:top w:val="none" w:sz="0" w:space="0" w:color="auto"/>
                                        <w:left w:val="none" w:sz="0" w:space="0" w:color="auto"/>
                                        <w:bottom w:val="none" w:sz="0" w:space="0" w:color="auto"/>
                                        <w:right w:val="none" w:sz="0" w:space="0" w:color="auto"/>
                                      </w:divBdr>
                                    </w:div>
                                    <w:div w:id="1639914300">
                                      <w:marLeft w:val="0"/>
                                      <w:marRight w:val="0"/>
                                      <w:marTop w:val="0"/>
                                      <w:marBottom w:val="0"/>
                                      <w:divBdr>
                                        <w:top w:val="none" w:sz="0" w:space="0" w:color="auto"/>
                                        <w:left w:val="none" w:sz="0" w:space="0" w:color="auto"/>
                                        <w:bottom w:val="none" w:sz="0" w:space="0" w:color="auto"/>
                                        <w:right w:val="none" w:sz="0" w:space="0" w:color="auto"/>
                                      </w:divBdr>
                                    </w:div>
                                    <w:div w:id="1291277497">
                                      <w:marLeft w:val="0"/>
                                      <w:marRight w:val="0"/>
                                      <w:marTop w:val="0"/>
                                      <w:marBottom w:val="0"/>
                                      <w:divBdr>
                                        <w:top w:val="none" w:sz="0" w:space="0" w:color="auto"/>
                                        <w:left w:val="none" w:sz="0" w:space="0" w:color="auto"/>
                                        <w:bottom w:val="none" w:sz="0" w:space="0" w:color="auto"/>
                                        <w:right w:val="none" w:sz="0" w:space="0" w:color="auto"/>
                                      </w:divBdr>
                                    </w:div>
                                    <w:div w:id="1316882000">
                                      <w:marLeft w:val="0"/>
                                      <w:marRight w:val="0"/>
                                      <w:marTop w:val="0"/>
                                      <w:marBottom w:val="0"/>
                                      <w:divBdr>
                                        <w:top w:val="none" w:sz="0" w:space="0" w:color="auto"/>
                                        <w:left w:val="none" w:sz="0" w:space="0" w:color="auto"/>
                                        <w:bottom w:val="none" w:sz="0" w:space="0" w:color="auto"/>
                                        <w:right w:val="none" w:sz="0" w:space="0" w:color="auto"/>
                                      </w:divBdr>
                                    </w:div>
                                    <w:div w:id="1198615423">
                                      <w:marLeft w:val="0"/>
                                      <w:marRight w:val="0"/>
                                      <w:marTop w:val="0"/>
                                      <w:marBottom w:val="0"/>
                                      <w:divBdr>
                                        <w:top w:val="none" w:sz="0" w:space="0" w:color="auto"/>
                                        <w:left w:val="none" w:sz="0" w:space="0" w:color="auto"/>
                                        <w:bottom w:val="none" w:sz="0" w:space="0" w:color="auto"/>
                                        <w:right w:val="none" w:sz="0" w:space="0" w:color="auto"/>
                                      </w:divBdr>
                                    </w:div>
                                    <w:div w:id="208491073">
                                      <w:marLeft w:val="0"/>
                                      <w:marRight w:val="0"/>
                                      <w:marTop w:val="0"/>
                                      <w:marBottom w:val="0"/>
                                      <w:divBdr>
                                        <w:top w:val="none" w:sz="0" w:space="0" w:color="auto"/>
                                        <w:left w:val="none" w:sz="0" w:space="0" w:color="auto"/>
                                        <w:bottom w:val="none" w:sz="0" w:space="0" w:color="auto"/>
                                        <w:right w:val="none" w:sz="0" w:space="0" w:color="auto"/>
                                      </w:divBdr>
                                    </w:div>
                                    <w:div w:id="438186026">
                                      <w:marLeft w:val="0"/>
                                      <w:marRight w:val="0"/>
                                      <w:marTop w:val="0"/>
                                      <w:marBottom w:val="0"/>
                                      <w:divBdr>
                                        <w:top w:val="none" w:sz="0" w:space="0" w:color="auto"/>
                                        <w:left w:val="none" w:sz="0" w:space="0" w:color="auto"/>
                                        <w:bottom w:val="none" w:sz="0" w:space="0" w:color="auto"/>
                                        <w:right w:val="none" w:sz="0" w:space="0" w:color="auto"/>
                                      </w:divBdr>
                                    </w:div>
                                    <w:div w:id="1342657068">
                                      <w:marLeft w:val="0"/>
                                      <w:marRight w:val="0"/>
                                      <w:marTop w:val="0"/>
                                      <w:marBottom w:val="0"/>
                                      <w:divBdr>
                                        <w:top w:val="none" w:sz="0" w:space="0" w:color="auto"/>
                                        <w:left w:val="none" w:sz="0" w:space="0" w:color="auto"/>
                                        <w:bottom w:val="none" w:sz="0" w:space="0" w:color="auto"/>
                                        <w:right w:val="none" w:sz="0" w:space="0" w:color="auto"/>
                                      </w:divBdr>
                                    </w:div>
                                    <w:div w:id="2060739468">
                                      <w:marLeft w:val="0"/>
                                      <w:marRight w:val="0"/>
                                      <w:marTop w:val="0"/>
                                      <w:marBottom w:val="0"/>
                                      <w:divBdr>
                                        <w:top w:val="none" w:sz="0" w:space="0" w:color="auto"/>
                                        <w:left w:val="none" w:sz="0" w:space="0" w:color="auto"/>
                                        <w:bottom w:val="none" w:sz="0" w:space="0" w:color="auto"/>
                                        <w:right w:val="none" w:sz="0" w:space="0" w:color="auto"/>
                                      </w:divBdr>
                                    </w:div>
                                    <w:div w:id="505557645">
                                      <w:marLeft w:val="0"/>
                                      <w:marRight w:val="0"/>
                                      <w:marTop w:val="0"/>
                                      <w:marBottom w:val="0"/>
                                      <w:divBdr>
                                        <w:top w:val="none" w:sz="0" w:space="0" w:color="auto"/>
                                        <w:left w:val="none" w:sz="0" w:space="0" w:color="auto"/>
                                        <w:bottom w:val="none" w:sz="0" w:space="0" w:color="auto"/>
                                        <w:right w:val="none" w:sz="0" w:space="0" w:color="auto"/>
                                      </w:divBdr>
                                    </w:div>
                                    <w:div w:id="1759599250">
                                      <w:marLeft w:val="0"/>
                                      <w:marRight w:val="0"/>
                                      <w:marTop w:val="0"/>
                                      <w:marBottom w:val="0"/>
                                      <w:divBdr>
                                        <w:top w:val="none" w:sz="0" w:space="0" w:color="auto"/>
                                        <w:left w:val="none" w:sz="0" w:space="0" w:color="auto"/>
                                        <w:bottom w:val="none" w:sz="0" w:space="0" w:color="auto"/>
                                        <w:right w:val="none" w:sz="0" w:space="0" w:color="auto"/>
                                      </w:divBdr>
                                    </w:div>
                                    <w:div w:id="615215147">
                                      <w:marLeft w:val="0"/>
                                      <w:marRight w:val="0"/>
                                      <w:marTop w:val="0"/>
                                      <w:marBottom w:val="0"/>
                                      <w:divBdr>
                                        <w:top w:val="none" w:sz="0" w:space="0" w:color="auto"/>
                                        <w:left w:val="none" w:sz="0" w:space="0" w:color="auto"/>
                                        <w:bottom w:val="none" w:sz="0" w:space="0" w:color="auto"/>
                                        <w:right w:val="none" w:sz="0" w:space="0" w:color="auto"/>
                                      </w:divBdr>
                                    </w:div>
                                    <w:div w:id="1165247071">
                                      <w:marLeft w:val="0"/>
                                      <w:marRight w:val="0"/>
                                      <w:marTop w:val="0"/>
                                      <w:marBottom w:val="0"/>
                                      <w:divBdr>
                                        <w:top w:val="none" w:sz="0" w:space="0" w:color="auto"/>
                                        <w:left w:val="none" w:sz="0" w:space="0" w:color="auto"/>
                                        <w:bottom w:val="none" w:sz="0" w:space="0" w:color="auto"/>
                                        <w:right w:val="none" w:sz="0" w:space="0" w:color="auto"/>
                                      </w:divBdr>
                                    </w:div>
                                    <w:div w:id="1354262112">
                                      <w:marLeft w:val="0"/>
                                      <w:marRight w:val="0"/>
                                      <w:marTop w:val="0"/>
                                      <w:marBottom w:val="0"/>
                                      <w:divBdr>
                                        <w:top w:val="none" w:sz="0" w:space="0" w:color="auto"/>
                                        <w:left w:val="none" w:sz="0" w:space="0" w:color="auto"/>
                                        <w:bottom w:val="none" w:sz="0" w:space="0" w:color="auto"/>
                                        <w:right w:val="none" w:sz="0" w:space="0" w:color="auto"/>
                                      </w:divBdr>
                                    </w:div>
                                    <w:div w:id="510022993">
                                      <w:marLeft w:val="0"/>
                                      <w:marRight w:val="0"/>
                                      <w:marTop w:val="0"/>
                                      <w:marBottom w:val="0"/>
                                      <w:divBdr>
                                        <w:top w:val="none" w:sz="0" w:space="0" w:color="auto"/>
                                        <w:left w:val="none" w:sz="0" w:space="0" w:color="auto"/>
                                        <w:bottom w:val="none" w:sz="0" w:space="0" w:color="auto"/>
                                        <w:right w:val="none" w:sz="0" w:space="0" w:color="auto"/>
                                      </w:divBdr>
                                    </w:div>
                                    <w:div w:id="850875315">
                                      <w:marLeft w:val="0"/>
                                      <w:marRight w:val="0"/>
                                      <w:marTop w:val="0"/>
                                      <w:marBottom w:val="0"/>
                                      <w:divBdr>
                                        <w:top w:val="none" w:sz="0" w:space="0" w:color="auto"/>
                                        <w:left w:val="none" w:sz="0" w:space="0" w:color="auto"/>
                                        <w:bottom w:val="none" w:sz="0" w:space="0" w:color="auto"/>
                                        <w:right w:val="none" w:sz="0" w:space="0" w:color="auto"/>
                                      </w:divBdr>
                                    </w:div>
                                    <w:div w:id="304511953">
                                      <w:marLeft w:val="0"/>
                                      <w:marRight w:val="0"/>
                                      <w:marTop w:val="0"/>
                                      <w:marBottom w:val="0"/>
                                      <w:divBdr>
                                        <w:top w:val="none" w:sz="0" w:space="0" w:color="auto"/>
                                        <w:left w:val="none" w:sz="0" w:space="0" w:color="auto"/>
                                        <w:bottom w:val="none" w:sz="0" w:space="0" w:color="auto"/>
                                        <w:right w:val="none" w:sz="0" w:space="0" w:color="auto"/>
                                      </w:divBdr>
                                    </w:div>
                                    <w:div w:id="837110981">
                                      <w:marLeft w:val="0"/>
                                      <w:marRight w:val="0"/>
                                      <w:marTop w:val="0"/>
                                      <w:marBottom w:val="0"/>
                                      <w:divBdr>
                                        <w:top w:val="none" w:sz="0" w:space="0" w:color="auto"/>
                                        <w:left w:val="none" w:sz="0" w:space="0" w:color="auto"/>
                                        <w:bottom w:val="none" w:sz="0" w:space="0" w:color="auto"/>
                                        <w:right w:val="none" w:sz="0" w:space="0" w:color="auto"/>
                                      </w:divBdr>
                                    </w:div>
                                    <w:div w:id="1048844795">
                                      <w:marLeft w:val="0"/>
                                      <w:marRight w:val="0"/>
                                      <w:marTop w:val="0"/>
                                      <w:marBottom w:val="0"/>
                                      <w:divBdr>
                                        <w:top w:val="none" w:sz="0" w:space="0" w:color="auto"/>
                                        <w:left w:val="none" w:sz="0" w:space="0" w:color="auto"/>
                                        <w:bottom w:val="none" w:sz="0" w:space="0" w:color="auto"/>
                                        <w:right w:val="none" w:sz="0" w:space="0" w:color="auto"/>
                                      </w:divBdr>
                                    </w:div>
                                    <w:div w:id="1424841781">
                                      <w:marLeft w:val="0"/>
                                      <w:marRight w:val="0"/>
                                      <w:marTop w:val="0"/>
                                      <w:marBottom w:val="0"/>
                                      <w:divBdr>
                                        <w:top w:val="none" w:sz="0" w:space="0" w:color="auto"/>
                                        <w:left w:val="none" w:sz="0" w:space="0" w:color="auto"/>
                                        <w:bottom w:val="none" w:sz="0" w:space="0" w:color="auto"/>
                                        <w:right w:val="none" w:sz="0" w:space="0" w:color="auto"/>
                                      </w:divBdr>
                                    </w:div>
                                    <w:div w:id="1977104454">
                                      <w:marLeft w:val="0"/>
                                      <w:marRight w:val="0"/>
                                      <w:marTop w:val="0"/>
                                      <w:marBottom w:val="0"/>
                                      <w:divBdr>
                                        <w:top w:val="none" w:sz="0" w:space="0" w:color="auto"/>
                                        <w:left w:val="none" w:sz="0" w:space="0" w:color="auto"/>
                                        <w:bottom w:val="none" w:sz="0" w:space="0" w:color="auto"/>
                                        <w:right w:val="none" w:sz="0" w:space="0" w:color="auto"/>
                                      </w:divBdr>
                                    </w:div>
                                    <w:div w:id="2103640381">
                                      <w:marLeft w:val="0"/>
                                      <w:marRight w:val="0"/>
                                      <w:marTop w:val="0"/>
                                      <w:marBottom w:val="0"/>
                                      <w:divBdr>
                                        <w:top w:val="none" w:sz="0" w:space="0" w:color="auto"/>
                                        <w:left w:val="none" w:sz="0" w:space="0" w:color="auto"/>
                                        <w:bottom w:val="none" w:sz="0" w:space="0" w:color="auto"/>
                                        <w:right w:val="none" w:sz="0" w:space="0" w:color="auto"/>
                                      </w:divBdr>
                                    </w:div>
                                    <w:div w:id="415171260">
                                      <w:marLeft w:val="0"/>
                                      <w:marRight w:val="0"/>
                                      <w:marTop w:val="0"/>
                                      <w:marBottom w:val="0"/>
                                      <w:divBdr>
                                        <w:top w:val="none" w:sz="0" w:space="0" w:color="auto"/>
                                        <w:left w:val="none" w:sz="0" w:space="0" w:color="auto"/>
                                        <w:bottom w:val="none" w:sz="0" w:space="0" w:color="auto"/>
                                        <w:right w:val="none" w:sz="0" w:space="0" w:color="auto"/>
                                      </w:divBdr>
                                    </w:div>
                                    <w:div w:id="1743716368">
                                      <w:marLeft w:val="0"/>
                                      <w:marRight w:val="0"/>
                                      <w:marTop w:val="0"/>
                                      <w:marBottom w:val="0"/>
                                      <w:divBdr>
                                        <w:top w:val="none" w:sz="0" w:space="0" w:color="auto"/>
                                        <w:left w:val="none" w:sz="0" w:space="0" w:color="auto"/>
                                        <w:bottom w:val="none" w:sz="0" w:space="0" w:color="auto"/>
                                        <w:right w:val="none" w:sz="0" w:space="0" w:color="auto"/>
                                      </w:divBdr>
                                    </w:div>
                                    <w:div w:id="1935282857">
                                      <w:marLeft w:val="0"/>
                                      <w:marRight w:val="0"/>
                                      <w:marTop w:val="0"/>
                                      <w:marBottom w:val="0"/>
                                      <w:divBdr>
                                        <w:top w:val="none" w:sz="0" w:space="0" w:color="auto"/>
                                        <w:left w:val="none" w:sz="0" w:space="0" w:color="auto"/>
                                        <w:bottom w:val="none" w:sz="0" w:space="0" w:color="auto"/>
                                        <w:right w:val="none" w:sz="0" w:space="0" w:color="auto"/>
                                      </w:divBdr>
                                    </w:div>
                                    <w:div w:id="1695694650">
                                      <w:marLeft w:val="0"/>
                                      <w:marRight w:val="0"/>
                                      <w:marTop w:val="0"/>
                                      <w:marBottom w:val="0"/>
                                      <w:divBdr>
                                        <w:top w:val="none" w:sz="0" w:space="0" w:color="auto"/>
                                        <w:left w:val="none" w:sz="0" w:space="0" w:color="auto"/>
                                        <w:bottom w:val="none" w:sz="0" w:space="0" w:color="auto"/>
                                        <w:right w:val="none" w:sz="0" w:space="0" w:color="auto"/>
                                      </w:divBdr>
                                    </w:div>
                                    <w:div w:id="559903669">
                                      <w:marLeft w:val="0"/>
                                      <w:marRight w:val="0"/>
                                      <w:marTop w:val="0"/>
                                      <w:marBottom w:val="0"/>
                                      <w:divBdr>
                                        <w:top w:val="none" w:sz="0" w:space="0" w:color="auto"/>
                                        <w:left w:val="none" w:sz="0" w:space="0" w:color="auto"/>
                                        <w:bottom w:val="none" w:sz="0" w:space="0" w:color="auto"/>
                                        <w:right w:val="none" w:sz="0" w:space="0" w:color="auto"/>
                                      </w:divBdr>
                                    </w:div>
                                    <w:div w:id="329603999">
                                      <w:marLeft w:val="0"/>
                                      <w:marRight w:val="0"/>
                                      <w:marTop w:val="0"/>
                                      <w:marBottom w:val="0"/>
                                      <w:divBdr>
                                        <w:top w:val="none" w:sz="0" w:space="0" w:color="auto"/>
                                        <w:left w:val="none" w:sz="0" w:space="0" w:color="auto"/>
                                        <w:bottom w:val="none" w:sz="0" w:space="0" w:color="auto"/>
                                        <w:right w:val="none" w:sz="0" w:space="0" w:color="auto"/>
                                      </w:divBdr>
                                    </w:div>
                                    <w:div w:id="8064489">
                                      <w:marLeft w:val="0"/>
                                      <w:marRight w:val="0"/>
                                      <w:marTop w:val="0"/>
                                      <w:marBottom w:val="0"/>
                                      <w:divBdr>
                                        <w:top w:val="none" w:sz="0" w:space="0" w:color="auto"/>
                                        <w:left w:val="none" w:sz="0" w:space="0" w:color="auto"/>
                                        <w:bottom w:val="none" w:sz="0" w:space="0" w:color="auto"/>
                                        <w:right w:val="none" w:sz="0" w:space="0" w:color="auto"/>
                                      </w:divBdr>
                                    </w:div>
                                    <w:div w:id="533927457">
                                      <w:marLeft w:val="0"/>
                                      <w:marRight w:val="0"/>
                                      <w:marTop w:val="0"/>
                                      <w:marBottom w:val="0"/>
                                      <w:divBdr>
                                        <w:top w:val="none" w:sz="0" w:space="0" w:color="auto"/>
                                        <w:left w:val="none" w:sz="0" w:space="0" w:color="auto"/>
                                        <w:bottom w:val="none" w:sz="0" w:space="0" w:color="auto"/>
                                        <w:right w:val="none" w:sz="0" w:space="0" w:color="auto"/>
                                      </w:divBdr>
                                    </w:div>
                                    <w:div w:id="1965699179">
                                      <w:marLeft w:val="0"/>
                                      <w:marRight w:val="0"/>
                                      <w:marTop w:val="0"/>
                                      <w:marBottom w:val="0"/>
                                      <w:divBdr>
                                        <w:top w:val="none" w:sz="0" w:space="0" w:color="auto"/>
                                        <w:left w:val="none" w:sz="0" w:space="0" w:color="auto"/>
                                        <w:bottom w:val="none" w:sz="0" w:space="0" w:color="auto"/>
                                        <w:right w:val="none" w:sz="0" w:space="0" w:color="auto"/>
                                      </w:divBdr>
                                    </w:div>
                                    <w:div w:id="388846362">
                                      <w:marLeft w:val="0"/>
                                      <w:marRight w:val="0"/>
                                      <w:marTop w:val="0"/>
                                      <w:marBottom w:val="0"/>
                                      <w:divBdr>
                                        <w:top w:val="none" w:sz="0" w:space="0" w:color="auto"/>
                                        <w:left w:val="none" w:sz="0" w:space="0" w:color="auto"/>
                                        <w:bottom w:val="none" w:sz="0" w:space="0" w:color="auto"/>
                                        <w:right w:val="none" w:sz="0" w:space="0" w:color="auto"/>
                                      </w:divBdr>
                                    </w:div>
                                    <w:div w:id="969824444">
                                      <w:marLeft w:val="0"/>
                                      <w:marRight w:val="0"/>
                                      <w:marTop w:val="0"/>
                                      <w:marBottom w:val="0"/>
                                      <w:divBdr>
                                        <w:top w:val="none" w:sz="0" w:space="0" w:color="auto"/>
                                        <w:left w:val="none" w:sz="0" w:space="0" w:color="auto"/>
                                        <w:bottom w:val="none" w:sz="0" w:space="0" w:color="auto"/>
                                        <w:right w:val="none" w:sz="0" w:space="0" w:color="auto"/>
                                      </w:divBdr>
                                    </w:div>
                                    <w:div w:id="895508347">
                                      <w:marLeft w:val="0"/>
                                      <w:marRight w:val="0"/>
                                      <w:marTop w:val="0"/>
                                      <w:marBottom w:val="0"/>
                                      <w:divBdr>
                                        <w:top w:val="none" w:sz="0" w:space="0" w:color="auto"/>
                                        <w:left w:val="none" w:sz="0" w:space="0" w:color="auto"/>
                                        <w:bottom w:val="none" w:sz="0" w:space="0" w:color="auto"/>
                                        <w:right w:val="none" w:sz="0" w:space="0" w:color="auto"/>
                                      </w:divBdr>
                                    </w:div>
                                    <w:div w:id="287132319">
                                      <w:marLeft w:val="0"/>
                                      <w:marRight w:val="0"/>
                                      <w:marTop w:val="0"/>
                                      <w:marBottom w:val="0"/>
                                      <w:divBdr>
                                        <w:top w:val="none" w:sz="0" w:space="0" w:color="auto"/>
                                        <w:left w:val="none" w:sz="0" w:space="0" w:color="auto"/>
                                        <w:bottom w:val="none" w:sz="0" w:space="0" w:color="auto"/>
                                        <w:right w:val="none" w:sz="0" w:space="0" w:color="auto"/>
                                      </w:divBdr>
                                    </w:div>
                                    <w:div w:id="1440024354">
                                      <w:marLeft w:val="0"/>
                                      <w:marRight w:val="0"/>
                                      <w:marTop w:val="0"/>
                                      <w:marBottom w:val="0"/>
                                      <w:divBdr>
                                        <w:top w:val="none" w:sz="0" w:space="0" w:color="auto"/>
                                        <w:left w:val="none" w:sz="0" w:space="0" w:color="auto"/>
                                        <w:bottom w:val="none" w:sz="0" w:space="0" w:color="auto"/>
                                        <w:right w:val="none" w:sz="0" w:space="0" w:color="auto"/>
                                      </w:divBdr>
                                    </w:div>
                                    <w:div w:id="585260693">
                                      <w:marLeft w:val="0"/>
                                      <w:marRight w:val="0"/>
                                      <w:marTop w:val="0"/>
                                      <w:marBottom w:val="0"/>
                                      <w:divBdr>
                                        <w:top w:val="none" w:sz="0" w:space="0" w:color="auto"/>
                                        <w:left w:val="none" w:sz="0" w:space="0" w:color="auto"/>
                                        <w:bottom w:val="none" w:sz="0" w:space="0" w:color="auto"/>
                                        <w:right w:val="none" w:sz="0" w:space="0" w:color="auto"/>
                                      </w:divBdr>
                                    </w:div>
                                    <w:div w:id="667829999">
                                      <w:marLeft w:val="0"/>
                                      <w:marRight w:val="0"/>
                                      <w:marTop w:val="0"/>
                                      <w:marBottom w:val="0"/>
                                      <w:divBdr>
                                        <w:top w:val="none" w:sz="0" w:space="0" w:color="auto"/>
                                        <w:left w:val="none" w:sz="0" w:space="0" w:color="auto"/>
                                        <w:bottom w:val="none" w:sz="0" w:space="0" w:color="auto"/>
                                        <w:right w:val="none" w:sz="0" w:space="0" w:color="auto"/>
                                      </w:divBdr>
                                    </w:div>
                                    <w:div w:id="1530602515">
                                      <w:marLeft w:val="0"/>
                                      <w:marRight w:val="0"/>
                                      <w:marTop w:val="0"/>
                                      <w:marBottom w:val="0"/>
                                      <w:divBdr>
                                        <w:top w:val="none" w:sz="0" w:space="0" w:color="auto"/>
                                        <w:left w:val="none" w:sz="0" w:space="0" w:color="auto"/>
                                        <w:bottom w:val="none" w:sz="0" w:space="0" w:color="auto"/>
                                        <w:right w:val="none" w:sz="0" w:space="0" w:color="auto"/>
                                      </w:divBdr>
                                    </w:div>
                                    <w:div w:id="1885874209">
                                      <w:marLeft w:val="0"/>
                                      <w:marRight w:val="0"/>
                                      <w:marTop w:val="0"/>
                                      <w:marBottom w:val="0"/>
                                      <w:divBdr>
                                        <w:top w:val="none" w:sz="0" w:space="0" w:color="auto"/>
                                        <w:left w:val="none" w:sz="0" w:space="0" w:color="auto"/>
                                        <w:bottom w:val="none" w:sz="0" w:space="0" w:color="auto"/>
                                        <w:right w:val="none" w:sz="0" w:space="0" w:color="auto"/>
                                      </w:divBdr>
                                    </w:div>
                                    <w:div w:id="163058861">
                                      <w:marLeft w:val="0"/>
                                      <w:marRight w:val="0"/>
                                      <w:marTop w:val="0"/>
                                      <w:marBottom w:val="0"/>
                                      <w:divBdr>
                                        <w:top w:val="none" w:sz="0" w:space="0" w:color="auto"/>
                                        <w:left w:val="none" w:sz="0" w:space="0" w:color="auto"/>
                                        <w:bottom w:val="none" w:sz="0" w:space="0" w:color="auto"/>
                                        <w:right w:val="none" w:sz="0" w:space="0" w:color="auto"/>
                                      </w:divBdr>
                                    </w:div>
                                    <w:div w:id="1130127480">
                                      <w:marLeft w:val="0"/>
                                      <w:marRight w:val="0"/>
                                      <w:marTop w:val="0"/>
                                      <w:marBottom w:val="0"/>
                                      <w:divBdr>
                                        <w:top w:val="none" w:sz="0" w:space="0" w:color="auto"/>
                                        <w:left w:val="none" w:sz="0" w:space="0" w:color="auto"/>
                                        <w:bottom w:val="none" w:sz="0" w:space="0" w:color="auto"/>
                                        <w:right w:val="none" w:sz="0" w:space="0" w:color="auto"/>
                                      </w:divBdr>
                                    </w:div>
                                    <w:div w:id="148139806">
                                      <w:marLeft w:val="0"/>
                                      <w:marRight w:val="0"/>
                                      <w:marTop w:val="0"/>
                                      <w:marBottom w:val="0"/>
                                      <w:divBdr>
                                        <w:top w:val="none" w:sz="0" w:space="0" w:color="auto"/>
                                        <w:left w:val="none" w:sz="0" w:space="0" w:color="auto"/>
                                        <w:bottom w:val="none" w:sz="0" w:space="0" w:color="auto"/>
                                        <w:right w:val="none" w:sz="0" w:space="0" w:color="auto"/>
                                      </w:divBdr>
                                    </w:div>
                                    <w:div w:id="65035662">
                                      <w:marLeft w:val="0"/>
                                      <w:marRight w:val="0"/>
                                      <w:marTop w:val="0"/>
                                      <w:marBottom w:val="0"/>
                                      <w:divBdr>
                                        <w:top w:val="none" w:sz="0" w:space="0" w:color="auto"/>
                                        <w:left w:val="none" w:sz="0" w:space="0" w:color="auto"/>
                                        <w:bottom w:val="none" w:sz="0" w:space="0" w:color="auto"/>
                                        <w:right w:val="none" w:sz="0" w:space="0" w:color="auto"/>
                                      </w:divBdr>
                                    </w:div>
                                    <w:div w:id="1099565677">
                                      <w:marLeft w:val="0"/>
                                      <w:marRight w:val="0"/>
                                      <w:marTop w:val="0"/>
                                      <w:marBottom w:val="0"/>
                                      <w:divBdr>
                                        <w:top w:val="none" w:sz="0" w:space="0" w:color="auto"/>
                                        <w:left w:val="none" w:sz="0" w:space="0" w:color="auto"/>
                                        <w:bottom w:val="none" w:sz="0" w:space="0" w:color="auto"/>
                                        <w:right w:val="none" w:sz="0" w:space="0" w:color="auto"/>
                                      </w:divBdr>
                                    </w:div>
                                    <w:div w:id="2107378697">
                                      <w:marLeft w:val="0"/>
                                      <w:marRight w:val="0"/>
                                      <w:marTop w:val="0"/>
                                      <w:marBottom w:val="0"/>
                                      <w:divBdr>
                                        <w:top w:val="none" w:sz="0" w:space="0" w:color="auto"/>
                                        <w:left w:val="none" w:sz="0" w:space="0" w:color="auto"/>
                                        <w:bottom w:val="none" w:sz="0" w:space="0" w:color="auto"/>
                                        <w:right w:val="none" w:sz="0" w:space="0" w:color="auto"/>
                                      </w:divBdr>
                                    </w:div>
                                    <w:div w:id="1302423314">
                                      <w:marLeft w:val="0"/>
                                      <w:marRight w:val="0"/>
                                      <w:marTop w:val="0"/>
                                      <w:marBottom w:val="0"/>
                                      <w:divBdr>
                                        <w:top w:val="none" w:sz="0" w:space="0" w:color="auto"/>
                                        <w:left w:val="none" w:sz="0" w:space="0" w:color="auto"/>
                                        <w:bottom w:val="none" w:sz="0" w:space="0" w:color="auto"/>
                                        <w:right w:val="none" w:sz="0" w:space="0" w:color="auto"/>
                                      </w:divBdr>
                                    </w:div>
                                    <w:div w:id="981695423">
                                      <w:marLeft w:val="0"/>
                                      <w:marRight w:val="0"/>
                                      <w:marTop w:val="0"/>
                                      <w:marBottom w:val="0"/>
                                      <w:divBdr>
                                        <w:top w:val="none" w:sz="0" w:space="0" w:color="auto"/>
                                        <w:left w:val="none" w:sz="0" w:space="0" w:color="auto"/>
                                        <w:bottom w:val="none" w:sz="0" w:space="0" w:color="auto"/>
                                        <w:right w:val="none" w:sz="0" w:space="0" w:color="auto"/>
                                      </w:divBdr>
                                    </w:div>
                                    <w:div w:id="35813696">
                                      <w:marLeft w:val="0"/>
                                      <w:marRight w:val="0"/>
                                      <w:marTop w:val="0"/>
                                      <w:marBottom w:val="0"/>
                                      <w:divBdr>
                                        <w:top w:val="none" w:sz="0" w:space="0" w:color="auto"/>
                                        <w:left w:val="none" w:sz="0" w:space="0" w:color="auto"/>
                                        <w:bottom w:val="none" w:sz="0" w:space="0" w:color="auto"/>
                                        <w:right w:val="none" w:sz="0" w:space="0" w:color="auto"/>
                                      </w:divBdr>
                                    </w:div>
                                    <w:div w:id="876696359">
                                      <w:marLeft w:val="0"/>
                                      <w:marRight w:val="0"/>
                                      <w:marTop w:val="0"/>
                                      <w:marBottom w:val="0"/>
                                      <w:divBdr>
                                        <w:top w:val="none" w:sz="0" w:space="0" w:color="auto"/>
                                        <w:left w:val="none" w:sz="0" w:space="0" w:color="auto"/>
                                        <w:bottom w:val="none" w:sz="0" w:space="0" w:color="auto"/>
                                        <w:right w:val="none" w:sz="0" w:space="0" w:color="auto"/>
                                      </w:divBdr>
                                    </w:div>
                                    <w:div w:id="707098005">
                                      <w:marLeft w:val="0"/>
                                      <w:marRight w:val="0"/>
                                      <w:marTop w:val="0"/>
                                      <w:marBottom w:val="0"/>
                                      <w:divBdr>
                                        <w:top w:val="none" w:sz="0" w:space="0" w:color="auto"/>
                                        <w:left w:val="none" w:sz="0" w:space="0" w:color="auto"/>
                                        <w:bottom w:val="none" w:sz="0" w:space="0" w:color="auto"/>
                                        <w:right w:val="none" w:sz="0" w:space="0" w:color="auto"/>
                                      </w:divBdr>
                                    </w:div>
                                    <w:div w:id="227569973">
                                      <w:marLeft w:val="0"/>
                                      <w:marRight w:val="0"/>
                                      <w:marTop w:val="0"/>
                                      <w:marBottom w:val="0"/>
                                      <w:divBdr>
                                        <w:top w:val="none" w:sz="0" w:space="0" w:color="auto"/>
                                        <w:left w:val="none" w:sz="0" w:space="0" w:color="auto"/>
                                        <w:bottom w:val="none" w:sz="0" w:space="0" w:color="auto"/>
                                        <w:right w:val="none" w:sz="0" w:space="0" w:color="auto"/>
                                      </w:divBdr>
                                    </w:div>
                                    <w:div w:id="844831544">
                                      <w:marLeft w:val="0"/>
                                      <w:marRight w:val="0"/>
                                      <w:marTop w:val="0"/>
                                      <w:marBottom w:val="0"/>
                                      <w:divBdr>
                                        <w:top w:val="none" w:sz="0" w:space="0" w:color="auto"/>
                                        <w:left w:val="none" w:sz="0" w:space="0" w:color="auto"/>
                                        <w:bottom w:val="none" w:sz="0" w:space="0" w:color="auto"/>
                                        <w:right w:val="none" w:sz="0" w:space="0" w:color="auto"/>
                                      </w:divBdr>
                                    </w:div>
                                    <w:div w:id="1077433744">
                                      <w:marLeft w:val="0"/>
                                      <w:marRight w:val="0"/>
                                      <w:marTop w:val="0"/>
                                      <w:marBottom w:val="0"/>
                                      <w:divBdr>
                                        <w:top w:val="none" w:sz="0" w:space="0" w:color="auto"/>
                                        <w:left w:val="none" w:sz="0" w:space="0" w:color="auto"/>
                                        <w:bottom w:val="none" w:sz="0" w:space="0" w:color="auto"/>
                                        <w:right w:val="none" w:sz="0" w:space="0" w:color="auto"/>
                                      </w:divBdr>
                                    </w:div>
                                    <w:div w:id="356583382">
                                      <w:marLeft w:val="0"/>
                                      <w:marRight w:val="0"/>
                                      <w:marTop w:val="0"/>
                                      <w:marBottom w:val="0"/>
                                      <w:divBdr>
                                        <w:top w:val="none" w:sz="0" w:space="0" w:color="auto"/>
                                        <w:left w:val="none" w:sz="0" w:space="0" w:color="auto"/>
                                        <w:bottom w:val="none" w:sz="0" w:space="0" w:color="auto"/>
                                        <w:right w:val="none" w:sz="0" w:space="0" w:color="auto"/>
                                      </w:divBdr>
                                    </w:div>
                                    <w:div w:id="713431543">
                                      <w:marLeft w:val="0"/>
                                      <w:marRight w:val="0"/>
                                      <w:marTop w:val="0"/>
                                      <w:marBottom w:val="0"/>
                                      <w:divBdr>
                                        <w:top w:val="none" w:sz="0" w:space="0" w:color="auto"/>
                                        <w:left w:val="none" w:sz="0" w:space="0" w:color="auto"/>
                                        <w:bottom w:val="none" w:sz="0" w:space="0" w:color="auto"/>
                                        <w:right w:val="none" w:sz="0" w:space="0" w:color="auto"/>
                                      </w:divBdr>
                                    </w:div>
                                    <w:div w:id="472212167">
                                      <w:marLeft w:val="0"/>
                                      <w:marRight w:val="0"/>
                                      <w:marTop w:val="0"/>
                                      <w:marBottom w:val="0"/>
                                      <w:divBdr>
                                        <w:top w:val="none" w:sz="0" w:space="0" w:color="auto"/>
                                        <w:left w:val="none" w:sz="0" w:space="0" w:color="auto"/>
                                        <w:bottom w:val="none" w:sz="0" w:space="0" w:color="auto"/>
                                        <w:right w:val="none" w:sz="0" w:space="0" w:color="auto"/>
                                      </w:divBdr>
                                    </w:div>
                                    <w:div w:id="125046587">
                                      <w:marLeft w:val="0"/>
                                      <w:marRight w:val="0"/>
                                      <w:marTop w:val="0"/>
                                      <w:marBottom w:val="0"/>
                                      <w:divBdr>
                                        <w:top w:val="none" w:sz="0" w:space="0" w:color="auto"/>
                                        <w:left w:val="none" w:sz="0" w:space="0" w:color="auto"/>
                                        <w:bottom w:val="none" w:sz="0" w:space="0" w:color="auto"/>
                                        <w:right w:val="none" w:sz="0" w:space="0" w:color="auto"/>
                                      </w:divBdr>
                                    </w:div>
                                    <w:div w:id="1601722508">
                                      <w:marLeft w:val="0"/>
                                      <w:marRight w:val="0"/>
                                      <w:marTop w:val="0"/>
                                      <w:marBottom w:val="0"/>
                                      <w:divBdr>
                                        <w:top w:val="none" w:sz="0" w:space="0" w:color="auto"/>
                                        <w:left w:val="none" w:sz="0" w:space="0" w:color="auto"/>
                                        <w:bottom w:val="none" w:sz="0" w:space="0" w:color="auto"/>
                                        <w:right w:val="none" w:sz="0" w:space="0" w:color="auto"/>
                                      </w:divBdr>
                                    </w:div>
                                    <w:div w:id="516892870">
                                      <w:marLeft w:val="0"/>
                                      <w:marRight w:val="0"/>
                                      <w:marTop w:val="0"/>
                                      <w:marBottom w:val="0"/>
                                      <w:divBdr>
                                        <w:top w:val="none" w:sz="0" w:space="0" w:color="auto"/>
                                        <w:left w:val="none" w:sz="0" w:space="0" w:color="auto"/>
                                        <w:bottom w:val="none" w:sz="0" w:space="0" w:color="auto"/>
                                        <w:right w:val="none" w:sz="0" w:space="0" w:color="auto"/>
                                      </w:divBdr>
                                    </w:div>
                                    <w:div w:id="1182743865">
                                      <w:marLeft w:val="0"/>
                                      <w:marRight w:val="0"/>
                                      <w:marTop w:val="0"/>
                                      <w:marBottom w:val="0"/>
                                      <w:divBdr>
                                        <w:top w:val="none" w:sz="0" w:space="0" w:color="auto"/>
                                        <w:left w:val="none" w:sz="0" w:space="0" w:color="auto"/>
                                        <w:bottom w:val="none" w:sz="0" w:space="0" w:color="auto"/>
                                        <w:right w:val="none" w:sz="0" w:space="0" w:color="auto"/>
                                      </w:divBdr>
                                    </w:div>
                                    <w:div w:id="1075787034">
                                      <w:marLeft w:val="0"/>
                                      <w:marRight w:val="0"/>
                                      <w:marTop w:val="0"/>
                                      <w:marBottom w:val="0"/>
                                      <w:divBdr>
                                        <w:top w:val="none" w:sz="0" w:space="0" w:color="auto"/>
                                        <w:left w:val="none" w:sz="0" w:space="0" w:color="auto"/>
                                        <w:bottom w:val="none" w:sz="0" w:space="0" w:color="auto"/>
                                        <w:right w:val="none" w:sz="0" w:space="0" w:color="auto"/>
                                      </w:divBdr>
                                    </w:div>
                                    <w:div w:id="723867994">
                                      <w:marLeft w:val="0"/>
                                      <w:marRight w:val="0"/>
                                      <w:marTop w:val="0"/>
                                      <w:marBottom w:val="0"/>
                                      <w:divBdr>
                                        <w:top w:val="none" w:sz="0" w:space="0" w:color="auto"/>
                                        <w:left w:val="none" w:sz="0" w:space="0" w:color="auto"/>
                                        <w:bottom w:val="none" w:sz="0" w:space="0" w:color="auto"/>
                                        <w:right w:val="none" w:sz="0" w:space="0" w:color="auto"/>
                                      </w:divBdr>
                                    </w:div>
                                    <w:div w:id="2139449377">
                                      <w:marLeft w:val="0"/>
                                      <w:marRight w:val="0"/>
                                      <w:marTop w:val="0"/>
                                      <w:marBottom w:val="0"/>
                                      <w:divBdr>
                                        <w:top w:val="none" w:sz="0" w:space="0" w:color="auto"/>
                                        <w:left w:val="none" w:sz="0" w:space="0" w:color="auto"/>
                                        <w:bottom w:val="none" w:sz="0" w:space="0" w:color="auto"/>
                                        <w:right w:val="none" w:sz="0" w:space="0" w:color="auto"/>
                                      </w:divBdr>
                                    </w:div>
                                    <w:div w:id="1533298183">
                                      <w:marLeft w:val="0"/>
                                      <w:marRight w:val="0"/>
                                      <w:marTop w:val="0"/>
                                      <w:marBottom w:val="0"/>
                                      <w:divBdr>
                                        <w:top w:val="none" w:sz="0" w:space="0" w:color="auto"/>
                                        <w:left w:val="none" w:sz="0" w:space="0" w:color="auto"/>
                                        <w:bottom w:val="none" w:sz="0" w:space="0" w:color="auto"/>
                                        <w:right w:val="none" w:sz="0" w:space="0" w:color="auto"/>
                                      </w:divBdr>
                                    </w:div>
                                    <w:div w:id="182479234">
                                      <w:marLeft w:val="0"/>
                                      <w:marRight w:val="0"/>
                                      <w:marTop w:val="0"/>
                                      <w:marBottom w:val="0"/>
                                      <w:divBdr>
                                        <w:top w:val="none" w:sz="0" w:space="0" w:color="auto"/>
                                        <w:left w:val="none" w:sz="0" w:space="0" w:color="auto"/>
                                        <w:bottom w:val="none" w:sz="0" w:space="0" w:color="auto"/>
                                        <w:right w:val="none" w:sz="0" w:space="0" w:color="auto"/>
                                      </w:divBdr>
                                    </w:div>
                                    <w:div w:id="1171798028">
                                      <w:marLeft w:val="0"/>
                                      <w:marRight w:val="0"/>
                                      <w:marTop w:val="0"/>
                                      <w:marBottom w:val="0"/>
                                      <w:divBdr>
                                        <w:top w:val="none" w:sz="0" w:space="0" w:color="auto"/>
                                        <w:left w:val="none" w:sz="0" w:space="0" w:color="auto"/>
                                        <w:bottom w:val="none" w:sz="0" w:space="0" w:color="auto"/>
                                        <w:right w:val="none" w:sz="0" w:space="0" w:color="auto"/>
                                      </w:divBdr>
                                    </w:div>
                                    <w:div w:id="1222905330">
                                      <w:marLeft w:val="0"/>
                                      <w:marRight w:val="0"/>
                                      <w:marTop w:val="0"/>
                                      <w:marBottom w:val="0"/>
                                      <w:divBdr>
                                        <w:top w:val="none" w:sz="0" w:space="0" w:color="auto"/>
                                        <w:left w:val="none" w:sz="0" w:space="0" w:color="auto"/>
                                        <w:bottom w:val="none" w:sz="0" w:space="0" w:color="auto"/>
                                        <w:right w:val="none" w:sz="0" w:space="0" w:color="auto"/>
                                      </w:divBdr>
                                    </w:div>
                                    <w:div w:id="34936955">
                                      <w:marLeft w:val="0"/>
                                      <w:marRight w:val="0"/>
                                      <w:marTop w:val="0"/>
                                      <w:marBottom w:val="0"/>
                                      <w:divBdr>
                                        <w:top w:val="none" w:sz="0" w:space="0" w:color="auto"/>
                                        <w:left w:val="none" w:sz="0" w:space="0" w:color="auto"/>
                                        <w:bottom w:val="none" w:sz="0" w:space="0" w:color="auto"/>
                                        <w:right w:val="none" w:sz="0" w:space="0" w:color="auto"/>
                                      </w:divBdr>
                                    </w:div>
                                    <w:div w:id="650985834">
                                      <w:marLeft w:val="0"/>
                                      <w:marRight w:val="0"/>
                                      <w:marTop w:val="0"/>
                                      <w:marBottom w:val="0"/>
                                      <w:divBdr>
                                        <w:top w:val="none" w:sz="0" w:space="0" w:color="auto"/>
                                        <w:left w:val="none" w:sz="0" w:space="0" w:color="auto"/>
                                        <w:bottom w:val="none" w:sz="0" w:space="0" w:color="auto"/>
                                        <w:right w:val="none" w:sz="0" w:space="0" w:color="auto"/>
                                      </w:divBdr>
                                    </w:div>
                                    <w:div w:id="288324050">
                                      <w:marLeft w:val="0"/>
                                      <w:marRight w:val="0"/>
                                      <w:marTop w:val="0"/>
                                      <w:marBottom w:val="0"/>
                                      <w:divBdr>
                                        <w:top w:val="none" w:sz="0" w:space="0" w:color="auto"/>
                                        <w:left w:val="none" w:sz="0" w:space="0" w:color="auto"/>
                                        <w:bottom w:val="none" w:sz="0" w:space="0" w:color="auto"/>
                                        <w:right w:val="none" w:sz="0" w:space="0" w:color="auto"/>
                                      </w:divBdr>
                                    </w:div>
                                    <w:div w:id="709844711">
                                      <w:marLeft w:val="0"/>
                                      <w:marRight w:val="0"/>
                                      <w:marTop w:val="0"/>
                                      <w:marBottom w:val="0"/>
                                      <w:divBdr>
                                        <w:top w:val="none" w:sz="0" w:space="0" w:color="auto"/>
                                        <w:left w:val="none" w:sz="0" w:space="0" w:color="auto"/>
                                        <w:bottom w:val="none" w:sz="0" w:space="0" w:color="auto"/>
                                        <w:right w:val="none" w:sz="0" w:space="0" w:color="auto"/>
                                      </w:divBdr>
                                    </w:div>
                                    <w:div w:id="1458839428">
                                      <w:marLeft w:val="0"/>
                                      <w:marRight w:val="0"/>
                                      <w:marTop w:val="0"/>
                                      <w:marBottom w:val="0"/>
                                      <w:divBdr>
                                        <w:top w:val="none" w:sz="0" w:space="0" w:color="auto"/>
                                        <w:left w:val="none" w:sz="0" w:space="0" w:color="auto"/>
                                        <w:bottom w:val="none" w:sz="0" w:space="0" w:color="auto"/>
                                        <w:right w:val="none" w:sz="0" w:space="0" w:color="auto"/>
                                      </w:divBdr>
                                    </w:div>
                                    <w:div w:id="675310363">
                                      <w:marLeft w:val="0"/>
                                      <w:marRight w:val="0"/>
                                      <w:marTop w:val="0"/>
                                      <w:marBottom w:val="0"/>
                                      <w:divBdr>
                                        <w:top w:val="none" w:sz="0" w:space="0" w:color="auto"/>
                                        <w:left w:val="none" w:sz="0" w:space="0" w:color="auto"/>
                                        <w:bottom w:val="none" w:sz="0" w:space="0" w:color="auto"/>
                                        <w:right w:val="none" w:sz="0" w:space="0" w:color="auto"/>
                                      </w:divBdr>
                                    </w:div>
                                    <w:div w:id="2145848745">
                                      <w:marLeft w:val="0"/>
                                      <w:marRight w:val="0"/>
                                      <w:marTop w:val="0"/>
                                      <w:marBottom w:val="0"/>
                                      <w:divBdr>
                                        <w:top w:val="none" w:sz="0" w:space="0" w:color="auto"/>
                                        <w:left w:val="none" w:sz="0" w:space="0" w:color="auto"/>
                                        <w:bottom w:val="none" w:sz="0" w:space="0" w:color="auto"/>
                                        <w:right w:val="none" w:sz="0" w:space="0" w:color="auto"/>
                                      </w:divBdr>
                                    </w:div>
                                    <w:div w:id="111632656">
                                      <w:marLeft w:val="0"/>
                                      <w:marRight w:val="0"/>
                                      <w:marTop w:val="0"/>
                                      <w:marBottom w:val="0"/>
                                      <w:divBdr>
                                        <w:top w:val="none" w:sz="0" w:space="0" w:color="auto"/>
                                        <w:left w:val="none" w:sz="0" w:space="0" w:color="auto"/>
                                        <w:bottom w:val="none" w:sz="0" w:space="0" w:color="auto"/>
                                        <w:right w:val="none" w:sz="0" w:space="0" w:color="auto"/>
                                      </w:divBdr>
                                    </w:div>
                                    <w:div w:id="917642004">
                                      <w:marLeft w:val="0"/>
                                      <w:marRight w:val="0"/>
                                      <w:marTop w:val="0"/>
                                      <w:marBottom w:val="0"/>
                                      <w:divBdr>
                                        <w:top w:val="none" w:sz="0" w:space="0" w:color="auto"/>
                                        <w:left w:val="none" w:sz="0" w:space="0" w:color="auto"/>
                                        <w:bottom w:val="none" w:sz="0" w:space="0" w:color="auto"/>
                                        <w:right w:val="none" w:sz="0" w:space="0" w:color="auto"/>
                                      </w:divBdr>
                                    </w:div>
                                    <w:div w:id="1389381478">
                                      <w:marLeft w:val="0"/>
                                      <w:marRight w:val="0"/>
                                      <w:marTop w:val="0"/>
                                      <w:marBottom w:val="0"/>
                                      <w:divBdr>
                                        <w:top w:val="none" w:sz="0" w:space="0" w:color="auto"/>
                                        <w:left w:val="none" w:sz="0" w:space="0" w:color="auto"/>
                                        <w:bottom w:val="none" w:sz="0" w:space="0" w:color="auto"/>
                                        <w:right w:val="none" w:sz="0" w:space="0" w:color="auto"/>
                                      </w:divBdr>
                                    </w:div>
                                    <w:div w:id="1020013196">
                                      <w:marLeft w:val="0"/>
                                      <w:marRight w:val="0"/>
                                      <w:marTop w:val="0"/>
                                      <w:marBottom w:val="0"/>
                                      <w:divBdr>
                                        <w:top w:val="none" w:sz="0" w:space="0" w:color="auto"/>
                                        <w:left w:val="none" w:sz="0" w:space="0" w:color="auto"/>
                                        <w:bottom w:val="none" w:sz="0" w:space="0" w:color="auto"/>
                                        <w:right w:val="none" w:sz="0" w:space="0" w:color="auto"/>
                                      </w:divBdr>
                                    </w:div>
                                    <w:div w:id="1653293852">
                                      <w:marLeft w:val="0"/>
                                      <w:marRight w:val="0"/>
                                      <w:marTop w:val="0"/>
                                      <w:marBottom w:val="0"/>
                                      <w:divBdr>
                                        <w:top w:val="none" w:sz="0" w:space="0" w:color="auto"/>
                                        <w:left w:val="none" w:sz="0" w:space="0" w:color="auto"/>
                                        <w:bottom w:val="none" w:sz="0" w:space="0" w:color="auto"/>
                                        <w:right w:val="none" w:sz="0" w:space="0" w:color="auto"/>
                                      </w:divBdr>
                                    </w:div>
                                    <w:div w:id="680936664">
                                      <w:marLeft w:val="0"/>
                                      <w:marRight w:val="0"/>
                                      <w:marTop w:val="0"/>
                                      <w:marBottom w:val="0"/>
                                      <w:divBdr>
                                        <w:top w:val="none" w:sz="0" w:space="0" w:color="auto"/>
                                        <w:left w:val="none" w:sz="0" w:space="0" w:color="auto"/>
                                        <w:bottom w:val="none" w:sz="0" w:space="0" w:color="auto"/>
                                        <w:right w:val="none" w:sz="0" w:space="0" w:color="auto"/>
                                      </w:divBdr>
                                    </w:div>
                                    <w:div w:id="704409604">
                                      <w:marLeft w:val="0"/>
                                      <w:marRight w:val="0"/>
                                      <w:marTop w:val="0"/>
                                      <w:marBottom w:val="0"/>
                                      <w:divBdr>
                                        <w:top w:val="none" w:sz="0" w:space="0" w:color="auto"/>
                                        <w:left w:val="none" w:sz="0" w:space="0" w:color="auto"/>
                                        <w:bottom w:val="none" w:sz="0" w:space="0" w:color="auto"/>
                                        <w:right w:val="none" w:sz="0" w:space="0" w:color="auto"/>
                                      </w:divBdr>
                                    </w:div>
                                    <w:div w:id="1937245400">
                                      <w:marLeft w:val="0"/>
                                      <w:marRight w:val="0"/>
                                      <w:marTop w:val="0"/>
                                      <w:marBottom w:val="0"/>
                                      <w:divBdr>
                                        <w:top w:val="none" w:sz="0" w:space="0" w:color="auto"/>
                                        <w:left w:val="none" w:sz="0" w:space="0" w:color="auto"/>
                                        <w:bottom w:val="none" w:sz="0" w:space="0" w:color="auto"/>
                                        <w:right w:val="none" w:sz="0" w:space="0" w:color="auto"/>
                                      </w:divBdr>
                                    </w:div>
                                    <w:div w:id="1233465276">
                                      <w:marLeft w:val="0"/>
                                      <w:marRight w:val="0"/>
                                      <w:marTop w:val="0"/>
                                      <w:marBottom w:val="0"/>
                                      <w:divBdr>
                                        <w:top w:val="none" w:sz="0" w:space="0" w:color="auto"/>
                                        <w:left w:val="none" w:sz="0" w:space="0" w:color="auto"/>
                                        <w:bottom w:val="none" w:sz="0" w:space="0" w:color="auto"/>
                                        <w:right w:val="none" w:sz="0" w:space="0" w:color="auto"/>
                                      </w:divBdr>
                                    </w:div>
                                    <w:div w:id="1119646992">
                                      <w:marLeft w:val="0"/>
                                      <w:marRight w:val="0"/>
                                      <w:marTop w:val="0"/>
                                      <w:marBottom w:val="0"/>
                                      <w:divBdr>
                                        <w:top w:val="none" w:sz="0" w:space="0" w:color="auto"/>
                                        <w:left w:val="none" w:sz="0" w:space="0" w:color="auto"/>
                                        <w:bottom w:val="none" w:sz="0" w:space="0" w:color="auto"/>
                                        <w:right w:val="none" w:sz="0" w:space="0" w:color="auto"/>
                                      </w:divBdr>
                                    </w:div>
                                    <w:div w:id="145709207">
                                      <w:marLeft w:val="0"/>
                                      <w:marRight w:val="0"/>
                                      <w:marTop w:val="0"/>
                                      <w:marBottom w:val="0"/>
                                      <w:divBdr>
                                        <w:top w:val="none" w:sz="0" w:space="0" w:color="auto"/>
                                        <w:left w:val="none" w:sz="0" w:space="0" w:color="auto"/>
                                        <w:bottom w:val="none" w:sz="0" w:space="0" w:color="auto"/>
                                        <w:right w:val="none" w:sz="0" w:space="0" w:color="auto"/>
                                      </w:divBdr>
                                    </w:div>
                                    <w:div w:id="720984128">
                                      <w:marLeft w:val="0"/>
                                      <w:marRight w:val="0"/>
                                      <w:marTop w:val="0"/>
                                      <w:marBottom w:val="0"/>
                                      <w:divBdr>
                                        <w:top w:val="none" w:sz="0" w:space="0" w:color="auto"/>
                                        <w:left w:val="none" w:sz="0" w:space="0" w:color="auto"/>
                                        <w:bottom w:val="none" w:sz="0" w:space="0" w:color="auto"/>
                                        <w:right w:val="none" w:sz="0" w:space="0" w:color="auto"/>
                                      </w:divBdr>
                                    </w:div>
                                    <w:div w:id="816606655">
                                      <w:marLeft w:val="0"/>
                                      <w:marRight w:val="0"/>
                                      <w:marTop w:val="0"/>
                                      <w:marBottom w:val="0"/>
                                      <w:divBdr>
                                        <w:top w:val="none" w:sz="0" w:space="0" w:color="auto"/>
                                        <w:left w:val="none" w:sz="0" w:space="0" w:color="auto"/>
                                        <w:bottom w:val="none" w:sz="0" w:space="0" w:color="auto"/>
                                        <w:right w:val="none" w:sz="0" w:space="0" w:color="auto"/>
                                      </w:divBdr>
                                    </w:div>
                                    <w:div w:id="1477185542">
                                      <w:marLeft w:val="0"/>
                                      <w:marRight w:val="0"/>
                                      <w:marTop w:val="0"/>
                                      <w:marBottom w:val="0"/>
                                      <w:divBdr>
                                        <w:top w:val="none" w:sz="0" w:space="0" w:color="auto"/>
                                        <w:left w:val="none" w:sz="0" w:space="0" w:color="auto"/>
                                        <w:bottom w:val="none" w:sz="0" w:space="0" w:color="auto"/>
                                        <w:right w:val="none" w:sz="0" w:space="0" w:color="auto"/>
                                      </w:divBdr>
                                    </w:div>
                                    <w:div w:id="961351882">
                                      <w:marLeft w:val="0"/>
                                      <w:marRight w:val="0"/>
                                      <w:marTop w:val="0"/>
                                      <w:marBottom w:val="0"/>
                                      <w:divBdr>
                                        <w:top w:val="none" w:sz="0" w:space="0" w:color="auto"/>
                                        <w:left w:val="none" w:sz="0" w:space="0" w:color="auto"/>
                                        <w:bottom w:val="none" w:sz="0" w:space="0" w:color="auto"/>
                                        <w:right w:val="none" w:sz="0" w:space="0" w:color="auto"/>
                                      </w:divBdr>
                                    </w:div>
                                    <w:div w:id="794058684">
                                      <w:marLeft w:val="0"/>
                                      <w:marRight w:val="0"/>
                                      <w:marTop w:val="0"/>
                                      <w:marBottom w:val="0"/>
                                      <w:divBdr>
                                        <w:top w:val="none" w:sz="0" w:space="0" w:color="auto"/>
                                        <w:left w:val="none" w:sz="0" w:space="0" w:color="auto"/>
                                        <w:bottom w:val="none" w:sz="0" w:space="0" w:color="auto"/>
                                        <w:right w:val="none" w:sz="0" w:space="0" w:color="auto"/>
                                      </w:divBdr>
                                    </w:div>
                                    <w:div w:id="1229455805">
                                      <w:marLeft w:val="0"/>
                                      <w:marRight w:val="0"/>
                                      <w:marTop w:val="0"/>
                                      <w:marBottom w:val="0"/>
                                      <w:divBdr>
                                        <w:top w:val="none" w:sz="0" w:space="0" w:color="auto"/>
                                        <w:left w:val="none" w:sz="0" w:space="0" w:color="auto"/>
                                        <w:bottom w:val="none" w:sz="0" w:space="0" w:color="auto"/>
                                        <w:right w:val="none" w:sz="0" w:space="0" w:color="auto"/>
                                      </w:divBdr>
                                    </w:div>
                                    <w:div w:id="1012683153">
                                      <w:marLeft w:val="0"/>
                                      <w:marRight w:val="0"/>
                                      <w:marTop w:val="0"/>
                                      <w:marBottom w:val="0"/>
                                      <w:divBdr>
                                        <w:top w:val="none" w:sz="0" w:space="0" w:color="auto"/>
                                        <w:left w:val="none" w:sz="0" w:space="0" w:color="auto"/>
                                        <w:bottom w:val="none" w:sz="0" w:space="0" w:color="auto"/>
                                        <w:right w:val="none" w:sz="0" w:space="0" w:color="auto"/>
                                      </w:divBdr>
                                    </w:div>
                                    <w:div w:id="1155336479">
                                      <w:marLeft w:val="0"/>
                                      <w:marRight w:val="0"/>
                                      <w:marTop w:val="0"/>
                                      <w:marBottom w:val="0"/>
                                      <w:divBdr>
                                        <w:top w:val="none" w:sz="0" w:space="0" w:color="auto"/>
                                        <w:left w:val="none" w:sz="0" w:space="0" w:color="auto"/>
                                        <w:bottom w:val="none" w:sz="0" w:space="0" w:color="auto"/>
                                        <w:right w:val="none" w:sz="0" w:space="0" w:color="auto"/>
                                      </w:divBdr>
                                    </w:div>
                                    <w:div w:id="1749618332">
                                      <w:marLeft w:val="0"/>
                                      <w:marRight w:val="0"/>
                                      <w:marTop w:val="0"/>
                                      <w:marBottom w:val="0"/>
                                      <w:divBdr>
                                        <w:top w:val="none" w:sz="0" w:space="0" w:color="auto"/>
                                        <w:left w:val="none" w:sz="0" w:space="0" w:color="auto"/>
                                        <w:bottom w:val="none" w:sz="0" w:space="0" w:color="auto"/>
                                        <w:right w:val="none" w:sz="0" w:space="0" w:color="auto"/>
                                      </w:divBdr>
                                    </w:div>
                                    <w:div w:id="25713240">
                                      <w:marLeft w:val="0"/>
                                      <w:marRight w:val="0"/>
                                      <w:marTop w:val="0"/>
                                      <w:marBottom w:val="0"/>
                                      <w:divBdr>
                                        <w:top w:val="none" w:sz="0" w:space="0" w:color="auto"/>
                                        <w:left w:val="none" w:sz="0" w:space="0" w:color="auto"/>
                                        <w:bottom w:val="none" w:sz="0" w:space="0" w:color="auto"/>
                                        <w:right w:val="none" w:sz="0" w:space="0" w:color="auto"/>
                                      </w:divBdr>
                                    </w:div>
                                    <w:div w:id="158231176">
                                      <w:marLeft w:val="0"/>
                                      <w:marRight w:val="0"/>
                                      <w:marTop w:val="0"/>
                                      <w:marBottom w:val="0"/>
                                      <w:divBdr>
                                        <w:top w:val="none" w:sz="0" w:space="0" w:color="auto"/>
                                        <w:left w:val="none" w:sz="0" w:space="0" w:color="auto"/>
                                        <w:bottom w:val="none" w:sz="0" w:space="0" w:color="auto"/>
                                        <w:right w:val="none" w:sz="0" w:space="0" w:color="auto"/>
                                      </w:divBdr>
                                    </w:div>
                                    <w:div w:id="46786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583053">
          <w:marLeft w:val="0"/>
          <w:marRight w:val="0"/>
          <w:marTop w:val="0"/>
          <w:marBottom w:val="0"/>
          <w:divBdr>
            <w:top w:val="none" w:sz="0" w:space="0" w:color="auto"/>
            <w:left w:val="none" w:sz="0" w:space="0" w:color="auto"/>
            <w:bottom w:val="none" w:sz="0" w:space="0" w:color="auto"/>
            <w:right w:val="none" w:sz="0" w:space="0" w:color="auto"/>
          </w:divBdr>
        </w:div>
      </w:divsChild>
    </w:div>
    <w:div w:id="2005890095">
      <w:bodyDiv w:val="1"/>
      <w:marLeft w:val="0"/>
      <w:marRight w:val="0"/>
      <w:marTop w:val="0"/>
      <w:marBottom w:val="0"/>
      <w:divBdr>
        <w:top w:val="none" w:sz="0" w:space="0" w:color="auto"/>
        <w:left w:val="none" w:sz="0" w:space="0" w:color="auto"/>
        <w:bottom w:val="none" w:sz="0" w:space="0" w:color="auto"/>
        <w:right w:val="none" w:sz="0" w:space="0" w:color="auto"/>
      </w:divBdr>
      <w:divsChild>
        <w:div w:id="104693600">
          <w:marLeft w:val="0"/>
          <w:marRight w:val="0"/>
          <w:marTop w:val="0"/>
          <w:marBottom w:val="300"/>
          <w:divBdr>
            <w:top w:val="none" w:sz="0" w:space="0" w:color="auto"/>
            <w:left w:val="none" w:sz="0" w:space="0" w:color="auto"/>
            <w:bottom w:val="none" w:sz="0" w:space="0" w:color="auto"/>
            <w:right w:val="none" w:sz="0" w:space="0" w:color="auto"/>
          </w:divBdr>
          <w:divsChild>
            <w:div w:id="2030063625">
              <w:marLeft w:val="0"/>
              <w:marRight w:val="0"/>
              <w:marTop w:val="0"/>
              <w:marBottom w:val="0"/>
              <w:divBdr>
                <w:top w:val="none" w:sz="0" w:space="0" w:color="auto"/>
                <w:left w:val="none" w:sz="0" w:space="0" w:color="auto"/>
                <w:bottom w:val="none" w:sz="0" w:space="0" w:color="auto"/>
                <w:right w:val="none" w:sz="0" w:space="0" w:color="auto"/>
              </w:divBdr>
              <w:divsChild>
                <w:div w:id="1386753711">
                  <w:marLeft w:val="0"/>
                  <w:marRight w:val="0"/>
                  <w:marTop w:val="0"/>
                  <w:marBottom w:val="0"/>
                  <w:divBdr>
                    <w:top w:val="single" w:sz="6" w:space="0" w:color="DDDDDD"/>
                    <w:left w:val="single" w:sz="6" w:space="4" w:color="DDDDDD"/>
                    <w:bottom w:val="single" w:sz="6" w:space="0" w:color="DDDDDD"/>
                    <w:right w:val="single" w:sz="6" w:space="4" w:color="DDDDDD"/>
                  </w:divBdr>
                  <w:divsChild>
                    <w:div w:id="149712148">
                      <w:marLeft w:val="0"/>
                      <w:marRight w:val="0"/>
                      <w:marTop w:val="0"/>
                      <w:marBottom w:val="150"/>
                      <w:divBdr>
                        <w:top w:val="none" w:sz="0" w:space="0" w:color="auto"/>
                        <w:left w:val="none" w:sz="0" w:space="0" w:color="auto"/>
                        <w:bottom w:val="none" w:sz="0" w:space="0" w:color="auto"/>
                        <w:right w:val="none" w:sz="0" w:space="0" w:color="auto"/>
                      </w:divBdr>
                      <w:divsChild>
                        <w:div w:id="274291014">
                          <w:marLeft w:val="0"/>
                          <w:marRight w:val="0"/>
                          <w:marTop w:val="0"/>
                          <w:marBottom w:val="0"/>
                          <w:divBdr>
                            <w:top w:val="none" w:sz="0" w:space="0" w:color="auto"/>
                            <w:left w:val="none" w:sz="0" w:space="0" w:color="auto"/>
                            <w:bottom w:val="none" w:sz="0" w:space="0" w:color="auto"/>
                            <w:right w:val="none" w:sz="0" w:space="0" w:color="auto"/>
                          </w:divBdr>
                          <w:divsChild>
                            <w:div w:id="1515071705">
                              <w:marLeft w:val="0"/>
                              <w:marRight w:val="0"/>
                              <w:marTop w:val="0"/>
                              <w:marBottom w:val="0"/>
                              <w:divBdr>
                                <w:top w:val="none" w:sz="0" w:space="0" w:color="auto"/>
                                <w:left w:val="none" w:sz="0" w:space="0" w:color="auto"/>
                                <w:bottom w:val="none" w:sz="0" w:space="0" w:color="auto"/>
                                <w:right w:val="none" w:sz="0" w:space="0" w:color="auto"/>
                              </w:divBdr>
                              <w:divsChild>
                                <w:div w:id="1435130028">
                                  <w:marLeft w:val="0"/>
                                  <w:marRight w:val="0"/>
                                  <w:marTop w:val="0"/>
                                  <w:marBottom w:val="0"/>
                                  <w:divBdr>
                                    <w:top w:val="none" w:sz="0" w:space="0" w:color="auto"/>
                                    <w:left w:val="none" w:sz="0" w:space="0" w:color="auto"/>
                                    <w:bottom w:val="none" w:sz="0" w:space="0" w:color="auto"/>
                                    <w:right w:val="none" w:sz="0" w:space="0" w:color="auto"/>
                                  </w:divBdr>
                                  <w:divsChild>
                                    <w:div w:id="199729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6308">
                          <w:marLeft w:val="0"/>
                          <w:marRight w:val="0"/>
                          <w:marTop w:val="0"/>
                          <w:marBottom w:val="0"/>
                          <w:divBdr>
                            <w:top w:val="none" w:sz="0" w:space="0" w:color="auto"/>
                            <w:left w:val="none" w:sz="0" w:space="0" w:color="auto"/>
                            <w:bottom w:val="none" w:sz="0" w:space="0" w:color="auto"/>
                            <w:right w:val="none" w:sz="0" w:space="0" w:color="auto"/>
                          </w:divBdr>
                          <w:divsChild>
                            <w:div w:id="401636486">
                              <w:marLeft w:val="0"/>
                              <w:marRight w:val="0"/>
                              <w:marTop w:val="0"/>
                              <w:marBottom w:val="0"/>
                              <w:divBdr>
                                <w:top w:val="none" w:sz="0" w:space="0" w:color="auto"/>
                                <w:left w:val="none" w:sz="0" w:space="0" w:color="auto"/>
                                <w:bottom w:val="none" w:sz="0" w:space="0" w:color="auto"/>
                                <w:right w:val="none" w:sz="0" w:space="0" w:color="auto"/>
                              </w:divBdr>
                              <w:divsChild>
                                <w:div w:id="2130007676">
                                  <w:marLeft w:val="0"/>
                                  <w:marRight w:val="0"/>
                                  <w:marTop w:val="0"/>
                                  <w:marBottom w:val="0"/>
                                  <w:divBdr>
                                    <w:top w:val="none" w:sz="0" w:space="0" w:color="auto"/>
                                    <w:left w:val="none" w:sz="0" w:space="0" w:color="auto"/>
                                    <w:bottom w:val="none" w:sz="0" w:space="0" w:color="auto"/>
                                    <w:right w:val="none" w:sz="0" w:space="0" w:color="auto"/>
                                  </w:divBdr>
                                  <w:divsChild>
                                    <w:div w:id="1939557699">
                                      <w:marLeft w:val="0"/>
                                      <w:marRight w:val="0"/>
                                      <w:marTop w:val="0"/>
                                      <w:marBottom w:val="0"/>
                                      <w:divBdr>
                                        <w:top w:val="none" w:sz="0" w:space="0" w:color="auto"/>
                                        <w:left w:val="none" w:sz="0" w:space="0" w:color="auto"/>
                                        <w:bottom w:val="none" w:sz="0" w:space="0" w:color="auto"/>
                                        <w:right w:val="none" w:sz="0" w:space="0" w:color="auto"/>
                                      </w:divBdr>
                                    </w:div>
                                    <w:div w:id="704217021">
                                      <w:marLeft w:val="0"/>
                                      <w:marRight w:val="0"/>
                                      <w:marTop w:val="0"/>
                                      <w:marBottom w:val="0"/>
                                      <w:divBdr>
                                        <w:top w:val="none" w:sz="0" w:space="0" w:color="auto"/>
                                        <w:left w:val="none" w:sz="0" w:space="0" w:color="auto"/>
                                        <w:bottom w:val="none" w:sz="0" w:space="0" w:color="auto"/>
                                        <w:right w:val="none" w:sz="0" w:space="0" w:color="auto"/>
                                      </w:divBdr>
                                    </w:div>
                                    <w:div w:id="867136704">
                                      <w:marLeft w:val="0"/>
                                      <w:marRight w:val="0"/>
                                      <w:marTop w:val="0"/>
                                      <w:marBottom w:val="0"/>
                                      <w:divBdr>
                                        <w:top w:val="none" w:sz="0" w:space="0" w:color="auto"/>
                                        <w:left w:val="none" w:sz="0" w:space="0" w:color="auto"/>
                                        <w:bottom w:val="none" w:sz="0" w:space="0" w:color="auto"/>
                                        <w:right w:val="none" w:sz="0" w:space="0" w:color="auto"/>
                                      </w:divBdr>
                                    </w:div>
                                    <w:div w:id="335810206">
                                      <w:marLeft w:val="0"/>
                                      <w:marRight w:val="0"/>
                                      <w:marTop w:val="0"/>
                                      <w:marBottom w:val="0"/>
                                      <w:divBdr>
                                        <w:top w:val="none" w:sz="0" w:space="0" w:color="auto"/>
                                        <w:left w:val="none" w:sz="0" w:space="0" w:color="auto"/>
                                        <w:bottom w:val="none" w:sz="0" w:space="0" w:color="auto"/>
                                        <w:right w:val="none" w:sz="0" w:space="0" w:color="auto"/>
                                      </w:divBdr>
                                    </w:div>
                                    <w:div w:id="1418017639">
                                      <w:marLeft w:val="0"/>
                                      <w:marRight w:val="0"/>
                                      <w:marTop w:val="0"/>
                                      <w:marBottom w:val="0"/>
                                      <w:divBdr>
                                        <w:top w:val="none" w:sz="0" w:space="0" w:color="auto"/>
                                        <w:left w:val="none" w:sz="0" w:space="0" w:color="auto"/>
                                        <w:bottom w:val="none" w:sz="0" w:space="0" w:color="auto"/>
                                        <w:right w:val="none" w:sz="0" w:space="0" w:color="auto"/>
                                      </w:divBdr>
                                    </w:div>
                                    <w:div w:id="1810586699">
                                      <w:marLeft w:val="0"/>
                                      <w:marRight w:val="0"/>
                                      <w:marTop w:val="0"/>
                                      <w:marBottom w:val="0"/>
                                      <w:divBdr>
                                        <w:top w:val="none" w:sz="0" w:space="0" w:color="auto"/>
                                        <w:left w:val="none" w:sz="0" w:space="0" w:color="auto"/>
                                        <w:bottom w:val="none" w:sz="0" w:space="0" w:color="auto"/>
                                        <w:right w:val="none" w:sz="0" w:space="0" w:color="auto"/>
                                      </w:divBdr>
                                    </w:div>
                                    <w:div w:id="1491215976">
                                      <w:marLeft w:val="0"/>
                                      <w:marRight w:val="0"/>
                                      <w:marTop w:val="0"/>
                                      <w:marBottom w:val="0"/>
                                      <w:divBdr>
                                        <w:top w:val="none" w:sz="0" w:space="0" w:color="auto"/>
                                        <w:left w:val="none" w:sz="0" w:space="0" w:color="auto"/>
                                        <w:bottom w:val="none" w:sz="0" w:space="0" w:color="auto"/>
                                        <w:right w:val="none" w:sz="0" w:space="0" w:color="auto"/>
                                      </w:divBdr>
                                    </w:div>
                                    <w:div w:id="123039946">
                                      <w:marLeft w:val="0"/>
                                      <w:marRight w:val="0"/>
                                      <w:marTop w:val="0"/>
                                      <w:marBottom w:val="0"/>
                                      <w:divBdr>
                                        <w:top w:val="none" w:sz="0" w:space="0" w:color="auto"/>
                                        <w:left w:val="none" w:sz="0" w:space="0" w:color="auto"/>
                                        <w:bottom w:val="none" w:sz="0" w:space="0" w:color="auto"/>
                                        <w:right w:val="none" w:sz="0" w:space="0" w:color="auto"/>
                                      </w:divBdr>
                                    </w:div>
                                    <w:div w:id="258678446">
                                      <w:marLeft w:val="0"/>
                                      <w:marRight w:val="0"/>
                                      <w:marTop w:val="0"/>
                                      <w:marBottom w:val="0"/>
                                      <w:divBdr>
                                        <w:top w:val="none" w:sz="0" w:space="0" w:color="auto"/>
                                        <w:left w:val="none" w:sz="0" w:space="0" w:color="auto"/>
                                        <w:bottom w:val="none" w:sz="0" w:space="0" w:color="auto"/>
                                        <w:right w:val="none" w:sz="0" w:space="0" w:color="auto"/>
                                      </w:divBdr>
                                    </w:div>
                                    <w:div w:id="32926924">
                                      <w:marLeft w:val="0"/>
                                      <w:marRight w:val="0"/>
                                      <w:marTop w:val="0"/>
                                      <w:marBottom w:val="0"/>
                                      <w:divBdr>
                                        <w:top w:val="none" w:sz="0" w:space="0" w:color="auto"/>
                                        <w:left w:val="none" w:sz="0" w:space="0" w:color="auto"/>
                                        <w:bottom w:val="none" w:sz="0" w:space="0" w:color="auto"/>
                                        <w:right w:val="none" w:sz="0" w:space="0" w:color="auto"/>
                                      </w:divBdr>
                                    </w:div>
                                    <w:div w:id="2069302214">
                                      <w:marLeft w:val="0"/>
                                      <w:marRight w:val="0"/>
                                      <w:marTop w:val="0"/>
                                      <w:marBottom w:val="0"/>
                                      <w:divBdr>
                                        <w:top w:val="none" w:sz="0" w:space="0" w:color="auto"/>
                                        <w:left w:val="none" w:sz="0" w:space="0" w:color="auto"/>
                                        <w:bottom w:val="none" w:sz="0" w:space="0" w:color="auto"/>
                                        <w:right w:val="none" w:sz="0" w:space="0" w:color="auto"/>
                                      </w:divBdr>
                                    </w:div>
                                    <w:div w:id="1026717278">
                                      <w:marLeft w:val="0"/>
                                      <w:marRight w:val="0"/>
                                      <w:marTop w:val="0"/>
                                      <w:marBottom w:val="0"/>
                                      <w:divBdr>
                                        <w:top w:val="none" w:sz="0" w:space="0" w:color="auto"/>
                                        <w:left w:val="none" w:sz="0" w:space="0" w:color="auto"/>
                                        <w:bottom w:val="none" w:sz="0" w:space="0" w:color="auto"/>
                                        <w:right w:val="none" w:sz="0" w:space="0" w:color="auto"/>
                                      </w:divBdr>
                                    </w:div>
                                    <w:div w:id="595988324">
                                      <w:marLeft w:val="0"/>
                                      <w:marRight w:val="0"/>
                                      <w:marTop w:val="0"/>
                                      <w:marBottom w:val="0"/>
                                      <w:divBdr>
                                        <w:top w:val="none" w:sz="0" w:space="0" w:color="auto"/>
                                        <w:left w:val="none" w:sz="0" w:space="0" w:color="auto"/>
                                        <w:bottom w:val="none" w:sz="0" w:space="0" w:color="auto"/>
                                        <w:right w:val="none" w:sz="0" w:space="0" w:color="auto"/>
                                      </w:divBdr>
                                    </w:div>
                                    <w:div w:id="2115779256">
                                      <w:marLeft w:val="0"/>
                                      <w:marRight w:val="0"/>
                                      <w:marTop w:val="0"/>
                                      <w:marBottom w:val="0"/>
                                      <w:divBdr>
                                        <w:top w:val="none" w:sz="0" w:space="0" w:color="auto"/>
                                        <w:left w:val="none" w:sz="0" w:space="0" w:color="auto"/>
                                        <w:bottom w:val="none" w:sz="0" w:space="0" w:color="auto"/>
                                        <w:right w:val="none" w:sz="0" w:space="0" w:color="auto"/>
                                      </w:divBdr>
                                    </w:div>
                                    <w:div w:id="790175784">
                                      <w:marLeft w:val="0"/>
                                      <w:marRight w:val="0"/>
                                      <w:marTop w:val="0"/>
                                      <w:marBottom w:val="0"/>
                                      <w:divBdr>
                                        <w:top w:val="none" w:sz="0" w:space="0" w:color="auto"/>
                                        <w:left w:val="none" w:sz="0" w:space="0" w:color="auto"/>
                                        <w:bottom w:val="none" w:sz="0" w:space="0" w:color="auto"/>
                                        <w:right w:val="none" w:sz="0" w:space="0" w:color="auto"/>
                                      </w:divBdr>
                                    </w:div>
                                    <w:div w:id="1028530005">
                                      <w:marLeft w:val="0"/>
                                      <w:marRight w:val="0"/>
                                      <w:marTop w:val="0"/>
                                      <w:marBottom w:val="0"/>
                                      <w:divBdr>
                                        <w:top w:val="none" w:sz="0" w:space="0" w:color="auto"/>
                                        <w:left w:val="none" w:sz="0" w:space="0" w:color="auto"/>
                                        <w:bottom w:val="none" w:sz="0" w:space="0" w:color="auto"/>
                                        <w:right w:val="none" w:sz="0" w:space="0" w:color="auto"/>
                                      </w:divBdr>
                                    </w:div>
                                    <w:div w:id="166865430">
                                      <w:marLeft w:val="0"/>
                                      <w:marRight w:val="0"/>
                                      <w:marTop w:val="0"/>
                                      <w:marBottom w:val="0"/>
                                      <w:divBdr>
                                        <w:top w:val="none" w:sz="0" w:space="0" w:color="auto"/>
                                        <w:left w:val="none" w:sz="0" w:space="0" w:color="auto"/>
                                        <w:bottom w:val="none" w:sz="0" w:space="0" w:color="auto"/>
                                        <w:right w:val="none" w:sz="0" w:space="0" w:color="auto"/>
                                      </w:divBdr>
                                    </w:div>
                                    <w:div w:id="344333082">
                                      <w:marLeft w:val="0"/>
                                      <w:marRight w:val="0"/>
                                      <w:marTop w:val="0"/>
                                      <w:marBottom w:val="0"/>
                                      <w:divBdr>
                                        <w:top w:val="none" w:sz="0" w:space="0" w:color="auto"/>
                                        <w:left w:val="none" w:sz="0" w:space="0" w:color="auto"/>
                                        <w:bottom w:val="none" w:sz="0" w:space="0" w:color="auto"/>
                                        <w:right w:val="none" w:sz="0" w:space="0" w:color="auto"/>
                                      </w:divBdr>
                                    </w:div>
                                    <w:div w:id="1169558017">
                                      <w:marLeft w:val="0"/>
                                      <w:marRight w:val="0"/>
                                      <w:marTop w:val="0"/>
                                      <w:marBottom w:val="0"/>
                                      <w:divBdr>
                                        <w:top w:val="none" w:sz="0" w:space="0" w:color="auto"/>
                                        <w:left w:val="none" w:sz="0" w:space="0" w:color="auto"/>
                                        <w:bottom w:val="none" w:sz="0" w:space="0" w:color="auto"/>
                                        <w:right w:val="none" w:sz="0" w:space="0" w:color="auto"/>
                                      </w:divBdr>
                                    </w:div>
                                    <w:div w:id="1126504205">
                                      <w:marLeft w:val="0"/>
                                      <w:marRight w:val="0"/>
                                      <w:marTop w:val="0"/>
                                      <w:marBottom w:val="0"/>
                                      <w:divBdr>
                                        <w:top w:val="none" w:sz="0" w:space="0" w:color="auto"/>
                                        <w:left w:val="none" w:sz="0" w:space="0" w:color="auto"/>
                                        <w:bottom w:val="none" w:sz="0" w:space="0" w:color="auto"/>
                                        <w:right w:val="none" w:sz="0" w:space="0" w:color="auto"/>
                                      </w:divBdr>
                                    </w:div>
                                    <w:div w:id="1539125737">
                                      <w:marLeft w:val="0"/>
                                      <w:marRight w:val="0"/>
                                      <w:marTop w:val="0"/>
                                      <w:marBottom w:val="0"/>
                                      <w:divBdr>
                                        <w:top w:val="none" w:sz="0" w:space="0" w:color="auto"/>
                                        <w:left w:val="none" w:sz="0" w:space="0" w:color="auto"/>
                                        <w:bottom w:val="none" w:sz="0" w:space="0" w:color="auto"/>
                                        <w:right w:val="none" w:sz="0" w:space="0" w:color="auto"/>
                                      </w:divBdr>
                                    </w:div>
                                    <w:div w:id="1622757899">
                                      <w:marLeft w:val="0"/>
                                      <w:marRight w:val="0"/>
                                      <w:marTop w:val="0"/>
                                      <w:marBottom w:val="0"/>
                                      <w:divBdr>
                                        <w:top w:val="none" w:sz="0" w:space="0" w:color="auto"/>
                                        <w:left w:val="none" w:sz="0" w:space="0" w:color="auto"/>
                                        <w:bottom w:val="none" w:sz="0" w:space="0" w:color="auto"/>
                                        <w:right w:val="none" w:sz="0" w:space="0" w:color="auto"/>
                                      </w:divBdr>
                                    </w:div>
                                    <w:div w:id="490102874">
                                      <w:marLeft w:val="0"/>
                                      <w:marRight w:val="0"/>
                                      <w:marTop w:val="0"/>
                                      <w:marBottom w:val="0"/>
                                      <w:divBdr>
                                        <w:top w:val="none" w:sz="0" w:space="0" w:color="auto"/>
                                        <w:left w:val="none" w:sz="0" w:space="0" w:color="auto"/>
                                        <w:bottom w:val="none" w:sz="0" w:space="0" w:color="auto"/>
                                        <w:right w:val="none" w:sz="0" w:space="0" w:color="auto"/>
                                      </w:divBdr>
                                    </w:div>
                                    <w:div w:id="2063167039">
                                      <w:marLeft w:val="0"/>
                                      <w:marRight w:val="0"/>
                                      <w:marTop w:val="0"/>
                                      <w:marBottom w:val="0"/>
                                      <w:divBdr>
                                        <w:top w:val="none" w:sz="0" w:space="0" w:color="auto"/>
                                        <w:left w:val="none" w:sz="0" w:space="0" w:color="auto"/>
                                        <w:bottom w:val="none" w:sz="0" w:space="0" w:color="auto"/>
                                        <w:right w:val="none" w:sz="0" w:space="0" w:color="auto"/>
                                      </w:divBdr>
                                    </w:div>
                                    <w:div w:id="352925509">
                                      <w:marLeft w:val="0"/>
                                      <w:marRight w:val="0"/>
                                      <w:marTop w:val="0"/>
                                      <w:marBottom w:val="0"/>
                                      <w:divBdr>
                                        <w:top w:val="none" w:sz="0" w:space="0" w:color="auto"/>
                                        <w:left w:val="none" w:sz="0" w:space="0" w:color="auto"/>
                                        <w:bottom w:val="none" w:sz="0" w:space="0" w:color="auto"/>
                                        <w:right w:val="none" w:sz="0" w:space="0" w:color="auto"/>
                                      </w:divBdr>
                                    </w:div>
                                    <w:div w:id="1955867694">
                                      <w:marLeft w:val="0"/>
                                      <w:marRight w:val="0"/>
                                      <w:marTop w:val="0"/>
                                      <w:marBottom w:val="0"/>
                                      <w:divBdr>
                                        <w:top w:val="none" w:sz="0" w:space="0" w:color="auto"/>
                                        <w:left w:val="none" w:sz="0" w:space="0" w:color="auto"/>
                                        <w:bottom w:val="none" w:sz="0" w:space="0" w:color="auto"/>
                                        <w:right w:val="none" w:sz="0" w:space="0" w:color="auto"/>
                                      </w:divBdr>
                                    </w:div>
                                    <w:div w:id="1906452090">
                                      <w:marLeft w:val="0"/>
                                      <w:marRight w:val="0"/>
                                      <w:marTop w:val="0"/>
                                      <w:marBottom w:val="0"/>
                                      <w:divBdr>
                                        <w:top w:val="none" w:sz="0" w:space="0" w:color="auto"/>
                                        <w:left w:val="none" w:sz="0" w:space="0" w:color="auto"/>
                                        <w:bottom w:val="none" w:sz="0" w:space="0" w:color="auto"/>
                                        <w:right w:val="none" w:sz="0" w:space="0" w:color="auto"/>
                                      </w:divBdr>
                                    </w:div>
                                    <w:div w:id="743573100">
                                      <w:marLeft w:val="0"/>
                                      <w:marRight w:val="0"/>
                                      <w:marTop w:val="0"/>
                                      <w:marBottom w:val="0"/>
                                      <w:divBdr>
                                        <w:top w:val="none" w:sz="0" w:space="0" w:color="auto"/>
                                        <w:left w:val="none" w:sz="0" w:space="0" w:color="auto"/>
                                        <w:bottom w:val="none" w:sz="0" w:space="0" w:color="auto"/>
                                        <w:right w:val="none" w:sz="0" w:space="0" w:color="auto"/>
                                      </w:divBdr>
                                    </w:div>
                                    <w:div w:id="1782452370">
                                      <w:marLeft w:val="0"/>
                                      <w:marRight w:val="0"/>
                                      <w:marTop w:val="0"/>
                                      <w:marBottom w:val="0"/>
                                      <w:divBdr>
                                        <w:top w:val="none" w:sz="0" w:space="0" w:color="auto"/>
                                        <w:left w:val="none" w:sz="0" w:space="0" w:color="auto"/>
                                        <w:bottom w:val="none" w:sz="0" w:space="0" w:color="auto"/>
                                        <w:right w:val="none" w:sz="0" w:space="0" w:color="auto"/>
                                      </w:divBdr>
                                    </w:div>
                                    <w:div w:id="936518797">
                                      <w:marLeft w:val="0"/>
                                      <w:marRight w:val="0"/>
                                      <w:marTop w:val="0"/>
                                      <w:marBottom w:val="0"/>
                                      <w:divBdr>
                                        <w:top w:val="none" w:sz="0" w:space="0" w:color="auto"/>
                                        <w:left w:val="none" w:sz="0" w:space="0" w:color="auto"/>
                                        <w:bottom w:val="none" w:sz="0" w:space="0" w:color="auto"/>
                                        <w:right w:val="none" w:sz="0" w:space="0" w:color="auto"/>
                                      </w:divBdr>
                                    </w:div>
                                    <w:div w:id="898398878">
                                      <w:marLeft w:val="0"/>
                                      <w:marRight w:val="0"/>
                                      <w:marTop w:val="0"/>
                                      <w:marBottom w:val="0"/>
                                      <w:divBdr>
                                        <w:top w:val="none" w:sz="0" w:space="0" w:color="auto"/>
                                        <w:left w:val="none" w:sz="0" w:space="0" w:color="auto"/>
                                        <w:bottom w:val="none" w:sz="0" w:space="0" w:color="auto"/>
                                        <w:right w:val="none" w:sz="0" w:space="0" w:color="auto"/>
                                      </w:divBdr>
                                    </w:div>
                                    <w:div w:id="775952682">
                                      <w:marLeft w:val="0"/>
                                      <w:marRight w:val="0"/>
                                      <w:marTop w:val="0"/>
                                      <w:marBottom w:val="0"/>
                                      <w:divBdr>
                                        <w:top w:val="none" w:sz="0" w:space="0" w:color="auto"/>
                                        <w:left w:val="none" w:sz="0" w:space="0" w:color="auto"/>
                                        <w:bottom w:val="none" w:sz="0" w:space="0" w:color="auto"/>
                                        <w:right w:val="none" w:sz="0" w:space="0" w:color="auto"/>
                                      </w:divBdr>
                                    </w:div>
                                    <w:div w:id="1646927308">
                                      <w:marLeft w:val="0"/>
                                      <w:marRight w:val="0"/>
                                      <w:marTop w:val="0"/>
                                      <w:marBottom w:val="0"/>
                                      <w:divBdr>
                                        <w:top w:val="none" w:sz="0" w:space="0" w:color="auto"/>
                                        <w:left w:val="none" w:sz="0" w:space="0" w:color="auto"/>
                                        <w:bottom w:val="none" w:sz="0" w:space="0" w:color="auto"/>
                                        <w:right w:val="none" w:sz="0" w:space="0" w:color="auto"/>
                                      </w:divBdr>
                                    </w:div>
                                    <w:div w:id="678894682">
                                      <w:marLeft w:val="0"/>
                                      <w:marRight w:val="0"/>
                                      <w:marTop w:val="0"/>
                                      <w:marBottom w:val="0"/>
                                      <w:divBdr>
                                        <w:top w:val="none" w:sz="0" w:space="0" w:color="auto"/>
                                        <w:left w:val="none" w:sz="0" w:space="0" w:color="auto"/>
                                        <w:bottom w:val="none" w:sz="0" w:space="0" w:color="auto"/>
                                        <w:right w:val="none" w:sz="0" w:space="0" w:color="auto"/>
                                      </w:divBdr>
                                    </w:div>
                                    <w:div w:id="1268199768">
                                      <w:marLeft w:val="0"/>
                                      <w:marRight w:val="0"/>
                                      <w:marTop w:val="0"/>
                                      <w:marBottom w:val="0"/>
                                      <w:divBdr>
                                        <w:top w:val="none" w:sz="0" w:space="0" w:color="auto"/>
                                        <w:left w:val="none" w:sz="0" w:space="0" w:color="auto"/>
                                        <w:bottom w:val="none" w:sz="0" w:space="0" w:color="auto"/>
                                        <w:right w:val="none" w:sz="0" w:space="0" w:color="auto"/>
                                      </w:divBdr>
                                    </w:div>
                                    <w:div w:id="396559910">
                                      <w:marLeft w:val="0"/>
                                      <w:marRight w:val="0"/>
                                      <w:marTop w:val="0"/>
                                      <w:marBottom w:val="0"/>
                                      <w:divBdr>
                                        <w:top w:val="none" w:sz="0" w:space="0" w:color="auto"/>
                                        <w:left w:val="none" w:sz="0" w:space="0" w:color="auto"/>
                                        <w:bottom w:val="none" w:sz="0" w:space="0" w:color="auto"/>
                                        <w:right w:val="none" w:sz="0" w:space="0" w:color="auto"/>
                                      </w:divBdr>
                                    </w:div>
                                    <w:div w:id="1781803537">
                                      <w:marLeft w:val="0"/>
                                      <w:marRight w:val="0"/>
                                      <w:marTop w:val="0"/>
                                      <w:marBottom w:val="0"/>
                                      <w:divBdr>
                                        <w:top w:val="none" w:sz="0" w:space="0" w:color="auto"/>
                                        <w:left w:val="none" w:sz="0" w:space="0" w:color="auto"/>
                                        <w:bottom w:val="none" w:sz="0" w:space="0" w:color="auto"/>
                                        <w:right w:val="none" w:sz="0" w:space="0" w:color="auto"/>
                                      </w:divBdr>
                                    </w:div>
                                    <w:div w:id="1560045552">
                                      <w:marLeft w:val="0"/>
                                      <w:marRight w:val="0"/>
                                      <w:marTop w:val="0"/>
                                      <w:marBottom w:val="0"/>
                                      <w:divBdr>
                                        <w:top w:val="none" w:sz="0" w:space="0" w:color="auto"/>
                                        <w:left w:val="none" w:sz="0" w:space="0" w:color="auto"/>
                                        <w:bottom w:val="none" w:sz="0" w:space="0" w:color="auto"/>
                                        <w:right w:val="none" w:sz="0" w:space="0" w:color="auto"/>
                                      </w:divBdr>
                                    </w:div>
                                    <w:div w:id="234977851">
                                      <w:marLeft w:val="0"/>
                                      <w:marRight w:val="0"/>
                                      <w:marTop w:val="0"/>
                                      <w:marBottom w:val="0"/>
                                      <w:divBdr>
                                        <w:top w:val="none" w:sz="0" w:space="0" w:color="auto"/>
                                        <w:left w:val="none" w:sz="0" w:space="0" w:color="auto"/>
                                        <w:bottom w:val="none" w:sz="0" w:space="0" w:color="auto"/>
                                        <w:right w:val="none" w:sz="0" w:space="0" w:color="auto"/>
                                      </w:divBdr>
                                    </w:div>
                                    <w:div w:id="1599098691">
                                      <w:marLeft w:val="0"/>
                                      <w:marRight w:val="0"/>
                                      <w:marTop w:val="0"/>
                                      <w:marBottom w:val="0"/>
                                      <w:divBdr>
                                        <w:top w:val="none" w:sz="0" w:space="0" w:color="auto"/>
                                        <w:left w:val="none" w:sz="0" w:space="0" w:color="auto"/>
                                        <w:bottom w:val="none" w:sz="0" w:space="0" w:color="auto"/>
                                        <w:right w:val="none" w:sz="0" w:space="0" w:color="auto"/>
                                      </w:divBdr>
                                    </w:div>
                                    <w:div w:id="1808428432">
                                      <w:marLeft w:val="0"/>
                                      <w:marRight w:val="0"/>
                                      <w:marTop w:val="0"/>
                                      <w:marBottom w:val="0"/>
                                      <w:divBdr>
                                        <w:top w:val="none" w:sz="0" w:space="0" w:color="auto"/>
                                        <w:left w:val="none" w:sz="0" w:space="0" w:color="auto"/>
                                        <w:bottom w:val="none" w:sz="0" w:space="0" w:color="auto"/>
                                        <w:right w:val="none" w:sz="0" w:space="0" w:color="auto"/>
                                      </w:divBdr>
                                    </w:div>
                                    <w:div w:id="1451971034">
                                      <w:marLeft w:val="0"/>
                                      <w:marRight w:val="0"/>
                                      <w:marTop w:val="0"/>
                                      <w:marBottom w:val="0"/>
                                      <w:divBdr>
                                        <w:top w:val="none" w:sz="0" w:space="0" w:color="auto"/>
                                        <w:left w:val="none" w:sz="0" w:space="0" w:color="auto"/>
                                        <w:bottom w:val="none" w:sz="0" w:space="0" w:color="auto"/>
                                        <w:right w:val="none" w:sz="0" w:space="0" w:color="auto"/>
                                      </w:divBdr>
                                    </w:div>
                                    <w:div w:id="1095783663">
                                      <w:marLeft w:val="0"/>
                                      <w:marRight w:val="0"/>
                                      <w:marTop w:val="0"/>
                                      <w:marBottom w:val="0"/>
                                      <w:divBdr>
                                        <w:top w:val="none" w:sz="0" w:space="0" w:color="auto"/>
                                        <w:left w:val="none" w:sz="0" w:space="0" w:color="auto"/>
                                        <w:bottom w:val="none" w:sz="0" w:space="0" w:color="auto"/>
                                        <w:right w:val="none" w:sz="0" w:space="0" w:color="auto"/>
                                      </w:divBdr>
                                    </w:div>
                                    <w:div w:id="1714186983">
                                      <w:marLeft w:val="0"/>
                                      <w:marRight w:val="0"/>
                                      <w:marTop w:val="0"/>
                                      <w:marBottom w:val="0"/>
                                      <w:divBdr>
                                        <w:top w:val="none" w:sz="0" w:space="0" w:color="auto"/>
                                        <w:left w:val="none" w:sz="0" w:space="0" w:color="auto"/>
                                        <w:bottom w:val="none" w:sz="0" w:space="0" w:color="auto"/>
                                        <w:right w:val="none" w:sz="0" w:space="0" w:color="auto"/>
                                      </w:divBdr>
                                    </w:div>
                                    <w:div w:id="1456868604">
                                      <w:marLeft w:val="0"/>
                                      <w:marRight w:val="0"/>
                                      <w:marTop w:val="0"/>
                                      <w:marBottom w:val="0"/>
                                      <w:divBdr>
                                        <w:top w:val="none" w:sz="0" w:space="0" w:color="auto"/>
                                        <w:left w:val="none" w:sz="0" w:space="0" w:color="auto"/>
                                        <w:bottom w:val="none" w:sz="0" w:space="0" w:color="auto"/>
                                        <w:right w:val="none" w:sz="0" w:space="0" w:color="auto"/>
                                      </w:divBdr>
                                    </w:div>
                                    <w:div w:id="467629564">
                                      <w:marLeft w:val="0"/>
                                      <w:marRight w:val="0"/>
                                      <w:marTop w:val="0"/>
                                      <w:marBottom w:val="0"/>
                                      <w:divBdr>
                                        <w:top w:val="none" w:sz="0" w:space="0" w:color="auto"/>
                                        <w:left w:val="none" w:sz="0" w:space="0" w:color="auto"/>
                                        <w:bottom w:val="none" w:sz="0" w:space="0" w:color="auto"/>
                                        <w:right w:val="none" w:sz="0" w:space="0" w:color="auto"/>
                                      </w:divBdr>
                                    </w:div>
                                    <w:div w:id="1562521012">
                                      <w:marLeft w:val="0"/>
                                      <w:marRight w:val="0"/>
                                      <w:marTop w:val="0"/>
                                      <w:marBottom w:val="0"/>
                                      <w:divBdr>
                                        <w:top w:val="none" w:sz="0" w:space="0" w:color="auto"/>
                                        <w:left w:val="none" w:sz="0" w:space="0" w:color="auto"/>
                                        <w:bottom w:val="none" w:sz="0" w:space="0" w:color="auto"/>
                                        <w:right w:val="none" w:sz="0" w:space="0" w:color="auto"/>
                                      </w:divBdr>
                                    </w:div>
                                    <w:div w:id="1432505983">
                                      <w:marLeft w:val="0"/>
                                      <w:marRight w:val="0"/>
                                      <w:marTop w:val="0"/>
                                      <w:marBottom w:val="0"/>
                                      <w:divBdr>
                                        <w:top w:val="none" w:sz="0" w:space="0" w:color="auto"/>
                                        <w:left w:val="none" w:sz="0" w:space="0" w:color="auto"/>
                                        <w:bottom w:val="none" w:sz="0" w:space="0" w:color="auto"/>
                                        <w:right w:val="none" w:sz="0" w:space="0" w:color="auto"/>
                                      </w:divBdr>
                                    </w:div>
                                    <w:div w:id="2081633259">
                                      <w:marLeft w:val="0"/>
                                      <w:marRight w:val="0"/>
                                      <w:marTop w:val="0"/>
                                      <w:marBottom w:val="0"/>
                                      <w:divBdr>
                                        <w:top w:val="none" w:sz="0" w:space="0" w:color="auto"/>
                                        <w:left w:val="none" w:sz="0" w:space="0" w:color="auto"/>
                                        <w:bottom w:val="none" w:sz="0" w:space="0" w:color="auto"/>
                                        <w:right w:val="none" w:sz="0" w:space="0" w:color="auto"/>
                                      </w:divBdr>
                                    </w:div>
                                    <w:div w:id="1589921015">
                                      <w:marLeft w:val="0"/>
                                      <w:marRight w:val="0"/>
                                      <w:marTop w:val="0"/>
                                      <w:marBottom w:val="0"/>
                                      <w:divBdr>
                                        <w:top w:val="none" w:sz="0" w:space="0" w:color="auto"/>
                                        <w:left w:val="none" w:sz="0" w:space="0" w:color="auto"/>
                                        <w:bottom w:val="none" w:sz="0" w:space="0" w:color="auto"/>
                                        <w:right w:val="none" w:sz="0" w:space="0" w:color="auto"/>
                                      </w:divBdr>
                                    </w:div>
                                    <w:div w:id="1259867352">
                                      <w:marLeft w:val="0"/>
                                      <w:marRight w:val="0"/>
                                      <w:marTop w:val="0"/>
                                      <w:marBottom w:val="0"/>
                                      <w:divBdr>
                                        <w:top w:val="none" w:sz="0" w:space="0" w:color="auto"/>
                                        <w:left w:val="none" w:sz="0" w:space="0" w:color="auto"/>
                                        <w:bottom w:val="none" w:sz="0" w:space="0" w:color="auto"/>
                                        <w:right w:val="none" w:sz="0" w:space="0" w:color="auto"/>
                                      </w:divBdr>
                                    </w:div>
                                    <w:div w:id="1401634594">
                                      <w:marLeft w:val="0"/>
                                      <w:marRight w:val="0"/>
                                      <w:marTop w:val="0"/>
                                      <w:marBottom w:val="0"/>
                                      <w:divBdr>
                                        <w:top w:val="none" w:sz="0" w:space="0" w:color="auto"/>
                                        <w:left w:val="none" w:sz="0" w:space="0" w:color="auto"/>
                                        <w:bottom w:val="none" w:sz="0" w:space="0" w:color="auto"/>
                                        <w:right w:val="none" w:sz="0" w:space="0" w:color="auto"/>
                                      </w:divBdr>
                                    </w:div>
                                    <w:div w:id="144512084">
                                      <w:marLeft w:val="0"/>
                                      <w:marRight w:val="0"/>
                                      <w:marTop w:val="0"/>
                                      <w:marBottom w:val="0"/>
                                      <w:divBdr>
                                        <w:top w:val="none" w:sz="0" w:space="0" w:color="auto"/>
                                        <w:left w:val="none" w:sz="0" w:space="0" w:color="auto"/>
                                        <w:bottom w:val="none" w:sz="0" w:space="0" w:color="auto"/>
                                        <w:right w:val="none" w:sz="0" w:space="0" w:color="auto"/>
                                      </w:divBdr>
                                    </w:div>
                                    <w:div w:id="1435400223">
                                      <w:marLeft w:val="0"/>
                                      <w:marRight w:val="0"/>
                                      <w:marTop w:val="0"/>
                                      <w:marBottom w:val="0"/>
                                      <w:divBdr>
                                        <w:top w:val="none" w:sz="0" w:space="0" w:color="auto"/>
                                        <w:left w:val="none" w:sz="0" w:space="0" w:color="auto"/>
                                        <w:bottom w:val="none" w:sz="0" w:space="0" w:color="auto"/>
                                        <w:right w:val="none" w:sz="0" w:space="0" w:color="auto"/>
                                      </w:divBdr>
                                    </w:div>
                                    <w:div w:id="1985545626">
                                      <w:marLeft w:val="0"/>
                                      <w:marRight w:val="0"/>
                                      <w:marTop w:val="0"/>
                                      <w:marBottom w:val="0"/>
                                      <w:divBdr>
                                        <w:top w:val="none" w:sz="0" w:space="0" w:color="auto"/>
                                        <w:left w:val="none" w:sz="0" w:space="0" w:color="auto"/>
                                        <w:bottom w:val="none" w:sz="0" w:space="0" w:color="auto"/>
                                        <w:right w:val="none" w:sz="0" w:space="0" w:color="auto"/>
                                      </w:divBdr>
                                    </w:div>
                                    <w:div w:id="1983806620">
                                      <w:marLeft w:val="0"/>
                                      <w:marRight w:val="0"/>
                                      <w:marTop w:val="0"/>
                                      <w:marBottom w:val="0"/>
                                      <w:divBdr>
                                        <w:top w:val="none" w:sz="0" w:space="0" w:color="auto"/>
                                        <w:left w:val="none" w:sz="0" w:space="0" w:color="auto"/>
                                        <w:bottom w:val="none" w:sz="0" w:space="0" w:color="auto"/>
                                        <w:right w:val="none" w:sz="0" w:space="0" w:color="auto"/>
                                      </w:divBdr>
                                    </w:div>
                                    <w:div w:id="520242422">
                                      <w:marLeft w:val="0"/>
                                      <w:marRight w:val="0"/>
                                      <w:marTop w:val="0"/>
                                      <w:marBottom w:val="0"/>
                                      <w:divBdr>
                                        <w:top w:val="none" w:sz="0" w:space="0" w:color="auto"/>
                                        <w:left w:val="none" w:sz="0" w:space="0" w:color="auto"/>
                                        <w:bottom w:val="none" w:sz="0" w:space="0" w:color="auto"/>
                                        <w:right w:val="none" w:sz="0" w:space="0" w:color="auto"/>
                                      </w:divBdr>
                                    </w:div>
                                    <w:div w:id="923490888">
                                      <w:marLeft w:val="0"/>
                                      <w:marRight w:val="0"/>
                                      <w:marTop w:val="0"/>
                                      <w:marBottom w:val="0"/>
                                      <w:divBdr>
                                        <w:top w:val="none" w:sz="0" w:space="0" w:color="auto"/>
                                        <w:left w:val="none" w:sz="0" w:space="0" w:color="auto"/>
                                        <w:bottom w:val="none" w:sz="0" w:space="0" w:color="auto"/>
                                        <w:right w:val="none" w:sz="0" w:space="0" w:color="auto"/>
                                      </w:divBdr>
                                    </w:div>
                                    <w:div w:id="498931687">
                                      <w:marLeft w:val="0"/>
                                      <w:marRight w:val="0"/>
                                      <w:marTop w:val="0"/>
                                      <w:marBottom w:val="0"/>
                                      <w:divBdr>
                                        <w:top w:val="none" w:sz="0" w:space="0" w:color="auto"/>
                                        <w:left w:val="none" w:sz="0" w:space="0" w:color="auto"/>
                                        <w:bottom w:val="none" w:sz="0" w:space="0" w:color="auto"/>
                                        <w:right w:val="none" w:sz="0" w:space="0" w:color="auto"/>
                                      </w:divBdr>
                                    </w:div>
                                    <w:div w:id="97146518">
                                      <w:marLeft w:val="0"/>
                                      <w:marRight w:val="0"/>
                                      <w:marTop w:val="0"/>
                                      <w:marBottom w:val="0"/>
                                      <w:divBdr>
                                        <w:top w:val="none" w:sz="0" w:space="0" w:color="auto"/>
                                        <w:left w:val="none" w:sz="0" w:space="0" w:color="auto"/>
                                        <w:bottom w:val="none" w:sz="0" w:space="0" w:color="auto"/>
                                        <w:right w:val="none" w:sz="0" w:space="0" w:color="auto"/>
                                      </w:divBdr>
                                    </w:div>
                                    <w:div w:id="1677879568">
                                      <w:marLeft w:val="0"/>
                                      <w:marRight w:val="0"/>
                                      <w:marTop w:val="0"/>
                                      <w:marBottom w:val="0"/>
                                      <w:divBdr>
                                        <w:top w:val="none" w:sz="0" w:space="0" w:color="auto"/>
                                        <w:left w:val="none" w:sz="0" w:space="0" w:color="auto"/>
                                        <w:bottom w:val="none" w:sz="0" w:space="0" w:color="auto"/>
                                        <w:right w:val="none" w:sz="0" w:space="0" w:color="auto"/>
                                      </w:divBdr>
                                    </w:div>
                                    <w:div w:id="879896417">
                                      <w:marLeft w:val="0"/>
                                      <w:marRight w:val="0"/>
                                      <w:marTop w:val="0"/>
                                      <w:marBottom w:val="0"/>
                                      <w:divBdr>
                                        <w:top w:val="none" w:sz="0" w:space="0" w:color="auto"/>
                                        <w:left w:val="none" w:sz="0" w:space="0" w:color="auto"/>
                                        <w:bottom w:val="none" w:sz="0" w:space="0" w:color="auto"/>
                                        <w:right w:val="none" w:sz="0" w:space="0" w:color="auto"/>
                                      </w:divBdr>
                                    </w:div>
                                    <w:div w:id="1488748377">
                                      <w:marLeft w:val="0"/>
                                      <w:marRight w:val="0"/>
                                      <w:marTop w:val="0"/>
                                      <w:marBottom w:val="0"/>
                                      <w:divBdr>
                                        <w:top w:val="none" w:sz="0" w:space="0" w:color="auto"/>
                                        <w:left w:val="none" w:sz="0" w:space="0" w:color="auto"/>
                                        <w:bottom w:val="none" w:sz="0" w:space="0" w:color="auto"/>
                                        <w:right w:val="none" w:sz="0" w:space="0" w:color="auto"/>
                                      </w:divBdr>
                                    </w:div>
                                    <w:div w:id="761343597">
                                      <w:marLeft w:val="0"/>
                                      <w:marRight w:val="0"/>
                                      <w:marTop w:val="0"/>
                                      <w:marBottom w:val="0"/>
                                      <w:divBdr>
                                        <w:top w:val="none" w:sz="0" w:space="0" w:color="auto"/>
                                        <w:left w:val="none" w:sz="0" w:space="0" w:color="auto"/>
                                        <w:bottom w:val="none" w:sz="0" w:space="0" w:color="auto"/>
                                        <w:right w:val="none" w:sz="0" w:space="0" w:color="auto"/>
                                      </w:divBdr>
                                    </w:div>
                                    <w:div w:id="573586016">
                                      <w:marLeft w:val="0"/>
                                      <w:marRight w:val="0"/>
                                      <w:marTop w:val="0"/>
                                      <w:marBottom w:val="0"/>
                                      <w:divBdr>
                                        <w:top w:val="none" w:sz="0" w:space="0" w:color="auto"/>
                                        <w:left w:val="none" w:sz="0" w:space="0" w:color="auto"/>
                                        <w:bottom w:val="none" w:sz="0" w:space="0" w:color="auto"/>
                                        <w:right w:val="none" w:sz="0" w:space="0" w:color="auto"/>
                                      </w:divBdr>
                                    </w:div>
                                    <w:div w:id="543755625">
                                      <w:marLeft w:val="0"/>
                                      <w:marRight w:val="0"/>
                                      <w:marTop w:val="0"/>
                                      <w:marBottom w:val="0"/>
                                      <w:divBdr>
                                        <w:top w:val="none" w:sz="0" w:space="0" w:color="auto"/>
                                        <w:left w:val="none" w:sz="0" w:space="0" w:color="auto"/>
                                        <w:bottom w:val="none" w:sz="0" w:space="0" w:color="auto"/>
                                        <w:right w:val="none" w:sz="0" w:space="0" w:color="auto"/>
                                      </w:divBdr>
                                    </w:div>
                                    <w:div w:id="1961034016">
                                      <w:marLeft w:val="0"/>
                                      <w:marRight w:val="0"/>
                                      <w:marTop w:val="0"/>
                                      <w:marBottom w:val="0"/>
                                      <w:divBdr>
                                        <w:top w:val="none" w:sz="0" w:space="0" w:color="auto"/>
                                        <w:left w:val="none" w:sz="0" w:space="0" w:color="auto"/>
                                        <w:bottom w:val="none" w:sz="0" w:space="0" w:color="auto"/>
                                        <w:right w:val="none" w:sz="0" w:space="0" w:color="auto"/>
                                      </w:divBdr>
                                    </w:div>
                                    <w:div w:id="748843302">
                                      <w:marLeft w:val="0"/>
                                      <w:marRight w:val="0"/>
                                      <w:marTop w:val="0"/>
                                      <w:marBottom w:val="0"/>
                                      <w:divBdr>
                                        <w:top w:val="none" w:sz="0" w:space="0" w:color="auto"/>
                                        <w:left w:val="none" w:sz="0" w:space="0" w:color="auto"/>
                                        <w:bottom w:val="none" w:sz="0" w:space="0" w:color="auto"/>
                                        <w:right w:val="none" w:sz="0" w:space="0" w:color="auto"/>
                                      </w:divBdr>
                                    </w:div>
                                    <w:div w:id="1599748528">
                                      <w:marLeft w:val="0"/>
                                      <w:marRight w:val="0"/>
                                      <w:marTop w:val="0"/>
                                      <w:marBottom w:val="0"/>
                                      <w:divBdr>
                                        <w:top w:val="none" w:sz="0" w:space="0" w:color="auto"/>
                                        <w:left w:val="none" w:sz="0" w:space="0" w:color="auto"/>
                                        <w:bottom w:val="none" w:sz="0" w:space="0" w:color="auto"/>
                                        <w:right w:val="none" w:sz="0" w:space="0" w:color="auto"/>
                                      </w:divBdr>
                                    </w:div>
                                    <w:div w:id="520893599">
                                      <w:marLeft w:val="0"/>
                                      <w:marRight w:val="0"/>
                                      <w:marTop w:val="0"/>
                                      <w:marBottom w:val="0"/>
                                      <w:divBdr>
                                        <w:top w:val="none" w:sz="0" w:space="0" w:color="auto"/>
                                        <w:left w:val="none" w:sz="0" w:space="0" w:color="auto"/>
                                        <w:bottom w:val="none" w:sz="0" w:space="0" w:color="auto"/>
                                        <w:right w:val="none" w:sz="0" w:space="0" w:color="auto"/>
                                      </w:divBdr>
                                    </w:div>
                                    <w:div w:id="1337924954">
                                      <w:marLeft w:val="0"/>
                                      <w:marRight w:val="0"/>
                                      <w:marTop w:val="0"/>
                                      <w:marBottom w:val="0"/>
                                      <w:divBdr>
                                        <w:top w:val="none" w:sz="0" w:space="0" w:color="auto"/>
                                        <w:left w:val="none" w:sz="0" w:space="0" w:color="auto"/>
                                        <w:bottom w:val="none" w:sz="0" w:space="0" w:color="auto"/>
                                        <w:right w:val="none" w:sz="0" w:space="0" w:color="auto"/>
                                      </w:divBdr>
                                    </w:div>
                                    <w:div w:id="59333411">
                                      <w:marLeft w:val="0"/>
                                      <w:marRight w:val="0"/>
                                      <w:marTop w:val="0"/>
                                      <w:marBottom w:val="0"/>
                                      <w:divBdr>
                                        <w:top w:val="none" w:sz="0" w:space="0" w:color="auto"/>
                                        <w:left w:val="none" w:sz="0" w:space="0" w:color="auto"/>
                                        <w:bottom w:val="none" w:sz="0" w:space="0" w:color="auto"/>
                                        <w:right w:val="none" w:sz="0" w:space="0" w:color="auto"/>
                                      </w:divBdr>
                                    </w:div>
                                    <w:div w:id="1585139421">
                                      <w:marLeft w:val="0"/>
                                      <w:marRight w:val="0"/>
                                      <w:marTop w:val="0"/>
                                      <w:marBottom w:val="0"/>
                                      <w:divBdr>
                                        <w:top w:val="none" w:sz="0" w:space="0" w:color="auto"/>
                                        <w:left w:val="none" w:sz="0" w:space="0" w:color="auto"/>
                                        <w:bottom w:val="none" w:sz="0" w:space="0" w:color="auto"/>
                                        <w:right w:val="none" w:sz="0" w:space="0" w:color="auto"/>
                                      </w:divBdr>
                                    </w:div>
                                    <w:div w:id="342898715">
                                      <w:marLeft w:val="0"/>
                                      <w:marRight w:val="0"/>
                                      <w:marTop w:val="0"/>
                                      <w:marBottom w:val="0"/>
                                      <w:divBdr>
                                        <w:top w:val="none" w:sz="0" w:space="0" w:color="auto"/>
                                        <w:left w:val="none" w:sz="0" w:space="0" w:color="auto"/>
                                        <w:bottom w:val="none" w:sz="0" w:space="0" w:color="auto"/>
                                        <w:right w:val="none" w:sz="0" w:space="0" w:color="auto"/>
                                      </w:divBdr>
                                    </w:div>
                                    <w:div w:id="2032798026">
                                      <w:marLeft w:val="0"/>
                                      <w:marRight w:val="0"/>
                                      <w:marTop w:val="0"/>
                                      <w:marBottom w:val="0"/>
                                      <w:divBdr>
                                        <w:top w:val="none" w:sz="0" w:space="0" w:color="auto"/>
                                        <w:left w:val="none" w:sz="0" w:space="0" w:color="auto"/>
                                        <w:bottom w:val="none" w:sz="0" w:space="0" w:color="auto"/>
                                        <w:right w:val="none" w:sz="0" w:space="0" w:color="auto"/>
                                      </w:divBdr>
                                    </w:div>
                                    <w:div w:id="1944067093">
                                      <w:marLeft w:val="0"/>
                                      <w:marRight w:val="0"/>
                                      <w:marTop w:val="0"/>
                                      <w:marBottom w:val="0"/>
                                      <w:divBdr>
                                        <w:top w:val="none" w:sz="0" w:space="0" w:color="auto"/>
                                        <w:left w:val="none" w:sz="0" w:space="0" w:color="auto"/>
                                        <w:bottom w:val="none" w:sz="0" w:space="0" w:color="auto"/>
                                        <w:right w:val="none" w:sz="0" w:space="0" w:color="auto"/>
                                      </w:divBdr>
                                    </w:div>
                                    <w:div w:id="1654750489">
                                      <w:marLeft w:val="0"/>
                                      <w:marRight w:val="0"/>
                                      <w:marTop w:val="0"/>
                                      <w:marBottom w:val="0"/>
                                      <w:divBdr>
                                        <w:top w:val="none" w:sz="0" w:space="0" w:color="auto"/>
                                        <w:left w:val="none" w:sz="0" w:space="0" w:color="auto"/>
                                        <w:bottom w:val="none" w:sz="0" w:space="0" w:color="auto"/>
                                        <w:right w:val="none" w:sz="0" w:space="0" w:color="auto"/>
                                      </w:divBdr>
                                    </w:div>
                                    <w:div w:id="1653295516">
                                      <w:marLeft w:val="0"/>
                                      <w:marRight w:val="0"/>
                                      <w:marTop w:val="0"/>
                                      <w:marBottom w:val="0"/>
                                      <w:divBdr>
                                        <w:top w:val="none" w:sz="0" w:space="0" w:color="auto"/>
                                        <w:left w:val="none" w:sz="0" w:space="0" w:color="auto"/>
                                        <w:bottom w:val="none" w:sz="0" w:space="0" w:color="auto"/>
                                        <w:right w:val="none" w:sz="0" w:space="0" w:color="auto"/>
                                      </w:divBdr>
                                    </w:div>
                                    <w:div w:id="2000376465">
                                      <w:marLeft w:val="0"/>
                                      <w:marRight w:val="0"/>
                                      <w:marTop w:val="0"/>
                                      <w:marBottom w:val="0"/>
                                      <w:divBdr>
                                        <w:top w:val="none" w:sz="0" w:space="0" w:color="auto"/>
                                        <w:left w:val="none" w:sz="0" w:space="0" w:color="auto"/>
                                        <w:bottom w:val="none" w:sz="0" w:space="0" w:color="auto"/>
                                        <w:right w:val="none" w:sz="0" w:space="0" w:color="auto"/>
                                      </w:divBdr>
                                    </w:div>
                                    <w:div w:id="5246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5694498">
          <w:marLeft w:val="0"/>
          <w:marRight w:val="0"/>
          <w:marTop w:val="0"/>
          <w:marBottom w:val="0"/>
          <w:divBdr>
            <w:top w:val="none" w:sz="0" w:space="0" w:color="auto"/>
            <w:left w:val="none" w:sz="0" w:space="0" w:color="auto"/>
            <w:bottom w:val="none" w:sz="0" w:space="0" w:color="auto"/>
            <w:right w:val="none" w:sz="0" w:space="0" w:color="auto"/>
          </w:divBdr>
        </w:div>
        <w:div w:id="107896246">
          <w:marLeft w:val="0"/>
          <w:marRight w:val="0"/>
          <w:marTop w:val="0"/>
          <w:marBottom w:val="0"/>
          <w:divBdr>
            <w:top w:val="none" w:sz="0" w:space="0" w:color="auto"/>
            <w:left w:val="none" w:sz="0" w:space="0" w:color="auto"/>
            <w:bottom w:val="none" w:sz="0" w:space="0" w:color="auto"/>
            <w:right w:val="none" w:sz="0" w:space="0" w:color="auto"/>
          </w:divBdr>
        </w:div>
        <w:div w:id="574903731">
          <w:marLeft w:val="0"/>
          <w:marRight w:val="45"/>
          <w:marTop w:val="0"/>
          <w:marBottom w:val="141"/>
          <w:divBdr>
            <w:top w:val="none" w:sz="0" w:space="0" w:color="auto"/>
            <w:left w:val="none" w:sz="0" w:space="0" w:color="auto"/>
            <w:bottom w:val="none" w:sz="0" w:space="0" w:color="auto"/>
            <w:right w:val="none" w:sz="0" w:space="0" w:color="auto"/>
          </w:divBdr>
        </w:div>
        <w:div w:id="1660844319">
          <w:marLeft w:val="0"/>
          <w:marRight w:val="45"/>
          <w:marTop w:val="0"/>
          <w:marBottom w:val="141"/>
          <w:divBdr>
            <w:top w:val="none" w:sz="0" w:space="0" w:color="auto"/>
            <w:left w:val="none" w:sz="0" w:space="0" w:color="auto"/>
            <w:bottom w:val="none" w:sz="0" w:space="0" w:color="auto"/>
            <w:right w:val="none" w:sz="0" w:space="0" w:color="auto"/>
          </w:divBdr>
        </w:div>
        <w:div w:id="1076779441">
          <w:marLeft w:val="0"/>
          <w:marRight w:val="0"/>
          <w:marTop w:val="0"/>
          <w:marBottom w:val="0"/>
          <w:divBdr>
            <w:top w:val="none" w:sz="0" w:space="0" w:color="auto"/>
            <w:left w:val="none" w:sz="0" w:space="0" w:color="auto"/>
            <w:bottom w:val="none" w:sz="0" w:space="0" w:color="auto"/>
            <w:right w:val="none" w:sz="0" w:space="0" w:color="auto"/>
          </w:divBdr>
        </w:div>
        <w:div w:id="543055481">
          <w:marLeft w:val="0"/>
          <w:marRight w:val="0"/>
          <w:marTop w:val="0"/>
          <w:marBottom w:val="0"/>
          <w:divBdr>
            <w:top w:val="none" w:sz="0" w:space="0" w:color="auto"/>
            <w:left w:val="none" w:sz="0" w:space="0" w:color="auto"/>
            <w:bottom w:val="none" w:sz="0" w:space="0" w:color="auto"/>
            <w:right w:val="none" w:sz="0" w:space="0" w:color="auto"/>
          </w:divBdr>
          <w:divsChild>
            <w:div w:id="22572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299">
      <w:bodyDiv w:val="1"/>
      <w:marLeft w:val="0"/>
      <w:marRight w:val="0"/>
      <w:marTop w:val="0"/>
      <w:marBottom w:val="0"/>
      <w:divBdr>
        <w:top w:val="none" w:sz="0" w:space="0" w:color="auto"/>
        <w:left w:val="none" w:sz="0" w:space="0" w:color="auto"/>
        <w:bottom w:val="none" w:sz="0" w:space="0" w:color="auto"/>
        <w:right w:val="none" w:sz="0" w:space="0" w:color="auto"/>
      </w:divBdr>
      <w:divsChild>
        <w:div w:id="1514759979">
          <w:marLeft w:val="0"/>
          <w:marRight w:val="0"/>
          <w:marTop w:val="0"/>
          <w:marBottom w:val="0"/>
          <w:divBdr>
            <w:top w:val="none" w:sz="0" w:space="0" w:color="auto"/>
            <w:left w:val="none" w:sz="0" w:space="0" w:color="auto"/>
            <w:bottom w:val="none" w:sz="0" w:space="0" w:color="auto"/>
            <w:right w:val="none" w:sz="0" w:space="0" w:color="auto"/>
          </w:divBdr>
          <w:divsChild>
            <w:div w:id="1523087294">
              <w:marLeft w:val="0"/>
              <w:marRight w:val="0"/>
              <w:marTop w:val="0"/>
              <w:marBottom w:val="300"/>
              <w:divBdr>
                <w:top w:val="none" w:sz="0" w:space="0" w:color="auto"/>
                <w:left w:val="none" w:sz="0" w:space="0" w:color="auto"/>
                <w:bottom w:val="none" w:sz="0" w:space="0" w:color="auto"/>
                <w:right w:val="none" w:sz="0" w:space="0" w:color="auto"/>
              </w:divBdr>
              <w:divsChild>
                <w:div w:id="349723026">
                  <w:marLeft w:val="0"/>
                  <w:marRight w:val="0"/>
                  <w:marTop w:val="0"/>
                  <w:marBottom w:val="0"/>
                  <w:divBdr>
                    <w:top w:val="none" w:sz="0" w:space="0" w:color="auto"/>
                    <w:left w:val="none" w:sz="0" w:space="0" w:color="auto"/>
                    <w:bottom w:val="none" w:sz="0" w:space="0" w:color="auto"/>
                    <w:right w:val="none" w:sz="0" w:space="0" w:color="auto"/>
                  </w:divBdr>
                  <w:divsChild>
                    <w:div w:id="1094283155">
                      <w:marLeft w:val="0"/>
                      <w:marRight w:val="0"/>
                      <w:marTop w:val="0"/>
                      <w:marBottom w:val="0"/>
                      <w:divBdr>
                        <w:top w:val="single" w:sz="6" w:space="0" w:color="DDDDDD"/>
                        <w:left w:val="single" w:sz="6" w:space="4" w:color="DDDDDD"/>
                        <w:bottom w:val="single" w:sz="6" w:space="0" w:color="DDDDDD"/>
                        <w:right w:val="single" w:sz="6" w:space="4" w:color="DDDDDD"/>
                      </w:divBdr>
                      <w:divsChild>
                        <w:div w:id="1515924845">
                          <w:marLeft w:val="0"/>
                          <w:marRight w:val="0"/>
                          <w:marTop w:val="0"/>
                          <w:marBottom w:val="150"/>
                          <w:divBdr>
                            <w:top w:val="none" w:sz="0" w:space="0" w:color="auto"/>
                            <w:left w:val="none" w:sz="0" w:space="0" w:color="auto"/>
                            <w:bottom w:val="none" w:sz="0" w:space="0" w:color="auto"/>
                            <w:right w:val="none" w:sz="0" w:space="0" w:color="auto"/>
                          </w:divBdr>
                          <w:divsChild>
                            <w:div w:id="1104426060">
                              <w:marLeft w:val="0"/>
                              <w:marRight w:val="0"/>
                              <w:marTop w:val="0"/>
                              <w:marBottom w:val="0"/>
                              <w:divBdr>
                                <w:top w:val="none" w:sz="0" w:space="0" w:color="auto"/>
                                <w:left w:val="none" w:sz="0" w:space="0" w:color="auto"/>
                                <w:bottom w:val="none" w:sz="0" w:space="0" w:color="auto"/>
                                <w:right w:val="none" w:sz="0" w:space="0" w:color="auto"/>
                              </w:divBdr>
                              <w:divsChild>
                                <w:div w:id="1667011">
                                  <w:marLeft w:val="0"/>
                                  <w:marRight w:val="0"/>
                                  <w:marTop w:val="0"/>
                                  <w:marBottom w:val="0"/>
                                  <w:divBdr>
                                    <w:top w:val="none" w:sz="0" w:space="0" w:color="auto"/>
                                    <w:left w:val="none" w:sz="0" w:space="0" w:color="auto"/>
                                    <w:bottom w:val="none" w:sz="0" w:space="0" w:color="auto"/>
                                    <w:right w:val="none" w:sz="0" w:space="0" w:color="auto"/>
                                  </w:divBdr>
                                  <w:divsChild>
                                    <w:div w:id="1800493496">
                                      <w:marLeft w:val="0"/>
                                      <w:marRight w:val="0"/>
                                      <w:marTop w:val="0"/>
                                      <w:marBottom w:val="0"/>
                                      <w:divBdr>
                                        <w:top w:val="none" w:sz="0" w:space="0" w:color="auto"/>
                                        <w:left w:val="none" w:sz="0" w:space="0" w:color="auto"/>
                                        <w:bottom w:val="none" w:sz="0" w:space="0" w:color="auto"/>
                                        <w:right w:val="none" w:sz="0" w:space="0" w:color="auto"/>
                                      </w:divBdr>
                                      <w:divsChild>
                                        <w:div w:id="196346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55367">
                              <w:marLeft w:val="0"/>
                              <w:marRight w:val="0"/>
                              <w:marTop w:val="0"/>
                              <w:marBottom w:val="0"/>
                              <w:divBdr>
                                <w:top w:val="none" w:sz="0" w:space="0" w:color="auto"/>
                                <w:left w:val="none" w:sz="0" w:space="0" w:color="auto"/>
                                <w:bottom w:val="none" w:sz="0" w:space="0" w:color="auto"/>
                                <w:right w:val="none" w:sz="0" w:space="0" w:color="auto"/>
                              </w:divBdr>
                              <w:divsChild>
                                <w:div w:id="172302138">
                                  <w:marLeft w:val="0"/>
                                  <w:marRight w:val="0"/>
                                  <w:marTop w:val="0"/>
                                  <w:marBottom w:val="0"/>
                                  <w:divBdr>
                                    <w:top w:val="none" w:sz="0" w:space="0" w:color="auto"/>
                                    <w:left w:val="none" w:sz="0" w:space="0" w:color="auto"/>
                                    <w:bottom w:val="none" w:sz="0" w:space="0" w:color="auto"/>
                                    <w:right w:val="none" w:sz="0" w:space="0" w:color="auto"/>
                                  </w:divBdr>
                                  <w:divsChild>
                                    <w:div w:id="664095720">
                                      <w:marLeft w:val="0"/>
                                      <w:marRight w:val="0"/>
                                      <w:marTop w:val="0"/>
                                      <w:marBottom w:val="0"/>
                                      <w:divBdr>
                                        <w:top w:val="none" w:sz="0" w:space="0" w:color="auto"/>
                                        <w:left w:val="none" w:sz="0" w:space="0" w:color="auto"/>
                                        <w:bottom w:val="none" w:sz="0" w:space="0" w:color="auto"/>
                                        <w:right w:val="none" w:sz="0" w:space="0" w:color="auto"/>
                                      </w:divBdr>
                                      <w:divsChild>
                                        <w:div w:id="1473670715">
                                          <w:marLeft w:val="0"/>
                                          <w:marRight w:val="0"/>
                                          <w:marTop w:val="0"/>
                                          <w:marBottom w:val="0"/>
                                          <w:divBdr>
                                            <w:top w:val="none" w:sz="0" w:space="0" w:color="auto"/>
                                            <w:left w:val="none" w:sz="0" w:space="0" w:color="auto"/>
                                            <w:bottom w:val="none" w:sz="0" w:space="0" w:color="auto"/>
                                            <w:right w:val="none" w:sz="0" w:space="0" w:color="auto"/>
                                          </w:divBdr>
                                        </w:div>
                                        <w:div w:id="1747457214">
                                          <w:marLeft w:val="0"/>
                                          <w:marRight w:val="0"/>
                                          <w:marTop w:val="0"/>
                                          <w:marBottom w:val="0"/>
                                          <w:divBdr>
                                            <w:top w:val="none" w:sz="0" w:space="0" w:color="auto"/>
                                            <w:left w:val="none" w:sz="0" w:space="0" w:color="auto"/>
                                            <w:bottom w:val="none" w:sz="0" w:space="0" w:color="auto"/>
                                            <w:right w:val="none" w:sz="0" w:space="0" w:color="auto"/>
                                          </w:divBdr>
                                        </w:div>
                                        <w:div w:id="1104158028">
                                          <w:marLeft w:val="0"/>
                                          <w:marRight w:val="0"/>
                                          <w:marTop w:val="0"/>
                                          <w:marBottom w:val="0"/>
                                          <w:divBdr>
                                            <w:top w:val="none" w:sz="0" w:space="0" w:color="auto"/>
                                            <w:left w:val="none" w:sz="0" w:space="0" w:color="auto"/>
                                            <w:bottom w:val="none" w:sz="0" w:space="0" w:color="auto"/>
                                            <w:right w:val="none" w:sz="0" w:space="0" w:color="auto"/>
                                          </w:divBdr>
                                        </w:div>
                                        <w:div w:id="1851211831">
                                          <w:marLeft w:val="0"/>
                                          <w:marRight w:val="0"/>
                                          <w:marTop w:val="0"/>
                                          <w:marBottom w:val="0"/>
                                          <w:divBdr>
                                            <w:top w:val="none" w:sz="0" w:space="0" w:color="auto"/>
                                            <w:left w:val="none" w:sz="0" w:space="0" w:color="auto"/>
                                            <w:bottom w:val="none" w:sz="0" w:space="0" w:color="auto"/>
                                            <w:right w:val="none" w:sz="0" w:space="0" w:color="auto"/>
                                          </w:divBdr>
                                        </w:div>
                                        <w:div w:id="709307561">
                                          <w:marLeft w:val="0"/>
                                          <w:marRight w:val="0"/>
                                          <w:marTop w:val="0"/>
                                          <w:marBottom w:val="0"/>
                                          <w:divBdr>
                                            <w:top w:val="none" w:sz="0" w:space="0" w:color="auto"/>
                                            <w:left w:val="none" w:sz="0" w:space="0" w:color="auto"/>
                                            <w:bottom w:val="none" w:sz="0" w:space="0" w:color="auto"/>
                                            <w:right w:val="none" w:sz="0" w:space="0" w:color="auto"/>
                                          </w:divBdr>
                                        </w:div>
                                        <w:div w:id="1542673316">
                                          <w:marLeft w:val="0"/>
                                          <w:marRight w:val="0"/>
                                          <w:marTop w:val="0"/>
                                          <w:marBottom w:val="0"/>
                                          <w:divBdr>
                                            <w:top w:val="none" w:sz="0" w:space="0" w:color="auto"/>
                                            <w:left w:val="none" w:sz="0" w:space="0" w:color="auto"/>
                                            <w:bottom w:val="none" w:sz="0" w:space="0" w:color="auto"/>
                                            <w:right w:val="none" w:sz="0" w:space="0" w:color="auto"/>
                                          </w:divBdr>
                                        </w:div>
                                        <w:div w:id="1393430955">
                                          <w:marLeft w:val="0"/>
                                          <w:marRight w:val="0"/>
                                          <w:marTop w:val="0"/>
                                          <w:marBottom w:val="0"/>
                                          <w:divBdr>
                                            <w:top w:val="none" w:sz="0" w:space="0" w:color="auto"/>
                                            <w:left w:val="none" w:sz="0" w:space="0" w:color="auto"/>
                                            <w:bottom w:val="none" w:sz="0" w:space="0" w:color="auto"/>
                                            <w:right w:val="none" w:sz="0" w:space="0" w:color="auto"/>
                                          </w:divBdr>
                                        </w:div>
                                        <w:div w:id="1323197682">
                                          <w:marLeft w:val="0"/>
                                          <w:marRight w:val="0"/>
                                          <w:marTop w:val="0"/>
                                          <w:marBottom w:val="0"/>
                                          <w:divBdr>
                                            <w:top w:val="none" w:sz="0" w:space="0" w:color="auto"/>
                                            <w:left w:val="none" w:sz="0" w:space="0" w:color="auto"/>
                                            <w:bottom w:val="none" w:sz="0" w:space="0" w:color="auto"/>
                                            <w:right w:val="none" w:sz="0" w:space="0" w:color="auto"/>
                                          </w:divBdr>
                                        </w:div>
                                        <w:div w:id="845288777">
                                          <w:marLeft w:val="0"/>
                                          <w:marRight w:val="0"/>
                                          <w:marTop w:val="0"/>
                                          <w:marBottom w:val="0"/>
                                          <w:divBdr>
                                            <w:top w:val="none" w:sz="0" w:space="0" w:color="auto"/>
                                            <w:left w:val="none" w:sz="0" w:space="0" w:color="auto"/>
                                            <w:bottom w:val="none" w:sz="0" w:space="0" w:color="auto"/>
                                            <w:right w:val="none" w:sz="0" w:space="0" w:color="auto"/>
                                          </w:divBdr>
                                        </w:div>
                                        <w:div w:id="469782874">
                                          <w:marLeft w:val="0"/>
                                          <w:marRight w:val="0"/>
                                          <w:marTop w:val="0"/>
                                          <w:marBottom w:val="0"/>
                                          <w:divBdr>
                                            <w:top w:val="none" w:sz="0" w:space="0" w:color="auto"/>
                                            <w:left w:val="none" w:sz="0" w:space="0" w:color="auto"/>
                                            <w:bottom w:val="none" w:sz="0" w:space="0" w:color="auto"/>
                                            <w:right w:val="none" w:sz="0" w:space="0" w:color="auto"/>
                                          </w:divBdr>
                                        </w:div>
                                        <w:div w:id="2112234920">
                                          <w:marLeft w:val="0"/>
                                          <w:marRight w:val="0"/>
                                          <w:marTop w:val="0"/>
                                          <w:marBottom w:val="0"/>
                                          <w:divBdr>
                                            <w:top w:val="none" w:sz="0" w:space="0" w:color="auto"/>
                                            <w:left w:val="none" w:sz="0" w:space="0" w:color="auto"/>
                                            <w:bottom w:val="none" w:sz="0" w:space="0" w:color="auto"/>
                                            <w:right w:val="none" w:sz="0" w:space="0" w:color="auto"/>
                                          </w:divBdr>
                                        </w:div>
                                        <w:div w:id="1048190793">
                                          <w:marLeft w:val="0"/>
                                          <w:marRight w:val="0"/>
                                          <w:marTop w:val="0"/>
                                          <w:marBottom w:val="0"/>
                                          <w:divBdr>
                                            <w:top w:val="none" w:sz="0" w:space="0" w:color="auto"/>
                                            <w:left w:val="none" w:sz="0" w:space="0" w:color="auto"/>
                                            <w:bottom w:val="none" w:sz="0" w:space="0" w:color="auto"/>
                                            <w:right w:val="none" w:sz="0" w:space="0" w:color="auto"/>
                                          </w:divBdr>
                                        </w:div>
                                        <w:div w:id="1374578736">
                                          <w:marLeft w:val="0"/>
                                          <w:marRight w:val="0"/>
                                          <w:marTop w:val="0"/>
                                          <w:marBottom w:val="0"/>
                                          <w:divBdr>
                                            <w:top w:val="none" w:sz="0" w:space="0" w:color="auto"/>
                                            <w:left w:val="none" w:sz="0" w:space="0" w:color="auto"/>
                                            <w:bottom w:val="none" w:sz="0" w:space="0" w:color="auto"/>
                                            <w:right w:val="none" w:sz="0" w:space="0" w:color="auto"/>
                                          </w:divBdr>
                                        </w:div>
                                        <w:div w:id="402947303">
                                          <w:marLeft w:val="0"/>
                                          <w:marRight w:val="0"/>
                                          <w:marTop w:val="0"/>
                                          <w:marBottom w:val="0"/>
                                          <w:divBdr>
                                            <w:top w:val="none" w:sz="0" w:space="0" w:color="auto"/>
                                            <w:left w:val="none" w:sz="0" w:space="0" w:color="auto"/>
                                            <w:bottom w:val="none" w:sz="0" w:space="0" w:color="auto"/>
                                            <w:right w:val="none" w:sz="0" w:space="0" w:color="auto"/>
                                          </w:divBdr>
                                        </w:div>
                                        <w:div w:id="1350985137">
                                          <w:marLeft w:val="0"/>
                                          <w:marRight w:val="0"/>
                                          <w:marTop w:val="0"/>
                                          <w:marBottom w:val="0"/>
                                          <w:divBdr>
                                            <w:top w:val="none" w:sz="0" w:space="0" w:color="auto"/>
                                            <w:left w:val="none" w:sz="0" w:space="0" w:color="auto"/>
                                            <w:bottom w:val="none" w:sz="0" w:space="0" w:color="auto"/>
                                            <w:right w:val="none" w:sz="0" w:space="0" w:color="auto"/>
                                          </w:divBdr>
                                        </w:div>
                                        <w:div w:id="1485242972">
                                          <w:marLeft w:val="0"/>
                                          <w:marRight w:val="0"/>
                                          <w:marTop w:val="0"/>
                                          <w:marBottom w:val="0"/>
                                          <w:divBdr>
                                            <w:top w:val="none" w:sz="0" w:space="0" w:color="auto"/>
                                            <w:left w:val="none" w:sz="0" w:space="0" w:color="auto"/>
                                            <w:bottom w:val="none" w:sz="0" w:space="0" w:color="auto"/>
                                            <w:right w:val="none" w:sz="0" w:space="0" w:color="auto"/>
                                          </w:divBdr>
                                        </w:div>
                                        <w:div w:id="85082774">
                                          <w:marLeft w:val="0"/>
                                          <w:marRight w:val="0"/>
                                          <w:marTop w:val="0"/>
                                          <w:marBottom w:val="0"/>
                                          <w:divBdr>
                                            <w:top w:val="none" w:sz="0" w:space="0" w:color="auto"/>
                                            <w:left w:val="none" w:sz="0" w:space="0" w:color="auto"/>
                                            <w:bottom w:val="none" w:sz="0" w:space="0" w:color="auto"/>
                                            <w:right w:val="none" w:sz="0" w:space="0" w:color="auto"/>
                                          </w:divBdr>
                                        </w:div>
                                        <w:div w:id="110132334">
                                          <w:marLeft w:val="0"/>
                                          <w:marRight w:val="0"/>
                                          <w:marTop w:val="0"/>
                                          <w:marBottom w:val="0"/>
                                          <w:divBdr>
                                            <w:top w:val="none" w:sz="0" w:space="0" w:color="auto"/>
                                            <w:left w:val="none" w:sz="0" w:space="0" w:color="auto"/>
                                            <w:bottom w:val="none" w:sz="0" w:space="0" w:color="auto"/>
                                            <w:right w:val="none" w:sz="0" w:space="0" w:color="auto"/>
                                          </w:divBdr>
                                        </w:div>
                                        <w:div w:id="650869317">
                                          <w:marLeft w:val="0"/>
                                          <w:marRight w:val="0"/>
                                          <w:marTop w:val="0"/>
                                          <w:marBottom w:val="0"/>
                                          <w:divBdr>
                                            <w:top w:val="none" w:sz="0" w:space="0" w:color="auto"/>
                                            <w:left w:val="none" w:sz="0" w:space="0" w:color="auto"/>
                                            <w:bottom w:val="none" w:sz="0" w:space="0" w:color="auto"/>
                                            <w:right w:val="none" w:sz="0" w:space="0" w:color="auto"/>
                                          </w:divBdr>
                                        </w:div>
                                        <w:div w:id="1569919386">
                                          <w:marLeft w:val="0"/>
                                          <w:marRight w:val="0"/>
                                          <w:marTop w:val="0"/>
                                          <w:marBottom w:val="0"/>
                                          <w:divBdr>
                                            <w:top w:val="none" w:sz="0" w:space="0" w:color="auto"/>
                                            <w:left w:val="none" w:sz="0" w:space="0" w:color="auto"/>
                                            <w:bottom w:val="none" w:sz="0" w:space="0" w:color="auto"/>
                                            <w:right w:val="none" w:sz="0" w:space="0" w:color="auto"/>
                                          </w:divBdr>
                                        </w:div>
                                        <w:div w:id="1035078112">
                                          <w:marLeft w:val="0"/>
                                          <w:marRight w:val="0"/>
                                          <w:marTop w:val="0"/>
                                          <w:marBottom w:val="0"/>
                                          <w:divBdr>
                                            <w:top w:val="none" w:sz="0" w:space="0" w:color="auto"/>
                                            <w:left w:val="none" w:sz="0" w:space="0" w:color="auto"/>
                                            <w:bottom w:val="none" w:sz="0" w:space="0" w:color="auto"/>
                                            <w:right w:val="none" w:sz="0" w:space="0" w:color="auto"/>
                                          </w:divBdr>
                                        </w:div>
                                        <w:div w:id="1517842273">
                                          <w:marLeft w:val="0"/>
                                          <w:marRight w:val="0"/>
                                          <w:marTop w:val="0"/>
                                          <w:marBottom w:val="0"/>
                                          <w:divBdr>
                                            <w:top w:val="none" w:sz="0" w:space="0" w:color="auto"/>
                                            <w:left w:val="none" w:sz="0" w:space="0" w:color="auto"/>
                                            <w:bottom w:val="none" w:sz="0" w:space="0" w:color="auto"/>
                                            <w:right w:val="none" w:sz="0" w:space="0" w:color="auto"/>
                                          </w:divBdr>
                                        </w:div>
                                        <w:div w:id="284776399">
                                          <w:marLeft w:val="0"/>
                                          <w:marRight w:val="0"/>
                                          <w:marTop w:val="0"/>
                                          <w:marBottom w:val="0"/>
                                          <w:divBdr>
                                            <w:top w:val="none" w:sz="0" w:space="0" w:color="auto"/>
                                            <w:left w:val="none" w:sz="0" w:space="0" w:color="auto"/>
                                            <w:bottom w:val="none" w:sz="0" w:space="0" w:color="auto"/>
                                            <w:right w:val="none" w:sz="0" w:space="0" w:color="auto"/>
                                          </w:divBdr>
                                        </w:div>
                                        <w:div w:id="862328436">
                                          <w:marLeft w:val="0"/>
                                          <w:marRight w:val="0"/>
                                          <w:marTop w:val="0"/>
                                          <w:marBottom w:val="0"/>
                                          <w:divBdr>
                                            <w:top w:val="none" w:sz="0" w:space="0" w:color="auto"/>
                                            <w:left w:val="none" w:sz="0" w:space="0" w:color="auto"/>
                                            <w:bottom w:val="none" w:sz="0" w:space="0" w:color="auto"/>
                                            <w:right w:val="none" w:sz="0" w:space="0" w:color="auto"/>
                                          </w:divBdr>
                                        </w:div>
                                        <w:div w:id="1769547435">
                                          <w:marLeft w:val="0"/>
                                          <w:marRight w:val="0"/>
                                          <w:marTop w:val="0"/>
                                          <w:marBottom w:val="0"/>
                                          <w:divBdr>
                                            <w:top w:val="none" w:sz="0" w:space="0" w:color="auto"/>
                                            <w:left w:val="none" w:sz="0" w:space="0" w:color="auto"/>
                                            <w:bottom w:val="none" w:sz="0" w:space="0" w:color="auto"/>
                                            <w:right w:val="none" w:sz="0" w:space="0" w:color="auto"/>
                                          </w:divBdr>
                                        </w:div>
                                        <w:div w:id="162623667">
                                          <w:marLeft w:val="0"/>
                                          <w:marRight w:val="0"/>
                                          <w:marTop w:val="0"/>
                                          <w:marBottom w:val="0"/>
                                          <w:divBdr>
                                            <w:top w:val="none" w:sz="0" w:space="0" w:color="auto"/>
                                            <w:left w:val="none" w:sz="0" w:space="0" w:color="auto"/>
                                            <w:bottom w:val="none" w:sz="0" w:space="0" w:color="auto"/>
                                            <w:right w:val="none" w:sz="0" w:space="0" w:color="auto"/>
                                          </w:divBdr>
                                        </w:div>
                                        <w:div w:id="964694141">
                                          <w:marLeft w:val="0"/>
                                          <w:marRight w:val="0"/>
                                          <w:marTop w:val="0"/>
                                          <w:marBottom w:val="0"/>
                                          <w:divBdr>
                                            <w:top w:val="none" w:sz="0" w:space="0" w:color="auto"/>
                                            <w:left w:val="none" w:sz="0" w:space="0" w:color="auto"/>
                                            <w:bottom w:val="none" w:sz="0" w:space="0" w:color="auto"/>
                                            <w:right w:val="none" w:sz="0" w:space="0" w:color="auto"/>
                                          </w:divBdr>
                                        </w:div>
                                        <w:div w:id="126432970">
                                          <w:marLeft w:val="0"/>
                                          <w:marRight w:val="0"/>
                                          <w:marTop w:val="0"/>
                                          <w:marBottom w:val="0"/>
                                          <w:divBdr>
                                            <w:top w:val="none" w:sz="0" w:space="0" w:color="auto"/>
                                            <w:left w:val="none" w:sz="0" w:space="0" w:color="auto"/>
                                            <w:bottom w:val="none" w:sz="0" w:space="0" w:color="auto"/>
                                            <w:right w:val="none" w:sz="0" w:space="0" w:color="auto"/>
                                          </w:divBdr>
                                        </w:div>
                                        <w:div w:id="1824660058">
                                          <w:marLeft w:val="0"/>
                                          <w:marRight w:val="0"/>
                                          <w:marTop w:val="0"/>
                                          <w:marBottom w:val="0"/>
                                          <w:divBdr>
                                            <w:top w:val="none" w:sz="0" w:space="0" w:color="auto"/>
                                            <w:left w:val="none" w:sz="0" w:space="0" w:color="auto"/>
                                            <w:bottom w:val="none" w:sz="0" w:space="0" w:color="auto"/>
                                            <w:right w:val="none" w:sz="0" w:space="0" w:color="auto"/>
                                          </w:divBdr>
                                        </w:div>
                                        <w:div w:id="112024993">
                                          <w:marLeft w:val="0"/>
                                          <w:marRight w:val="0"/>
                                          <w:marTop w:val="0"/>
                                          <w:marBottom w:val="0"/>
                                          <w:divBdr>
                                            <w:top w:val="none" w:sz="0" w:space="0" w:color="auto"/>
                                            <w:left w:val="none" w:sz="0" w:space="0" w:color="auto"/>
                                            <w:bottom w:val="none" w:sz="0" w:space="0" w:color="auto"/>
                                            <w:right w:val="none" w:sz="0" w:space="0" w:color="auto"/>
                                          </w:divBdr>
                                        </w:div>
                                        <w:div w:id="370687791">
                                          <w:marLeft w:val="0"/>
                                          <w:marRight w:val="0"/>
                                          <w:marTop w:val="0"/>
                                          <w:marBottom w:val="0"/>
                                          <w:divBdr>
                                            <w:top w:val="none" w:sz="0" w:space="0" w:color="auto"/>
                                            <w:left w:val="none" w:sz="0" w:space="0" w:color="auto"/>
                                            <w:bottom w:val="none" w:sz="0" w:space="0" w:color="auto"/>
                                            <w:right w:val="none" w:sz="0" w:space="0" w:color="auto"/>
                                          </w:divBdr>
                                        </w:div>
                                        <w:div w:id="240873054">
                                          <w:marLeft w:val="0"/>
                                          <w:marRight w:val="0"/>
                                          <w:marTop w:val="0"/>
                                          <w:marBottom w:val="0"/>
                                          <w:divBdr>
                                            <w:top w:val="none" w:sz="0" w:space="0" w:color="auto"/>
                                            <w:left w:val="none" w:sz="0" w:space="0" w:color="auto"/>
                                            <w:bottom w:val="none" w:sz="0" w:space="0" w:color="auto"/>
                                            <w:right w:val="none" w:sz="0" w:space="0" w:color="auto"/>
                                          </w:divBdr>
                                        </w:div>
                                        <w:div w:id="1187717607">
                                          <w:marLeft w:val="0"/>
                                          <w:marRight w:val="0"/>
                                          <w:marTop w:val="0"/>
                                          <w:marBottom w:val="0"/>
                                          <w:divBdr>
                                            <w:top w:val="none" w:sz="0" w:space="0" w:color="auto"/>
                                            <w:left w:val="none" w:sz="0" w:space="0" w:color="auto"/>
                                            <w:bottom w:val="none" w:sz="0" w:space="0" w:color="auto"/>
                                            <w:right w:val="none" w:sz="0" w:space="0" w:color="auto"/>
                                          </w:divBdr>
                                        </w:div>
                                        <w:div w:id="894900330">
                                          <w:marLeft w:val="0"/>
                                          <w:marRight w:val="0"/>
                                          <w:marTop w:val="0"/>
                                          <w:marBottom w:val="0"/>
                                          <w:divBdr>
                                            <w:top w:val="none" w:sz="0" w:space="0" w:color="auto"/>
                                            <w:left w:val="none" w:sz="0" w:space="0" w:color="auto"/>
                                            <w:bottom w:val="none" w:sz="0" w:space="0" w:color="auto"/>
                                            <w:right w:val="none" w:sz="0" w:space="0" w:color="auto"/>
                                          </w:divBdr>
                                        </w:div>
                                        <w:div w:id="634339520">
                                          <w:marLeft w:val="0"/>
                                          <w:marRight w:val="0"/>
                                          <w:marTop w:val="0"/>
                                          <w:marBottom w:val="0"/>
                                          <w:divBdr>
                                            <w:top w:val="none" w:sz="0" w:space="0" w:color="auto"/>
                                            <w:left w:val="none" w:sz="0" w:space="0" w:color="auto"/>
                                            <w:bottom w:val="none" w:sz="0" w:space="0" w:color="auto"/>
                                            <w:right w:val="none" w:sz="0" w:space="0" w:color="auto"/>
                                          </w:divBdr>
                                        </w:div>
                                        <w:div w:id="430517482">
                                          <w:marLeft w:val="0"/>
                                          <w:marRight w:val="0"/>
                                          <w:marTop w:val="0"/>
                                          <w:marBottom w:val="0"/>
                                          <w:divBdr>
                                            <w:top w:val="none" w:sz="0" w:space="0" w:color="auto"/>
                                            <w:left w:val="none" w:sz="0" w:space="0" w:color="auto"/>
                                            <w:bottom w:val="none" w:sz="0" w:space="0" w:color="auto"/>
                                            <w:right w:val="none" w:sz="0" w:space="0" w:color="auto"/>
                                          </w:divBdr>
                                        </w:div>
                                        <w:div w:id="505753275">
                                          <w:marLeft w:val="0"/>
                                          <w:marRight w:val="0"/>
                                          <w:marTop w:val="0"/>
                                          <w:marBottom w:val="0"/>
                                          <w:divBdr>
                                            <w:top w:val="none" w:sz="0" w:space="0" w:color="auto"/>
                                            <w:left w:val="none" w:sz="0" w:space="0" w:color="auto"/>
                                            <w:bottom w:val="none" w:sz="0" w:space="0" w:color="auto"/>
                                            <w:right w:val="none" w:sz="0" w:space="0" w:color="auto"/>
                                          </w:divBdr>
                                        </w:div>
                                        <w:div w:id="1635333416">
                                          <w:marLeft w:val="0"/>
                                          <w:marRight w:val="0"/>
                                          <w:marTop w:val="0"/>
                                          <w:marBottom w:val="0"/>
                                          <w:divBdr>
                                            <w:top w:val="none" w:sz="0" w:space="0" w:color="auto"/>
                                            <w:left w:val="none" w:sz="0" w:space="0" w:color="auto"/>
                                            <w:bottom w:val="none" w:sz="0" w:space="0" w:color="auto"/>
                                            <w:right w:val="none" w:sz="0" w:space="0" w:color="auto"/>
                                          </w:divBdr>
                                        </w:div>
                                        <w:div w:id="1538542434">
                                          <w:marLeft w:val="0"/>
                                          <w:marRight w:val="0"/>
                                          <w:marTop w:val="0"/>
                                          <w:marBottom w:val="0"/>
                                          <w:divBdr>
                                            <w:top w:val="none" w:sz="0" w:space="0" w:color="auto"/>
                                            <w:left w:val="none" w:sz="0" w:space="0" w:color="auto"/>
                                            <w:bottom w:val="none" w:sz="0" w:space="0" w:color="auto"/>
                                            <w:right w:val="none" w:sz="0" w:space="0" w:color="auto"/>
                                          </w:divBdr>
                                        </w:div>
                                        <w:div w:id="535312332">
                                          <w:marLeft w:val="0"/>
                                          <w:marRight w:val="0"/>
                                          <w:marTop w:val="0"/>
                                          <w:marBottom w:val="0"/>
                                          <w:divBdr>
                                            <w:top w:val="none" w:sz="0" w:space="0" w:color="auto"/>
                                            <w:left w:val="none" w:sz="0" w:space="0" w:color="auto"/>
                                            <w:bottom w:val="none" w:sz="0" w:space="0" w:color="auto"/>
                                            <w:right w:val="none" w:sz="0" w:space="0" w:color="auto"/>
                                          </w:divBdr>
                                        </w:div>
                                        <w:div w:id="369233768">
                                          <w:marLeft w:val="0"/>
                                          <w:marRight w:val="0"/>
                                          <w:marTop w:val="0"/>
                                          <w:marBottom w:val="0"/>
                                          <w:divBdr>
                                            <w:top w:val="none" w:sz="0" w:space="0" w:color="auto"/>
                                            <w:left w:val="none" w:sz="0" w:space="0" w:color="auto"/>
                                            <w:bottom w:val="none" w:sz="0" w:space="0" w:color="auto"/>
                                            <w:right w:val="none" w:sz="0" w:space="0" w:color="auto"/>
                                          </w:divBdr>
                                        </w:div>
                                        <w:div w:id="643117604">
                                          <w:marLeft w:val="0"/>
                                          <w:marRight w:val="0"/>
                                          <w:marTop w:val="0"/>
                                          <w:marBottom w:val="0"/>
                                          <w:divBdr>
                                            <w:top w:val="none" w:sz="0" w:space="0" w:color="auto"/>
                                            <w:left w:val="none" w:sz="0" w:space="0" w:color="auto"/>
                                            <w:bottom w:val="none" w:sz="0" w:space="0" w:color="auto"/>
                                            <w:right w:val="none" w:sz="0" w:space="0" w:color="auto"/>
                                          </w:divBdr>
                                        </w:div>
                                        <w:div w:id="579026119">
                                          <w:marLeft w:val="0"/>
                                          <w:marRight w:val="0"/>
                                          <w:marTop w:val="0"/>
                                          <w:marBottom w:val="0"/>
                                          <w:divBdr>
                                            <w:top w:val="none" w:sz="0" w:space="0" w:color="auto"/>
                                            <w:left w:val="none" w:sz="0" w:space="0" w:color="auto"/>
                                            <w:bottom w:val="none" w:sz="0" w:space="0" w:color="auto"/>
                                            <w:right w:val="none" w:sz="0" w:space="0" w:color="auto"/>
                                          </w:divBdr>
                                        </w:div>
                                        <w:div w:id="777330639">
                                          <w:marLeft w:val="0"/>
                                          <w:marRight w:val="0"/>
                                          <w:marTop w:val="0"/>
                                          <w:marBottom w:val="0"/>
                                          <w:divBdr>
                                            <w:top w:val="none" w:sz="0" w:space="0" w:color="auto"/>
                                            <w:left w:val="none" w:sz="0" w:space="0" w:color="auto"/>
                                            <w:bottom w:val="none" w:sz="0" w:space="0" w:color="auto"/>
                                            <w:right w:val="none" w:sz="0" w:space="0" w:color="auto"/>
                                          </w:divBdr>
                                        </w:div>
                                        <w:div w:id="1191647496">
                                          <w:marLeft w:val="0"/>
                                          <w:marRight w:val="0"/>
                                          <w:marTop w:val="0"/>
                                          <w:marBottom w:val="0"/>
                                          <w:divBdr>
                                            <w:top w:val="none" w:sz="0" w:space="0" w:color="auto"/>
                                            <w:left w:val="none" w:sz="0" w:space="0" w:color="auto"/>
                                            <w:bottom w:val="none" w:sz="0" w:space="0" w:color="auto"/>
                                            <w:right w:val="none" w:sz="0" w:space="0" w:color="auto"/>
                                          </w:divBdr>
                                        </w:div>
                                        <w:div w:id="1547403242">
                                          <w:marLeft w:val="0"/>
                                          <w:marRight w:val="0"/>
                                          <w:marTop w:val="0"/>
                                          <w:marBottom w:val="0"/>
                                          <w:divBdr>
                                            <w:top w:val="none" w:sz="0" w:space="0" w:color="auto"/>
                                            <w:left w:val="none" w:sz="0" w:space="0" w:color="auto"/>
                                            <w:bottom w:val="none" w:sz="0" w:space="0" w:color="auto"/>
                                            <w:right w:val="none" w:sz="0" w:space="0" w:color="auto"/>
                                          </w:divBdr>
                                        </w:div>
                                        <w:div w:id="1743210377">
                                          <w:marLeft w:val="0"/>
                                          <w:marRight w:val="0"/>
                                          <w:marTop w:val="0"/>
                                          <w:marBottom w:val="0"/>
                                          <w:divBdr>
                                            <w:top w:val="none" w:sz="0" w:space="0" w:color="auto"/>
                                            <w:left w:val="none" w:sz="0" w:space="0" w:color="auto"/>
                                            <w:bottom w:val="none" w:sz="0" w:space="0" w:color="auto"/>
                                            <w:right w:val="none" w:sz="0" w:space="0" w:color="auto"/>
                                          </w:divBdr>
                                        </w:div>
                                        <w:div w:id="1718579720">
                                          <w:marLeft w:val="0"/>
                                          <w:marRight w:val="0"/>
                                          <w:marTop w:val="0"/>
                                          <w:marBottom w:val="0"/>
                                          <w:divBdr>
                                            <w:top w:val="none" w:sz="0" w:space="0" w:color="auto"/>
                                            <w:left w:val="none" w:sz="0" w:space="0" w:color="auto"/>
                                            <w:bottom w:val="none" w:sz="0" w:space="0" w:color="auto"/>
                                            <w:right w:val="none" w:sz="0" w:space="0" w:color="auto"/>
                                          </w:divBdr>
                                        </w:div>
                                        <w:div w:id="1328631995">
                                          <w:marLeft w:val="0"/>
                                          <w:marRight w:val="0"/>
                                          <w:marTop w:val="0"/>
                                          <w:marBottom w:val="0"/>
                                          <w:divBdr>
                                            <w:top w:val="none" w:sz="0" w:space="0" w:color="auto"/>
                                            <w:left w:val="none" w:sz="0" w:space="0" w:color="auto"/>
                                            <w:bottom w:val="none" w:sz="0" w:space="0" w:color="auto"/>
                                            <w:right w:val="none" w:sz="0" w:space="0" w:color="auto"/>
                                          </w:divBdr>
                                        </w:div>
                                        <w:div w:id="878783769">
                                          <w:marLeft w:val="0"/>
                                          <w:marRight w:val="0"/>
                                          <w:marTop w:val="0"/>
                                          <w:marBottom w:val="0"/>
                                          <w:divBdr>
                                            <w:top w:val="none" w:sz="0" w:space="0" w:color="auto"/>
                                            <w:left w:val="none" w:sz="0" w:space="0" w:color="auto"/>
                                            <w:bottom w:val="none" w:sz="0" w:space="0" w:color="auto"/>
                                            <w:right w:val="none" w:sz="0" w:space="0" w:color="auto"/>
                                          </w:divBdr>
                                        </w:div>
                                        <w:div w:id="498664569">
                                          <w:marLeft w:val="0"/>
                                          <w:marRight w:val="0"/>
                                          <w:marTop w:val="0"/>
                                          <w:marBottom w:val="0"/>
                                          <w:divBdr>
                                            <w:top w:val="none" w:sz="0" w:space="0" w:color="auto"/>
                                            <w:left w:val="none" w:sz="0" w:space="0" w:color="auto"/>
                                            <w:bottom w:val="none" w:sz="0" w:space="0" w:color="auto"/>
                                            <w:right w:val="none" w:sz="0" w:space="0" w:color="auto"/>
                                          </w:divBdr>
                                        </w:div>
                                        <w:div w:id="277689545">
                                          <w:marLeft w:val="0"/>
                                          <w:marRight w:val="0"/>
                                          <w:marTop w:val="0"/>
                                          <w:marBottom w:val="0"/>
                                          <w:divBdr>
                                            <w:top w:val="none" w:sz="0" w:space="0" w:color="auto"/>
                                            <w:left w:val="none" w:sz="0" w:space="0" w:color="auto"/>
                                            <w:bottom w:val="none" w:sz="0" w:space="0" w:color="auto"/>
                                            <w:right w:val="none" w:sz="0" w:space="0" w:color="auto"/>
                                          </w:divBdr>
                                        </w:div>
                                        <w:div w:id="478957732">
                                          <w:marLeft w:val="0"/>
                                          <w:marRight w:val="0"/>
                                          <w:marTop w:val="0"/>
                                          <w:marBottom w:val="0"/>
                                          <w:divBdr>
                                            <w:top w:val="none" w:sz="0" w:space="0" w:color="auto"/>
                                            <w:left w:val="none" w:sz="0" w:space="0" w:color="auto"/>
                                            <w:bottom w:val="none" w:sz="0" w:space="0" w:color="auto"/>
                                            <w:right w:val="none" w:sz="0" w:space="0" w:color="auto"/>
                                          </w:divBdr>
                                        </w:div>
                                        <w:div w:id="866217436">
                                          <w:marLeft w:val="0"/>
                                          <w:marRight w:val="0"/>
                                          <w:marTop w:val="0"/>
                                          <w:marBottom w:val="0"/>
                                          <w:divBdr>
                                            <w:top w:val="none" w:sz="0" w:space="0" w:color="auto"/>
                                            <w:left w:val="none" w:sz="0" w:space="0" w:color="auto"/>
                                            <w:bottom w:val="none" w:sz="0" w:space="0" w:color="auto"/>
                                            <w:right w:val="none" w:sz="0" w:space="0" w:color="auto"/>
                                          </w:divBdr>
                                        </w:div>
                                        <w:div w:id="1021934198">
                                          <w:marLeft w:val="0"/>
                                          <w:marRight w:val="0"/>
                                          <w:marTop w:val="0"/>
                                          <w:marBottom w:val="0"/>
                                          <w:divBdr>
                                            <w:top w:val="none" w:sz="0" w:space="0" w:color="auto"/>
                                            <w:left w:val="none" w:sz="0" w:space="0" w:color="auto"/>
                                            <w:bottom w:val="none" w:sz="0" w:space="0" w:color="auto"/>
                                            <w:right w:val="none" w:sz="0" w:space="0" w:color="auto"/>
                                          </w:divBdr>
                                        </w:div>
                                        <w:div w:id="460728351">
                                          <w:marLeft w:val="0"/>
                                          <w:marRight w:val="0"/>
                                          <w:marTop w:val="0"/>
                                          <w:marBottom w:val="0"/>
                                          <w:divBdr>
                                            <w:top w:val="none" w:sz="0" w:space="0" w:color="auto"/>
                                            <w:left w:val="none" w:sz="0" w:space="0" w:color="auto"/>
                                            <w:bottom w:val="none" w:sz="0" w:space="0" w:color="auto"/>
                                            <w:right w:val="none" w:sz="0" w:space="0" w:color="auto"/>
                                          </w:divBdr>
                                        </w:div>
                                        <w:div w:id="1049233385">
                                          <w:marLeft w:val="0"/>
                                          <w:marRight w:val="0"/>
                                          <w:marTop w:val="0"/>
                                          <w:marBottom w:val="0"/>
                                          <w:divBdr>
                                            <w:top w:val="none" w:sz="0" w:space="0" w:color="auto"/>
                                            <w:left w:val="none" w:sz="0" w:space="0" w:color="auto"/>
                                            <w:bottom w:val="none" w:sz="0" w:space="0" w:color="auto"/>
                                            <w:right w:val="none" w:sz="0" w:space="0" w:color="auto"/>
                                          </w:divBdr>
                                        </w:div>
                                        <w:div w:id="1865090247">
                                          <w:marLeft w:val="0"/>
                                          <w:marRight w:val="0"/>
                                          <w:marTop w:val="0"/>
                                          <w:marBottom w:val="0"/>
                                          <w:divBdr>
                                            <w:top w:val="none" w:sz="0" w:space="0" w:color="auto"/>
                                            <w:left w:val="none" w:sz="0" w:space="0" w:color="auto"/>
                                            <w:bottom w:val="none" w:sz="0" w:space="0" w:color="auto"/>
                                            <w:right w:val="none" w:sz="0" w:space="0" w:color="auto"/>
                                          </w:divBdr>
                                        </w:div>
                                        <w:div w:id="1334718432">
                                          <w:marLeft w:val="0"/>
                                          <w:marRight w:val="0"/>
                                          <w:marTop w:val="0"/>
                                          <w:marBottom w:val="0"/>
                                          <w:divBdr>
                                            <w:top w:val="none" w:sz="0" w:space="0" w:color="auto"/>
                                            <w:left w:val="none" w:sz="0" w:space="0" w:color="auto"/>
                                            <w:bottom w:val="none" w:sz="0" w:space="0" w:color="auto"/>
                                            <w:right w:val="none" w:sz="0" w:space="0" w:color="auto"/>
                                          </w:divBdr>
                                        </w:div>
                                        <w:div w:id="816409976">
                                          <w:marLeft w:val="0"/>
                                          <w:marRight w:val="0"/>
                                          <w:marTop w:val="0"/>
                                          <w:marBottom w:val="0"/>
                                          <w:divBdr>
                                            <w:top w:val="none" w:sz="0" w:space="0" w:color="auto"/>
                                            <w:left w:val="none" w:sz="0" w:space="0" w:color="auto"/>
                                            <w:bottom w:val="none" w:sz="0" w:space="0" w:color="auto"/>
                                            <w:right w:val="none" w:sz="0" w:space="0" w:color="auto"/>
                                          </w:divBdr>
                                        </w:div>
                                        <w:div w:id="766657317">
                                          <w:marLeft w:val="0"/>
                                          <w:marRight w:val="0"/>
                                          <w:marTop w:val="0"/>
                                          <w:marBottom w:val="0"/>
                                          <w:divBdr>
                                            <w:top w:val="none" w:sz="0" w:space="0" w:color="auto"/>
                                            <w:left w:val="none" w:sz="0" w:space="0" w:color="auto"/>
                                            <w:bottom w:val="none" w:sz="0" w:space="0" w:color="auto"/>
                                            <w:right w:val="none" w:sz="0" w:space="0" w:color="auto"/>
                                          </w:divBdr>
                                        </w:div>
                                        <w:div w:id="1999721266">
                                          <w:marLeft w:val="0"/>
                                          <w:marRight w:val="0"/>
                                          <w:marTop w:val="0"/>
                                          <w:marBottom w:val="0"/>
                                          <w:divBdr>
                                            <w:top w:val="none" w:sz="0" w:space="0" w:color="auto"/>
                                            <w:left w:val="none" w:sz="0" w:space="0" w:color="auto"/>
                                            <w:bottom w:val="none" w:sz="0" w:space="0" w:color="auto"/>
                                            <w:right w:val="none" w:sz="0" w:space="0" w:color="auto"/>
                                          </w:divBdr>
                                        </w:div>
                                        <w:div w:id="1455826159">
                                          <w:marLeft w:val="0"/>
                                          <w:marRight w:val="0"/>
                                          <w:marTop w:val="0"/>
                                          <w:marBottom w:val="0"/>
                                          <w:divBdr>
                                            <w:top w:val="none" w:sz="0" w:space="0" w:color="auto"/>
                                            <w:left w:val="none" w:sz="0" w:space="0" w:color="auto"/>
                                            <w:bottom w:val="none" w:sz="0" w:space="0" w:color="auto"/>
                                            <w:right w:val="none" w:sz="0" w:space="0" w:color="auto"/>
                                          </w:divBdr>
                                        </w:div>
                                        <w:div w:id="2018146171">
                                          <w:marLeft w:val="0"/>
                                          <w:marRight w:val="0"/>
                                          <w:marTop w:val="0"/>
                                          <w:marBottom w:val="0"/>
                                          <w:divBdr>
                                            <w:top w:val="none" w:sz="0" w:space="0" w:color="auto"/>
                                            <w:left w:val="none" w:sz="0" w:space="0" w:color="auto"/>
                                            <w:bottom w:val="none" w:sz="0" w:space="0" w:color="auto"/>
                                            <w:right w:val="none" w:sz="0" w:space="0" w:color="auto"/>
                                          </w:divBdr>
                                        </w:div>
                                        <w:div w:id="1440491575">
                                          <w:marLeft w:val="0"/>
                                          <w:marRight w:val="0"/>
                                          <w:marTop w:val="0"/>
                                          <w:marBottom w:val="0"/>
                                          <w:divBdr>
                                            <w:top w:val="none" w:sz="0" w:space="0" w:color="auto"/>
                                            <w:left w:val="none" w:sz="0" w:space="0" w:color="auto"/>
                                            <w:bottom w:val="none" w:sz="0" w:space="0" w:color="auto"/>
                                            <w:right w:val="none" w:sz="0" w:space="0" w:color="auto"/>
                                          </w:divBdr>
                                        </w:div>
                                        <w:div w:id="1788306219">
                                          <w:marLeft w:val="0"/>
                                          <w:marRight w:val="0"/>
                                          <w:marTop w:val="0"/>
                                          <w:marBottom w:val="0"/>
                                          <w:divBdr>
                                            <w:top w:val="none" w:sz="0" w:space="0" w:color="auto"/>
                                            <w:left w:val="none" w:sz="0" w:space="0" w:color="auto"/>
                                            <w:bottom w:val="none" w:sz="0" w:space="0" w:color="auto"/>
                                            <w:right w:val="none" w:sz="0" w:space="0" w:color="auto"/>
                                          </w:divBdr>
                                        </w:div>
                                        <w:div w:id="255214922">
                                          <w:marLeft w:val="0"/>
                                          <w:marRight w:val="0"/>
                                          <w:marTop w:val="0"/>
                                          <w:marBottom w:val="0"/>
                                          <w:divBdr>
                                            <w:top w:val="none" w:sz="0" w:space="0" w:color="auto"/>
                                            <w:left w:val="none" w:sz="0" w:space="0" w:color="auto"/>
                                            <w:bottom w:val="none" w:sz="0" w:space="0" w:color="auto"/>
                                            <w:right w:val="none" w:sz="0" w:space="0" w:color="auto"/>
                                          </w:divBdr>
                                        </w:div>
                                        <w:div w:id="126773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geeksforgeeks.org/iterative-diagonal-traversal-binary-tree/" TargetMode="External"/><Relationship Id="rId18" Type="http://schemas.openxmlformats.org/officeDocument/2006/relationships/hyperlink" Target="http://www.geeksforgeeks.org/queue-data-structure/" TargetMode="External"/><Relationship Id="rId26" Type="http://schemas.openxmlformats.org/officeDocument/2006/relationships/hyperlink" Target="https://www.geeksforgeeks.org/construct-tree-inorder-level-order-traversals/" TargetMode="Externa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hyperlink" Target="https://www.geeksforgeeks.org/tree-traversals-inorder-preorder-and-postorder/" TargetMode="External"/><Relationship Id="rId12" Type="http://schemas.openxmlformats.org/officeDocument/2006/relationships/hyperlink" Target="https://ide.geeksforgeeks.org/" TargetMode="External"/><Relationship Id="rId17" Type="http://schemas.openxmlformats.org/officeDocument/2006/relationships/hyperlink" Target="https://ide.geeksforgeeks.org/" TargetMode="External"/><Relationship Id="rId25" Type="http://schemas.openxmlformats.org/officeDocument/2006/relationships/hyperlink" Target="https://ide.geeksforgeeks.org/" TargetMode="External"/><Relationship Id="rId2" Type="http://schemas.openxmlformats.org/officeDocument/2006/relationships/styles" Target="styles.xml"/><Relationship Id="rId16" Type="http://schemas.openxmlformats.org/officeDocument/2006/relationships/hyperlink" Target="https://www.geeksforgeeks.org/level-order-traversal-in-spiral-form/" TargetMode="External"/><Relationship Id="rId20" Type="http://schemas.openxmlformats.org/officeDocument/2006/relationships/hyperlink" Target="http://en.wikipedia.org/wiki/Binary_search_tree"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de.geeksforgeeks.org/" TargetMode="External"/><Relationship Id="rId24" Type="http://schemas.openxmlformats.org/officeDocument/2006/relationships/image" Target="media/image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de.geeksforgeeks.org/" TargetMode="External"/><Relationship Id="rId23" Type="http://schemas.openxmlformats.org/officeDocument/2006/relationships/image" Target="media/image4.png"/><Relationship Id="rId28" Type="http://schemas.openxmlformats.org/officeDocument/2006/relationships/hyperlink" Target="https://ide.geeksforgeeks.org/" TargetMode="External"/><Relationship Id="rId10" Type="http://schemas.openxmlformats.org/officeDocument/2006/relationships/hyperlink" Target="https://www.geeksforgeeks.org/implement-stack-using-queue/" TargetMode="External"/><Relationship Id="rId19" Type="http://schemas.openxmlformats.org/officeDocument/2006/relationships/hyperlink" Target="https://ide.geeksforgeeks.or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implement-two-stacks-in-an-array/" TargetMode="External"/><Relationship Id="rId14" Type="http://schemas.openxmlformats.org/officeDocument/2006/relationships/image" Target="media/image2.png"/><Relationship Id="rId22" Type="http://schemas.openxmlformats.org/officeDocument/2006/relationships/hyperlink" Target="http://courses.cs.vt.edu/~cs3114/Fall09/wmcquain/Notes/T03a.BinaryTreeTheorems.pdf" TargetMode="External"/><Relationship Id="rId27" Type="http://schemas.openxmlformats.org/officeDocument/2006/relationships/hyperlink" Target="https://www.geeksforgeeks.org/iterative-preorder-traversal/" TargetMode="External"/><Relationship Id="rId30" Type="http://schemas.openxmlformats.org/officeDocument/2006/relationships/footer" Target="foot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45</Pages>
  <Words>11620</Words>
  <Characters>58100</Characters>
  <Application>Microsoft Office Word</Application>
  <DocSecurity>0</DocSecurity>
  <Lines>484</Lines>
  <Paragraphs>139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6767</dc:creator>
  <cp:lastModifiedBy>גב' שרה היילברון</cp:lastModifiedBy>
  <cp:revision>2</cp:revision>
  <dcterms:created xsi:type="dcterms:W3CDTF">2022-12-12T20:43:00Z</dcterms:created>
  <dcterms:modified xsi:type="dcterms:W3CDTF">2022-12-12T20:43:00Z</dcterms:modified>
</cp:coreProperties>
</file>